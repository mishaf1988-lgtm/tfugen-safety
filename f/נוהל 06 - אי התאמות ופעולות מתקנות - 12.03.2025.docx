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207AC" w14:textId="77777777" w:rsidR="000D48B5" w:rsidRPr="000D48B5" w:rsidRDefault="000D48B5" w:rsidP="000D48B5">
      <w:pPr>
        <w:pStyle w:val="Heading4"/>
        <w:numPr>
          <w:ilvl w:val="0"/>
          <w:numId w:val="13"/>
        </w:numPr>
        <w:rPr>
          <w:ins w:id="0" w:author="Yael Gottlieb" w:date="2025-03-13T10:40:00Z" w16du:dateUtc="2025-03-13T08:40:00Z"/>
          <w:rFonts w:ascii="David" w:hAnsi="David" w:cs="David"/>
          <w:sz w:val="24"/>
          <w:szCs w:val="24"/>
          <w:rtl/>
          <w:rPrChange w:id="1" w:author="Yael Gottlieb" w:date="2025-03-13T10:40:00Z" w16du:dateUtc="2025-03-13T08:40:00Z">
            <w:rPr>
              <w:ins w:id="2" w:author="Yael Gottlieb" w:date="2025-03-13T10:40:00Z" w16du:dateUtc="2025-03-13T08:40:00Z"/>
              <w:rFonts w:ascii="David" w:hAnsi="David" w:cs="David"/>
              <w:rtl/>
            </w:rPr>
          </w:rPrChange>
        </w:rPr>
      </w:pPr>
      <w:ins w:id="3" w:author="Yael Gottlieb" w:date="2025-03-13T10:40:00Z" w16du:dateUtc="2025-03-13T08:40:00Z">
        <w:r w:rsidRPr="000D48B5">
          <w:rPr>
            <w:rFonts w:ascii="David" w:hAnsi="David" w:cs="David"/>
            <w:sz w:val="24"/>
            <w:szCs w:val="24"/>
            <w:rtl/>
            <w:rPrChange w:id="4" w:author="Yael Gottlieb" w:date="2025-03-13T10:40:00Z" w16du:dateUtc="2025-03-13T08:40:00Z">
              <w:rPr>
                <w:rFonts w:ascii="David" w:hAnsi="David" w:cs="David"/>
                <w:rtl/>
              </w:rPr>
            </w:rPrChange>
          </w:rPr>
          <w:t>כללי</w:t>
        </w:r>
      </w:ins>
    </w:p>
    <w:p w14:paraId="577997DD" w14:textId="7FA67E49" w:rsidR="000D48B5" w:rsidRPr="000D48B5" w:rsidRDefault="000D48B5" w:rsidP="000D48B5">
      <w:pPr>
        <w:pStyle w:val="ListParagraph"/>
        <w:spacing w:after="120" w:line="360" w:lineRule="auto"/>
        <w:contextualSpacing w:val="0"/>
        <w:jc w:val="both"/>
        <w:rPr>
          <w:ins w:id="5" w:author="Yael Gottlieb" w:date="2025-03-13T10:39:00Z" w16du:dateUtc="2025-03-13T08:39:00Z"/>
          <w:rFonts w:ascii="David" w:hAnsi="David" w:cs="David"/>
          <w:b/>
          <w:bCs/>
          <w:u w:val="single"/>
          <w:rPrChange w:id="6" w:author="Yael Gottlieb" w:date="2025-03-13T10:40:00Z" w16du:dateUtc="2025-03-13T08:40:00Z">
            <w:rPr>
              <w:ins w:id="7" w:author="Yael Gottlieb" w:date="2025-03-13T10:39:00Z" w16du:dateUtc="2025-03-13T08:39:00Z"/>
            </w:rPr>
          </w:rPrChange>
        </w:rPr>
        <w:pPrChange w:id="8" w:author="Yael Gottlieb" w:date="2025-03-13T10:40:00Z" w16du:dateUtc="2025-03-13T08:40:00Z">
          <w:pPr>
            <w:ind w:left="360" w:hanging="360"/>
          </w:pPr>
        </w:pPrChange>
      </w:pPr>
      <w:ins w:id="9" w:author="Yael Gottlieb" w:date="2025-03-13T10:40:00Z" w16du:dateUtc="2025-03-13T08:40:00Z">
        <w:r w:rsidRPr="00D15F52">
          <w:rPr>
            <w:rFonts w:ascii="David" w:hAnsi="David" w:cs="David"/>
            <w:rtl/>
          </w:rPr>
          <w:t>כדי ש</w:t>
        </w:r>
        <w:r>
          <w:rPr>
            <w:rFonts w:ascii="David" w:hAnsi="David" w:cs="David" w:hint="cs"/>
            <w:rtl/>
          </w:rPr>
          <w:t>אירועי בטיחות ואירועי איכות הסביבה</w:t>
        </w:r>
        <w:r w:rsidRPr="00D15F52">
          <w:rPr>
            <w:rFonts w:ascii="David" w:hAnsi="David" w:cs="David"/>
            <w:rtl/>
          </w:rPr>
          <w:t xml:space="preserve"> לא יחזרו על עצמם, החברה מבצעת פעילות לחקירת שורש של תקלות, תאונות ואי התאמות, קובעת פעולות לביצוע על מנת שהאירוע לא יחזור על עצמו ומוודאת כי הפעילות שבוצעה אכן אפקטיבית.</w:t>
        </w:r>
      </w:ins>
    </w:p>
    <w:p w14:paraId="0FA92409" w14:textId="77777777" w:rsidR="00630DDC" w:rsidRPr="00C2259C" w:rsidRDefault="00F47F63" w:rsidP="000D48B5">
      <w:pPr>
        <w:pStyle w:val="Heading4"/>
        <w:numPr>
          <w:ilvl w:val="0"/>
          <w:numId w:val="13"/>
        </w:numPr>
        <w:rPr>
          <w:rFonts w:ascii="David" w:hAnsi="David" w:cs="David"/>
          <w:sz w:val="24"/>
          <w:szCs w:val="24"/>
          <w:rtl/>
        </w:rPr>
        <w:pPrChange w:id="10" w:author="Yael Gottlieb" w:date="2025-03-13T10:40:00Z" w16du:dateUtc="2025-03-13T08:40:00Z">
          <w:pPr>
            <w:pStyle w:val="Heading1"/>
            <w:numPr>
              <w:numId w:val="6"/>
            </w:numPr>
            <w:tabs>
              <w:tab w:val="clear" w:pos="570"/>
            </w:tabs>
            <w:ind w:left="360" w:right="0" w:hanging="360"/>
          </w:pPr>
        </w:pPrChange>
      </w:pPr>
      <w:r>
        <w:rPr>
          <w:rFonts w:ascii="David" w:hAnsi="David" w:cs="David" w:hint="cs"/>
          <w:sz w:val="24"/>
          <w:szCs w:val="24"/>
          <w:rtl/>
        </w:rPr>
        <w:t>מ</w:t>
      </w:r>
      <w:r w:rsidR="00630DDC" w:rsidRPr="00C2259C">
        <w:rPr>
          <w:rFonts w:ascii="David" w:hAnsi="David" w:cs="David"/>
          <w:sz w:val="24"/>
          <w:szCs w:val="24"/>
          <w:rtl/>
        </w:rPr>
        <w:t>טרה</w:t>
      </w:r>
    </w:p>
    <w:p w14:paraId="6C893C25" w14:textId="6D8BE15E" w:rsidR="000D48B5" w:rsidRPr="00D15F52" w:rsidRDefault="000D48B5" w:rsidP="000D48B5">
      <w:pPr>
        <w:numPr>
          <w:ilvl w:val="1"/>
          <w:numId w:val="13"/>
        </w:numPr>
        <w:spacing w:line="360" w:lineRule="auto"/>
        <w:jc w:val="both"/>
        <w:rPr>
          <w:ins w:id="11" w:author="Yael Gottlieb" w:date="2025-03-13T10:41:00Z" w16du:dateUtc="2025-03-13T08:41:00Z"/>
          <w:lang w:eastAsia="en-US"/>
        </w:rPr>
      </w:pPr>
      <w:ins w:id="12" w:author="Yael Gottlieb" w:date="2025-03-13T10:41:00Z" w16du:dateUtc="2025-03-13T08:41:00Z">
        <w:r>
          <w:rPr>
            <w:rFonts w:ascii="David" w:hAnsi="David" w:cs="David" w:hint="cs"/>
            <w:rtl/>
            <w:lang w:eastAsia="en-US"/>
          </w:rPr>
          <w:t xml:space="preserve">לקבוע שיטה ברורה ואחידה לתיעוד </w:t>
        </w:r>
        <w:r>
          <w:rPr>
            <w:rFonts w:ascii="David" w:hAnsi="David" w:cs="David" w:hint="cs"/>
            <w:rtl/>
            <w:lang w:eastAsia="en-US"/>
          </w:rPr>
          <w:t xml:space="preserve">אי התאמות </w:t>
        </w:r>
        <w:r>
          <w:rPr>
            <w:rFonts w:ascii="David" w:hAnsi="David" w:cs="David" w:hint="cs"/>
            <w:rtl/>
            <w:lang w:eastAsia="en-US"/>
          </w:rPr>
          <w:t>וביצוע פעולות</w:t>
        </w:r>
      </w:ins>
      <w:ins w:id="13" w:author="Yael Gottlieb" w:date="2025-03-13T10:42:00Z" w16du:dateUtc="2025-03-13T08:42:00Z">
        <w:r>
          <w:rPr>
            <w:rFonts w:ascii="David" w:hAnsi="David" w:cs="David" w:hint="cs"/>
            <w:rtl/>
            <w:lang w:eastAsia="en-US"/>
          </w:rPr>
          <w:t xml:space="preserve"> </w:t>
        </w:r>
      </w:ins>
      <w:ins w:id="14" w:author="Yael Gottlieb" w:date="2025-03-13T10:41:00Z" w16du:dateUtc="2025-03-13T08:41:00Z">
        <w:r>
          <w:rPr>
            <w:rFonts w:ascii="David" w:hAnsi="David" w:cs="David" w:hint="cs"/>
            <w:rtl/>
            <w:lang w:eastAsia="en-US"/>
          </w:rPr>
          <w:t>מתקנ</w:t>
        </w:r>
      </w:ins>
      <w:ins w:id="15" w:author="Yael Gottlieb" w:date="2025-03-13T10:42:00Z" w16du:dateUtc="2025-03-13T08:42:00Z">
        <w:r>
          <w:rPr>
            <w:rFonts w:ascii="David" w:hAnsi="David" w:cs="David" w:hint="cs"/>
            <w:rtl/>
            <w:lang w:eastAsia="en-US"/>
          </w:rPr>
          <w:t>ו</w:t>
        </w:r>
      </w:ins>
      <w:ins w:id="16" w:author="Yael Gottlieb" w:date="2025-03-13T10:41:00Z" w16du:dateUtc="2025-03-13T08:41:00Z">
        <w:r>
          <w:rPr>
            <w:rFonts w:ascii="David" w:hAnsi="David" w:cs="David" w:hint="cs"/>
            <w:rtl/>
            <w:lang w:eastAsia="en-US"/>
          </w:rPr>
          <w:t xml:space="preserve">ת במערכת </w:t>
        </w:r>
      </w:ins>
      <w:ins w:id="17" w:author="Yael Gottlieb" w:date="2025-03-13T10:42:00Z" w16du:dateUtc="2025-03-13T08:42:00Z">
        <w:r>
          <w:rPr>
            <w:rFonts w:ascii="David" w:hAnsi="David" w:cs="David" w:hint="cs"/>
            <w:rtl/>
            <w:lang w:eastAsia="en-US"/>
          </w:rPr>
          <w:t>ה</w:t>
        </w:r>
      </w:ins>
      <w:ins w:id="18" w:author="Yael Gottlieb" w:date="2025-03-13T10:41:00Z" w16du:dateUtc="2025-03-13T08:41:00Z">
        <w:r>
          <w:rPr>
            <w:rFonts w:ascii="David" w:hAnsi="David" w:cs="David" w:hint="cs"/>
            <w:rtl/>
            <w:lang w:eastAsia="en-US"/>
          </w:rPr>
          <w:t>ניהול ה</w:t>
        </w:r>
      </w:ins>
      <w:ins w:id="19" w:author="Yael Gottlieb" w:date="2025-03-13T10:42:00Z" w16du:dateUtc="2025-03-13T08:42:00Z">
        <w:r>
          <w:rPr>
            <w:rFonts w:ascii="David" w:hAnsi="David" w:cs="David" w:hint="cs"/>
            <w:rtl/>
            <w:lang w:eastAsia="en-US"/>
          </w:rPr>
          <w:t>משולבת</w:t>
        </w:r>
      </w:ins>
      <w:ins w:id="20" w:author="Yael Gottlieb" w:date="2025-03-13T10:41:00Z" w16du:dateUtc="2025-03-13T08:41:00Z">
        <w:r>
          <w:rPr>
            <w:rFonts w:ascii="David" w:hAnsi="David" w:cs="David" w:hint="cs"/>
            <w:rtl/>
            <w:lang w:eastAsia="en-US"/>
          </w:rPr>
          <w:t xml:space="preserve">. </w:t>
        </w:r>
      </w:ins>
    </w:p>
    <w:p w14:paraId="66D81401" w14:textId="77777777" w:rsidR="00630DDC" w:rsidRDefault="00C2259C" w:rsidP="000D48B5">
      <w:pPr>
        <w:numPr>
          <w:ilvl w:val="1"/>
          <w:numId w:val="13"/>
        </w:numPr>
        <w:spacing w:line="360" w:lineRule="auto"/>
        <w:jc w:val="both"/>
        <w:rPr>
          <w:ins w:id="21" w:author="Moran Genish" w:date="2025-01-13T11:40:00Z"/>
          <w:rFonts w:ascii="David" w:hAnsi="David" w:cs="David"/>
          <w:sz w:val="24"/>
          <w:lang w:eastAsia="en-US"/>
        </w:rPr>
        <w:pPrChange w:id="22" w:author="Yael Gottlieb" w:date="2025-03-13T10:41:00Z" w16du:dateUtc="2025-03-13T08:41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  <w:r>
        <w:rPr>
          <w:rFonts w:ascii="David" w:hAnsi="David" w:cs="David"/>
          <w:sz w:val="24"/>
          <w:rtl/>
          <w:lang w:eastAsia="en-US"/>
        </w:rPr>
        <w:t xml:space="preserve">להגדיר </w:t>
      </w:r>
      <w:r>
        <w:rPr>
          <w:rFonts w:ascii="David" w:hAnsi="David" w:cs="David"/>
          <w:sz w:val="24"/>
          <w:rtl/>
        </w:rPr>
        <w:t>תהליכי שיפור בפעילויות המפעל</w:t>
      </w:r>
      <w:r>
        <w:rPr>
          <w:rFonts w:ascii="David" w:hAnsi="David" w:cs="David" w:hint="cs"/>
          <w:sz w:val="24"/>
          <w:rtl/>
        </w:rPr>
        <w:t xml:space="preserve">. </w:t>
      </w:r>
      <w:r w:rsidR="00630DDC" w:rsidRPr="00C2259C">
        <w:rPr>
          <w:rFonts w:ascii="David" w:hAnsi="David" w:cs="David"/>
          <w:sz w:val="24"/>
          <w:rtl/>
        </w:rPr>
        <w:t xml:space="preserve">פעולה מתקנת להבטחת שיפור מתמיד, התאמה, יעילות ואפקטיביות של הפעילויות והתהליכים במפעל במסגרת מערכת </w:t>
      </w:r>
      <w:r w:rsidR="000D13E3" w:rsidRPr="00C2259C">
        <w:rPr>
          <w:rFonts w:ascii="David" w:hAnsi="David" w:cs="David"/>
          <w:sz w:val="24"/>
          <w:rtl/>
        </w:rPr>
        <w:t>הניהול המשולבת</w:t>
      </w:r>
      <w:r w:rsidR="00630DDC" w:rsidRPr="00C2259C">
        <w:rPr>
          <w:rFonts w:ascii="David" w:hAnsi="David" w:cs="David"/>
          <w:sz w:val="24"/>
          <w:rtl/>
        </w:rPr>
        <w:t>.</w:t>
      </w:r>
    </w:p>
    <w:p w14:paraId="0A84670C" w14:textId="77777777" w:rsidR="00F47F63" w:rsidRPr="00F47F63" w:rsidRDefault="00F47F63" w:rsidP="000D48B5">
      <w:pPr>
        <w:numPr>
          <w:ilvl w:val="1"/>
          <w:numId w:val="13"/>
        </w:numPr>
        <w:spacing w:line="360" w:lineRule="auto"/>
        <w:jc w:val="both"/>
        <w:rPr>
          <w:rFonts w:ascii="David" w:hAnsi="David" w:cs="David"/>
          <w:sz w:val="24"/>
          <w:rtl/>
          <w:lang w:eastAsia="en-US"/>
        </w:rPr>
        <w:pPrChange w:id="23" w:author="Yael Gottlieb" w:date="2025-03-13T10:41:00Z" w16du:dateUtc="2025-03-13T08:41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  <w:ins w:id="24" w:author="Moran Genish" w:date="2025-01-13T11:40:00Z">
        <w:r>
          <w:rPr>
            <w:rFonts w:ascii="David" w:hAnsi="David" w:cs="David"/>
            <w:sz w:val="24"/>
            <w:rtl/>
            <w:lang w:eastAsia="en-US"/>
          </w:rPr>
          <w:t xml:space="preserve">להגדיר </w:t>
        </w:r>
        <w:r>
          <w:rPr>
            <w:rFonts w:ascii="David" w:hAnsi="David" w:cs="David"/>
            <w:sz w:val="24"/>
            <w:rtl/>
          </w:rPr>
          <w:t>תהליכי שיפור בפעילויות ה</w:t>
        </w:r>
        <w:r>
          <w:rPr>
            <w:rFonts w:ascii="David" w:hAnsi="David" w:cs="David" w:hint="cs"/>
            <w:sz w:val="24"/>
            <w:rtl/>
          </w:rPr>
          <w:t xml:space="preserve">קשורות בנושאי ייבוא תוצרת גמורה. </w:t>
        </w:r>
        <w:r w:rsidRPr="00C2259C">
          <w:rPr>
            <w:rFonts w:ascii="David" w:hAnsi="David" w:cs="David"/>
            <w:sz w:val="24"/>
            <w:rtl/>
          </w:rPr>
          <w:t xml:space="preserve">פעולה מתקנת להבטחת שיפור מתמיד, התאמה, יעילות ואפקטיביות של הפעילויות והתהליכים </w:t>
        </w:r>
        <w:r>
          <w:rPr>
            <w:rFonts w:ascii="David" w:hAnsi="David" w:cs="David" w:hint="cs"/>
            <w:sz w:val="24"/>
            <w:rtl/>
          </w:rPr>
          <w:t xml:space="preserve">מול היצרנים </w:t>
        </w:r>
      </w:ins>
      <w:ins w:id="25" w:author="Moran Genish" w:date="2025-01-13T11:41:00Z">
        <w:r>
          <w:rPr>
            <w:rFonts w:ascii="David" w:hAnsi="David" w:cs="David" w:hint="cs"/>
            <w:sz w:val="24"/>
            <w:rtl/>
          </w:rPr>
          <w:t xml:space="preserve">והממשקים השונים, </w:t>
        </w:r>
      </w:ins>
      <w:ins w:id="26" w:author="Moran Genish" w:date="2025-01-13T11:40:00Z">
        <w:r w:rsidRPr="00C2259C">
          <w:rPr>
            <w:rFonts w:ascii="David" w:hAnsi="David" w:cs="David"/>
            <w:sz w:val="24"/>
            <w:rtl/>
          </w:rPr>
          <w:t>במסגרת מערכת הניהול המשולבת.</w:t>
        </w:r>
      </w:ins>
    </w:p>
    <w:p w14:paraId="1471F46E" w14:textId="77777777" w:rsidR="00F47F63" w:rsidRPr="00F47F63" w:rsidRDefault="00C2259C" w:rsidP="000D48B5">
      <w:pPr>
        <w:numPr>
          <w:ilvl w:val="1"/>
          <w:numId w:val="13"/>
        </w:numPr>
        <w:spacing w:line="360" w:lineRule="auto"/>
        <w:jc w:val="both"/>
        <w:rPr>
          <w:rFonts w:ascii="David" w:hAnsi="David" w:cs="David"/>
          <w:sz w:val="24"/>
          <w:rtl/>
        </w:rPr>
        <w:pPrChange w:id="27" w:author="Yael Gottlieb" w:date="2025-03-13T10:41:00Z" w16du:dateUtc="2025-03-13T08:41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  <w:r>
        <w:rPr>
          <w:rFonts w:ascii="David" w:hAnsi="David" w:cs="David" w:hint="cs"/>
          <w:sz w:val="24"/>
          <w:rtl/>
        </w:rPr>
        <w:t xml:space="preserve">להגדיר את </w:t>
      </w:r>
      <w:r w:rsidR="00630DDC" w:rsidRPr="00C2259C">
        <w:rPr>
          <w:rFonts w:ascii="David" w:hAnsi="David" w:cs="David"/>
          <w:sz w:val="24"/>
          <w:rtl/>
        </w:rPr>
        <w:t>האחריות והסמכות ל</w:t>
      </w:r>
      <w:r w:rsidR="000A79FA" w:rsidRPr="00C2259C">
        <w:rPr>
          <w:rFonts w:ascii="David" w:hAnsi="David" w:cs="David"/>
          <w:sz w:val="24"/>
          <w:rtl/>
        </w:rPr>
        <w:t xml:space="preserve">איתור, </w:t>
      </w:r>
      <w:r w:rsidR="00630DDC" w:rsidRPr="00C2259C">
        <w:rPr>
          <w:rFonts w:ascii="David" w:hAnsi="David" w:cs="David"/>
          <w:sz w:val="24"/>
          <w:rtl/>
        </w:rPr>
        <w:t xml:space="preserve">טיפול ולמעקב אחר פעולות שיפור ופעולות מתקנות. </w:t>
      </w:r>
    </w:p>
    <w:p w14:paraId="72BAD4DC" w14:textId="77777777" w:rsidR="00630DDC" w:rsidRPr="00C2259C" w:rsidRDefault="00630DDC" w:rsidP="00570C8D">
      <w:pPr>
        <w:pStyle w:val="Heading1"/>
        <w:numPr>
          <w:ilvl w:val="0"/>
          <w:numId w:val="6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t>היקף וחלות</w:t>
      </w:r>
    </w:p>
    <w:p w14:paraId="0484DEE8" w14:textId="77E212CB" w:rsidR="00C2259C" w:rsidRDefault="00630DDC" w:rsidP="00C2259C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  <w:lang w:eastAsia="en-US"/>
        </w:rPr>
        <w:t>הנוהל</w:t>
      </w:r>
      <w:r w:rsidRPr="00C2259C">
        <w:rPr>
          <w:rFonts w:ascii="David" w:hAnsi="David" w:cs="David"/>
          <w:sz w:val="24"/>
          <w:rtl/>
        </w:rPr>
        <w:t xml:space="preserve"> מתיחס </w:t>
      </w:r>
      <w:ins w:id="28" w:author="Yael Gottlieb" w:date="2025-03-13T10:43:00Z" w16du:dateUtc="2025-03-13T08:43:00Z">
        <w:r w:rsidR="000D48B5">
          <w:rPr>
            <w:rFonts w:ascii="David" w:hAnsi="David" w:cs="David" w:hint="cs"/>
            <w:sz w:val="24"/>
            <w:rtl/>
          </w:rPr>
          <w:t xml:space="preserve">לתהליך זיהוי אי התאמות, דיווח וטיפול בהן, </w:t>
        </w:r>
      </w:ins>
      <w:del w:id="29" w:author="Yael Gottlieb" w:date="2025-03-13T10:43:00Z" w16du:dateUtc="2025-03-13T08:43:00Z">
        <w:r w:rsidRPr="00C2259C" w:rsidDel="000D48B5">
          <w:rPr>
            <w:rFonts w:ascii="David" w:hAnsi="David" w:cs="David"/>
            <w:sz w:val="24"/>
            <w:rtl/>
          </w:rPr>
          <w:delText>לת</w:delText>
        </w:r>
      </w:del>
      <w:ins w:id="30" w:author="Yael Gottlieb" w:date="2025-03-13T10:43:00Z" w16du:dateUtc="2025-03-13T08:43:00Z">
        <w:r w:rsidR="000D48B5">
          <w:rPr>
            <w:rFonts w:ascii="David" w:hAnsi="David" w:cs="David" w:hint="cs"/>
            <w:sz w:val="24"/>
            <w:rtl/>
          </w:rPr>
          <w:t>ת</w:t>
        </w:r>
      </w:ins>
      <w:r w:rsidRPr="00C2259C">
        <w:rPr>
          <w:rFonts w:ascii="David" w:hAnsi="David" w:cs="David"/>
          <w:sz w:val="24"/>
          <w:rtl/>
        </w:rPr>
        <w:t>הליכי שיפור</w:t>
      </w:r>
      <w:ins w:id="31" w:author="Moran Genish" w:date="2025-01-13T11:29:00Z">
        <w:r w:rsidR="00F47F63">
          <w:rPr>
            <w:rFonts w:ascii="David" w:hAnsi="David" w:cs="David" w:hint="cs"/>
            <w:sz w:val="24"/>
            <w:rtl/>
          </w:rPr>
          <w:t xml:space="preserve"> </w:t>
        </w:r>
      </w:ins>
      <w:del w:id="32" w:author="Moran Genish" w:date="2025-01-13T11:29:00Z">
        <w:r w:rsidR="00673952" w:rsidDel="00F47F63">
          <w:rPr>
            <w:rFonts w:ascii="David" w:hAnsi="David" w:cs="David" w:hint="cs"/>
            <w:sz w:val="24"/>
            <w:rtl/>
          </w:rPr>
          <w:delText>ו</w:delText>
        </w:r>
      </w:del>
      <w:r w:rsidRPr="00C2259C">
        <w:rPr>
          <w:rFonts w:ascii="David" w:hAnsi="David" w:cs="David"/>
          <w:sz w:val="24"/>
          <w:rtl/>
        </w:rPr>
        <w:t>פעולה מתקנת</w:t>
      </w:r>
      <w:r w:rsidR="00673952">
        <w:rPr>
          <w:rFonts w:ascii="David" w:hAnsi="David" w:cs="David" w:hint="cs"/>
          <w:sz w:val="24"/>
          <w:rtl/>
        </w:rPr>
        <w:t xml:space="preserve"> </w:t>
      </w:r>
      <w:r w:rsidRPr="00C2259C">
        <w:rPr>
          <w:rFonts w:ascii="David" w:hAnsi="David" w:cs="David"/>
          <w:sz w:val="24"/>
          <w:rtl/>
        </w:rPr>
        <w:t>משלב ייזום, דרך החלטה לביצוע, מעקב ביצוע ובדיקת התאמה.</w:t>
      </w:r>
    </w:p>
    <w:p w14:paraId="78681BCE" w14:textId="77777777" w:rsidR="00C2259C" w:rsidRDefault="00630DDC" w:rsidP="00C2259C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t xml:space="preserve">הנוהל חל על כל עובד במפעל המעורב בתהליכי שיפור </w:t>
      </w:r>
      <w:r w:rsidR="00673952">
        <w:rPr>
          <w:rFonts w:ascii="David" w:hAnsi="David" w:cs="David" w:hint="cs"/>
          <w:sz w:val="24"/>
          <w:rtl/>
        </w:rPr>
        <w:t>ו</w:t>
      </w:r>
      <w:r w:rsidRPr="00C2259C">
        <w:rPr>
          <w:rFonts w:ascii="David" w:hAnsi="David" w:cs="David"/>
          <w:sz w:val="24"/>
          <w:rtl/>
        </w:rPr>
        <w:t>פעולה מתקנת.</w:t>
      </w:r>
    </w:p>
    <w:p w14:paraId="4CFFB083" w14:textId="77777777" w:rsidR="00630DDC" w:rsidRPr="00C2259C" w:rsidRDefault="00C2259C" w:rsidP="00C2259C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>
        <w:rPr>
          <w:rFonts w:ascii="David" w:hAnsi="David" w:cs="David" w:hint="cs"/>
          <w:sz w:val="24"/>
          <w:rtl/>
        </w:rPr>
        <w:t xml:space="preserve">מנהל האיכות </w:t>
      </w:r>
      <w:r w:rsidR="00630DDC" w:rsidRPr="00C2259C">
        <w:rPr>
          <w:rFonts w:ascii="David" w:hAnsi="David" w:cs="David"/>
          <w:sz w:val="24"/>
          <w:rtl/>
        </w:rPr>
        <w:t>אחראי לביצוע ולעדכון נוהל זה.</w:t>
      </w:r>
    </w:p>
    <w:p w14:paraId="0823630A" w14:textId="77777777" w:rsidR="00630DDC" w:rsidRPr="00C2259C" w:rsidRDefault="00630DDC" w:rsidP="00570C8D">
      <w:pPr>
        <w:pStyle w:val="Heading1"/>
        <w:numPr>
          <w:ilvl w:val="0"/>
          <w:numId w:val="6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t>מסמכים ישימים</w:t>
      </w:r>
    </w:p>
    <w:p w14:paraId="509B3B1E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בקרת מסמכים ורשומות איכות, נוהל 02</w:t>
      </w:r>
    </w:p>
    <w:p w14:paraId="6E37C87C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מבדקים פנימיים, נוהל 03</w:t>
      </w:r>
    </w:p>
    <w:p w14:paraId="6D132E09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בקרת מוצר לא מתאים, נוהל 04</w:t>
      </w:r>
    </w:p>
    <w:p w14:paraId="13DA0C2E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החזרה יזומה, נוהל 05</w:t>
      </w:r>
    </w:p>
    <w:p w14:paraId="2F11EC65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סקר הנהלה, נוהל 07</w:t>
      </w:r>
    </w:p>
    <w:p w14:paraId="5DA6B48F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שביעות רצון לקוחות, נוהל 09</w:t>
      </w:r>
    </w:p>
    <w:p w14:paraId="5F69B1EE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בקרת התכן, נוהל 19</w:t>
      </w:r>
    </w:p>
    <w:p w14:paraId="74DBEB72" w14:textId="77777777" w:rsidR="00630DDC" w:rsidRDefault="00630DDC" w:rsidP="00C47030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lang w:eastAsia="en-US"/>
        </w:rPr>
      </w:pPr>
      <w:r w:rsidRPr="00C2259C">
        <w:rPr>
          <w:rFonts w:ascii="David" w:hAnsi="David" w:cs="David"/>
          <w:sz w:val="24"/>
          <w:rtl/>
          <w:lang w:eastAsia="en-US"/>
        </w:rPr>
        <w:t>ניתוח נתונים</w:t>
      </w:r>
      <w:r w:rsidRPr="00C2259C">
        <w:rPr>
          <w:rFonts w:ascii="David" w:hAnsi="David" w:cs="David"/>
          <w:sz w:val="24"/>
          <w:rtl/>
        </w:rPr>
        <w:t>, נוהל 20</w:t>
      </w:r>
    </w:p>
    <w:p w14:paraId="33E47B83" w14:textId="77777777" w:rsidR="00216EA7" w:rsidRDefault="00216EA7" w:rsidP="00C47030">
      <w:pPr>
        <w:numPr>
          <w:ilvl w:val="1"/>
          <w:numId w:val="6"/>
        </w:numPr>
        <w:spacing w:line="360" w:lineRule="auto"/>
        <w:rPr>
          <w:ins w:id="33" w:author="Yael Gottlieb" w:date="2025-03-13T10:49:00Z" w16du:dateUtc="2025-03-13T08:49:00Z"/>
          <w:rFonts w:ascii="David" w:hAnsi="David" w:cs="David"/>
          <w:sz w:val="24"/>
          <w:lang w:eastAsia="en-US"/>
        </w:rPr>
      </w:pPr>
      <w:r>
        <w:rPr>
          <w:rFonts w:ascii="David" w:hAnsi="David" w:cs="David" w:hint="cs"/>
          <w:sz w:val="24"/>
          <w:rtl/>
          <w:lang w:eastAsia="en-US"/>
        </w:rPr>
        <w:t>סיכונים והזדמנויות, טופס 01.02</w:t>
      </w:r>
    </w:p>
    <w:p w14:paraId="0E91055B" w14:textId="0C87BE3F" w:rsidR="00C47030" w:rsidRDefault="00C47030" w:rsidP="00C47030">
      <w:pPr>
        <w:numPr>
          <w:ilvl w:val="1"/>
          <w:numId w:val="6"/>
        </w:numPr>
        <w:spacing w:line="360" w:lineRule="auto"/>
        <w:rPr>
          <w:ins w:id="34" w:author="Yael Gottlieb" w:date="2025-03-13T10:50:00Z" w16du:dateUtc="2025-03-13T08:50:00Z"/>
          <w:rFonts w:ascii="David" w:hAnsi="David" w:cs="David"/>
          <w:sz w:val="24"/>
          <w:lang w:eastAsia="en-US"/>
        </w:rPr>
      </w:pPr>
      <w:ins w:id="35" w:author="Yael Gottlieb" w:date="2025-03-13T10:50:00Z" w16du:dateUtc="2025-03-13T08:50:00Z">
        <w:r>
          <w:rPr>
            <w:rFonts w:ascii="David" w:hAnsi="David" w:cs="David" w:hint="cs"/>
            <w:sz w:val="24"/>
            <w:rtl/>
            <w:lang w:eastAsia="en-US"/>
          </w:rPr>
          <w:t>גיליון מרכז אי התאמות, פעולה מתקנת/תיקון ושיפור</w:t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 w:hint="cs"/>
            <w:sz w:val="24"/>
            <w:rtl/>
            <w:lang w:eastAsia="en-US"/>
          </w:rPr>
          <w:t>06.01</w:t>
        </w:r>
      </w:ins>
    </w:p>
    <w:p w14:paraId="6F49B419" w14:textId="12B70E8C" w:rsidR="00C47030" w:rsidRDefault="00C47030" w:rsidP="00C47030">
      <w:pPr>
        <w:numPr>
          <w:ilvl w:val="1"/>
          <w:numId w:val="6"/>
        </w:numPr>
        <w:spacing w:line="360" w:lineRule="auto"/>
        <w:rPr>
          <w:ins w:id="36" w:author="Yael Gottlieb" w:date="2025-03-13T10:50:00Z" w16du:dateUtc="2025-03-13T08:50:00Z"/>
          <w:rFonts w:ascii="David" w:hAnsi="David" w:cs="David"/>
          <w:sz w:val="24"/>
          <w:lang w:eastAsia="en-US"/>
        </w:rPr>
      </w:pPr>
      <w:ins w:id="37" w:author="Yael Gottlieb" w:date="2025-03-13T10:50:00Z" w16du:dateUtc="2025-03-13T08:50:00Z">
        <w:r>
          <w:rPr>
            <w:rFonts w:ascii="David" w:hAnsi="David" w:cs="David" w:hint="cs"/>
            <w:sz w:val="24"/>
            <w:rtl/>
            <w:lang w:eastAsia="en-US"/>
          </w:rPr>
          <w:t>טופס מעקב רישום הו"ש</w:t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 w:hint="cs"/>
            <w:sz w:val="24"/>
            <w:rtl/>
            <w:lang w:eastAsia="en-US"/>
          </w:rPr>
          <w:t>06.03</w:t>
        </w:r>
      </w:ins>
    </w:p>
    <w:p w14:paraId="1D473C4A" w14:textId="126B29DD" w:rsidR="00C47030" w:rsidRDefault="00C47030" w:rsidP="00C47030">
      <w:pPr>
        <w:numPr>
          <w:ilvl w:val="1"/>
          <w:numId w:val="6"/>
        </w:numPr>
        <w:spacing w:line="360" w:lineRule="auto"/>
        <w:rPr>
          <w:ins w:id="38" w:author="Yael Gottlieb" w:date="2025-03-13T10:44:00Z" w16du:dateUtc="2025-03-13T08:44:00Z"/>
          <w:rFonts w:ascii="David" w:hAnsi="David" w:cs="David"/>
          <w:sz w:val="24"/>
          <w:lang w:eastAsia="en-US"/>
        </w:rPr>
      </w:pPr>
      <w:ins w:id="39" w:author="Yael Gottlieb" w:date="2025-03-13T10:50:00Z" w16du:dateUtc="2025-03-13T08:50:00Z">
        <w:r>
          <w:rPr>
            <w:rFonts w:ascii="David" w:hAnsi="David" w:cs="David" w:hint="cs"/>
            <w:sz w:val="24"/>
            <w:rtl/>
            <w:lang w:eastAsia="en-US"/>
          </w:rPr>
          <w:t>טופס תחקיר</w:t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/>
            <w:sz w:val="24"/>
            <w:rtl/>
            <w:lang w:eastAsia="en-US"/>
          </w:rPr>
          <w:tab/>
        </w:r>
        <w:r>
          <w:rPr>
            <w:rFonts w:ascii="David" w:hAnsi="David" w:cs="David" w:hint="cs"/>
            <w:sz w:val="24"/>
            <w:rtl/>
            <w:lang w:eastAsia="en-US"/>
          </w:rPr>
          <w:t>0</w:t>
        </w:r>
      </w:ins>
      <w:ins w:id="40" w:author="Yael Gottlieb" w:date="2025-03-13T10:51:00Z" w16du:dateUtc="2025-03-13T08:51:00Z">
        <w:r>
          <w:rPr>
            <w:rFonts w:ascii="David" w:hAnsi="David" w:cs="David" w:hint="cs"/>
            <w:sz w:val="24"/>
            <w:rtl/>
            <w:lang w:eastAsia="en-US"/>
          </w:rPr>
          <w:t>6.04</w:t>
        </w:r>
      </w:ins>
    </w:p>
    <w:p w14:paraId="272CE247" w14:textId="289414CD" w:rsidR="000D48B5" w:rsidRPr="000D48B5" w:rsidDel="00C47030" w:rsidRDefault="000D48B5" w:rsidP="00C47030">
      <w:pPr>
        <w:pStyle w:val="ListParagraph"/>
        <w:numPr>
          <w:ilvl w:val="1"/>
          <w:numId w:val="6"/>
        </w:numPr>
        <w:spacing w:before="240" w:line="360" w:lineRule="auto"/>
        <w:rPr>
          <w:del w:id="41" w:author="Yael Gottlieb" w:date="2025-03-13T10:51:00Z" w16du:dateUtc="2025-03-13T08:51:00Z"/>
          <w:moveTo w:id="42" w:author="Yael Gottlieb" w:date="2025-03-13T10:44:00Z" w16du:dateUtc="2025-03-13T08:44:00Z"/>
          <w:rFonts w:ascii="David" w:hAnsi="David" w:cs="David"/>
          <w:rtl/>
        </w:rPr>
        <w:pPrChange w:id="43" w:author="Yael Gottlieb" w:date="2025-03-13T10:49:00Z" w16du:dateUtc="2025-03-13T08:49:00Z">
          <w:pPr>
            <w:pStyle w:val="ListParagraph"/>
            <w:numPr>
              <w:numId w:val="6"/>
            </w:numPr>
            <w:spacing w:before="240" w:line="360" w:lineRule="auto"/>
            <w:ind w:left="360" w:hanging="360"/>
          </w:pPr>
        </w:pPrChange>
      </w:pPr>
      <w:moveToRangeStart w:id="44" w:author="Yael Gottlieb" w:date="2025-03-13T10:44:00Z" w:name="move192755097"/>
      <w:moveTo w:id="45" w:author="Yael Gottlieb" w:date="2025-03-13T10:44:00Z" w16du:dateUtc="2025-03-13T08:44:00Z">
        <w:del w:id="46" w:author="Yael Gottlieb" w:date="2025-03-13T10:44:00Z" w16du:dateUtc="2025-03-13T08:44:00Z">
          <w:r w:rsidRPr="000D48B5" w:rsidDel="000D48B5">
            <w:rPr>
              <w:rFonts w:ascii="David" w:hAnsi="David" w:cs="David"/>
              <w:rtl/>
            </w:rPr>
            <w:delText xml:space="preserve">נספח א' – </w:delText>
          </w:r>
        </w:del>
        <w:del w:id="47" w:author="Yael Gottlieb" w:date="2025-03-13T10:51:00Z" w16du:dateUtc="2025-03-13T08:51:00Z">
          <w:r w:rsidRPr="000D48B5" w:rsidDel="00C47030">
            <w:rPr>
              <w:rFonts w:ascii="David" w:hAnsi="David" w:cs="David" w:hint="cs"/>
              <w:rtl/>
            </w:rPr>
            <w:delText>גליון מרכז אי התאמות, פעולה מתקנת/ מונעת ושיפור</w:delText>
          </w:r>
          <w:r w:rsidRPr="000D48B5" w:rsidDel="00C47030">
            <w:rPr>
              <w:rFonts w:ascii="David" w:hAnsi="David" w:cs="David" w:hint="cs"/>
              <w:rtl/>
            </w:rPr>
            <w:tab/>
          </w:r>
        </w:del>
        <w:del w:id="48" w:author="Yael Gottlieb" w:date="2025-03-13T10:45:00Z" w16du:dateUtc="2025-03-13T08:45:00Z">
          <w:r w:rsidRPr="000D48B5" w:rsidDel="000D48B5">
            <w:rPr>
              <w:rFonts w:ascii="David" w:hAnsi="David" w:cs="David"/>
              <w:rtl/>
            </w:rPr>
            <w:tab/>
          </w:r>
        </w:del>
        <w:del w:id="49" w:author="Yael Gottlieb" w:date="2025-03-13T10:51:00Z" w16du:dateUtc="2025-03-13T08:51:00Z"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  <w:delText xml:space="preserve"> </w:delText>
          </w:r>
          <w:r w:rsidRPr="000D48B5" w:rsidDel="00C47030">
            <w:rPr>
              <w:rFonts w:ascii="David" w:hAnsi="David" w:cs="David" w:hint="cs"/>
              <w:rtl/>
            </w:rPr>
            <w:delText>06.01</w:delText>
          </w:r>
          <w:r w:rsidRPr="000D48B5" w:rsidDel="00C47030">
            <w:rPr>
              <w:rFonts w:ascii="David" w:hAnsi="David" w:cs="David"/>
              <w:rtl/>
            </w:rPr>
            <w:delText xml:space="preserve"> </w:delText>
          </w:r>
        </w:del>
      </w:moveTo>
    </w:p>
    <w:p w14:paraId="7FF18499" w14:textId="0C6FFA31" w:rsidR="000D48B5" w:rsidRPr="000D48B5" w:rsidDel="00C47030" w:rsidRDefault="000D48B5" w:rsidP="00C47030">
      <w:pPr>
        <w:pStyle w:val="ListParagraph"/>
        <w:numPr>
          <w:ilvl w:val="1"/>
          <w:numId w:val="6"/>
        </w:numPr>
        <w:spacing w:before="240" w:line="360" w:lineRule="auto"/>
        <w:rPr>
          <w:del w:id="50" w:author="Yael Gottlieb" w:date="2025-03-13T10:51:00Z" w16du:dateUtc="2025-03-13T08:51:00Z"/>
          <w:moveTo w:id="51" w:author="Yael Gottlieb" w:date="2025-03-13T10:44:00Z" w16du:dateUtc="2025-03-13T08:44:00Z"/>
          <w:rFonts w:ascii="David" w:hAnsi="David" w:cs="David"/>
          <w:rtl/>
        </w:rPr>
        <w:pPrChange w:id="52" w:author="Yael Gottlieb" w:date="2025-03-13T10:48:00Z" w16du:dateUtc="2025-03-13T08:48:00Z">
          <w:pPr>
            <w:pStyle w:val="ListParagraph"/>
            <w:numPr>
              <w:numId w:val="6"/>
            </w:numPr>
            <w:spacing w:line="360" w:lineRule="auto"/>
            <w:ind w:left="360" w:hanging="360"/>
          </w:pPr>
        </w:pPrChange>
      </w:pPr>
      <w:moveTo w:id="53" w:author="Yael Gottlieb" w:date="2025-03-13T10:44:00Z" w16du:dateUtc="2025-03-13T08:44:00Z">
        <w:del w:id="54" w:author="Yael Gottlieb" w:date="2025-03-13T10:44:00Z" w16du:dateUtc="2025-03-13T08:44:00Z">
          <w:r w:rsidRPr="000D48B5" w:rsidDel="000D48B5">
            <w:rPr>
              <w:rFonts w:ascii="David" w:hAnsi="David" w:cs="David"/>
              <w:rtl/>
            </w:rPr>
            <w:delText>נ</w:delText>
          </w:r>
        </w:del>
        <w:del w:id="55" w:author="Yael Gottlieb" w:date="2025-03-13T10:45:00Z" w16du:dateUtc="2025-03-13T08:45:00Z">
          <w:r w:rsidRPr="000D48B5" w:rsidDel="000D48B5">
            <w:rPr>
              <w:rFonts w:ascii="David" w:hAnsi="David" w:cs="David"/>
              <w:rtl/>
            </w:rPr>
            <w:delText xml:space="preserve">ספח </w:delText>
          </w:r>
          <w:r w:rsidRPr="000D48B5" w:rsidDel="000D48B5">
            <w:rPr>
              <w:rFonts w:ascii="David" w:hAnsi="David" w:cs="David" w:hint="cs"/>
              <w:rtl/>
            </w:rPr>
            <w:delText>ב</w:delText>
          </w:r>
          <w:r w:rsidRPr="000D48B5" w:rsidDel="000D48B5">
            <w:rPr>
              <w:rFonts w:ascii="David" w:hAnsi="David" w:cs="David"/>
              <w:rtl/>
            </w:rPr>
            <w:delText xml:space="preserve">' -  </w:delText>
          </w:r>
        </w:del>
        <w:del w:id="56" w:author="Yael Gottlieb" w:date="2025-03-13T10:51:00Z" w16du:dateUtc="2025-03-13T08:51:00Z">
          <w:r w:rsidRPr="000D48B5" w:rsidDel="00C47030">
            <w:rPr>
              <w:rFonts w:ascii="David" w:hAnsi="David" w:cs="David"/>
              <w:rtl/>
            </w:rPr>
            <w:delText xml:space="preserve">טופס מעקב רישום הו"ש </w:delText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  <w:delText xml:space="preserve"> </w:delText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  <w:delText xml:space="preserve"> </w:delText>
          </w:r>
          <w:r w:rsidRPr="000D48B5" w:rsidDel="00C47030">
            <w:rPr>
              <w:rFonts w:ascii="David" w:hAnsi="David" w:cs="David" w:hint="cs"/>
              <w:rtl/>
            </w:rPr>
            <w:delText>06.03</w:delText>
          </w:r>
          <w:r w:rsidRPr="000D48B5" w:rsidDel="00C47030">
            <w:rPr>
              <w:rFonts w:ascii="David" w:hAnsi="David" w:cs="David"/>
              <w:rtl/>
            </w:rPr>
            <w:delText xml:space="preserve"> </w:delText>
          </w:r>
        </w:del>
      </w:moveTo>
    </w:p>
    <w:p w14:paraId="6F78D45F" w14:textId="181EF594" w:rsidR="000D48B5" w:rsidRPr="000D48B5" w:rsidDel="000D48B5" w:rsidRDefault="000D48B5" w:rsidP="00C47030">
      <w:pPr>
        <w:pStyle w:val="ListParagraph"/>
        <w:numPr>
          <w:ilvl w:val="1"/>
          <w:numId w:val="6"/>
        </w:numPr>
        <w:spacing w:before="240" w:line="360" w:lineRule="auto"/>
        <w:rPr>
          <w:del w:id="57" w:author="Yael Gottlieb" w:date="2025-03-13T10:45:00Z" w16du:dateUtc="2025-03-13T08:45:00Z"/>
          <w:moveTo w:id="58" w:author="Yael Gottlieb" w:date="2025-03-13T10:44:00Z" w16du:dateUtc="2025-03-13T08:44:00Z"/>
          <w:rFonts w:ascii="David" w:hAnsi="David" w:cs="David"/>
          <w:rtl/>
        </w:rPr>
        <w:pPrChange w:id="59" w:author="Yael Gottlieb" w:date="2025-03-13T10:48:00Z" w16du:dateUtc="2025-03-13T08:48:00Z">
          <w:pPr>
            <w:pStyle w:val="ListParagraph"/>
            <w:numPr>
              <w:numId w:val="6"/>
            </w:numPr>
            <w:spacing w:line="360" w:lineRule="auto"/>
            <w:ind w:left="360" w:hanging="360"/>
          </w:pPr>
        </w:pPrChange>
      </w:pPr>
      <w:moveTo w:id="60" w:author="Yael Gottlieb" w:date="2025-03-13T10:44:00Z" w16du:dateUtc="2025-03-13T08:44:00Z">
        <w:del w:id="61" w:author="Yael Gottlieb" w:date="2025-03-13T10:45:00Z" w16du:dateUtc="2025-03-13T08:45:00Z">
          <w:r w:rsidRPr="000D48B5" w:rsidDel="000D48B5">
            <w:rPr>
              <w:rFonts w:ascii="David" w:hAnsi="David" w:cs="David" w:hint="cs"/>
              <w:rtl/>
            </w:rPr>
            <w:delText xml:space="preserve">נספח ג' </w:delText>
          </w:r>
          <w:r w:rsidRPr="000D48B5" w:rsidDel="000D48B5">
            <w:rPr>
              <w:rFonts w:ascii="David" w:hAnsi="David" w:cs="David"/>
              <w:rtl/>
            </w:rPr>
            <w:delText>–</w:delText>
          </w:r>
          <w:r w:rsidRPr="000D48B5" w:rsidDel="000D48B5">
            <w:rPr>
              <w:rFonts w:ascii="David" w:hAnsi="David" w:cs="David" w:hint="cs"/>
              <w:rtl/>
            </w:rPr>
            <w:delText xml:space="preserve"> </w:delText>
          </w:r>
        </w:del>
        <w:del w:id="62" w:author="Yael Gottlieb" w:date="2025-03-13T10:51:00Z" w16du:dateUtc="2025-03-13T08:51:00Z">
          <w:r w:rsidRPr="000D48B5" w:rsidDel="00C47030">
            <w:rPr>
              <w:rFonts w:ascii="David" w:hAnsi="David" w:cs="David" w:hint="cs"/>
              <w:rtl/>
            </w:rPr>
            <w:delText>טופס תחקיר</w:delText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 w:hint="cs"/>
              <w:rtl/>
            </w:rPr>
            <w:delText xml:space="preserve">  </w:delText>
          </w:r>
          <w:r w:rsidRPr="000D48B5" w:rsidDel="00C47030">
            <w:rPr>
              <w:rFonts w:ascii="David" w:hAnsi="David" w:cs="David"/>
              <w:rtl/>
            </w:rPr>
            <w:tab/>
          </w:r>
          <w:r w:rsidRPr="000D48B5" w:rsidDel="00C47030">
            <w:rPr>
              <w:rFonts w:ascii="David" w:hAnsi="David" w:cs="David" w:hint="cs"/>
              <w:rtl/>
            </w:rPr>
            <w:delText>06.04</w:delText>
          </w:r>
        </w:del>
      </w:moveTo>
    </w:p>
    <w:moveToRangeEnd w:id="44"/>
    <w:p w14:paraId="67C8F4F7" w14:textId="77777777" w:rsidR="000D48B5" w:rsidRPr="00C47030" w:rsidRDefault="000D48B5" w:rsidP="00C47030">
      <w:pPr>
        <w:spacing w:before="240" w:line="360" w:lineRule="auto"/>
        <w:rPr>
          <w:rFonts w:ascii="David" w:hAnsi="David" w:cs="David"/>
          <w:rtl/>
          <w:lang w:eastAsia="en-US"/>
          <w:rPrChange w:id="63" w:author="Yael Gottlieb" w:date="2025-03-13T10:51:00Z" w16du:dateUtc="2025-03-13T08:51:00Z">
            <w:rPr>
              <w:rtl/>
              <w:lang w:eastAsia="en-US"/>
            </w:rPr>
          </w:rPrChange>
        </w:rPr>
        <w:pPrChange w:id="64" w:author="Yael Gottlieb" w:date="2025-03-13T10:51:00Z" w16du:dateUtc="2025-03-13T08:51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</w:p>
    <w:p w14:paraId="5F63173F" w14:textId="77777777" w:rsidR="00630DDC" w:rsidRPr="00C2259C" w:rsidRDefault="00630DDC" w:rsidP="00BA063A">
      <w:pPr>
        <w:pStyle w:val="Heading1"/>
        <w:numPr>
          <w:ilvl w:val="0"/>
          <w:numId w:val="6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lastRenderedPageBreak/>
        <w:t>הגדרות וקיצורים</w:t>
      </w:r>
    </w:p>
    <w:p w14:paraId="777FB0BD" w14:textId="250517FB" w:rsidR="00673952" w:rsidRPr="00C47030" w:rsidRDefault="00673952" w:rsidP="00C47030">
      <w:pPr>
        <w:numPr>
          <w:ilvl w:val="1"/>
          <w:numId w:val="6"/>
        </w:numPr>
        <w:tabs>
          <w:tab w:val="num" w:pos="708"/>
        </w:tabs>
        <w:spacing w:line="360" w:lineRule="auto"/>
        <w:rPr>
          <w:rFonts w:ascii="David" w:hAnsi="David" w:cs="David"/>
          <w:sz w:val="24"/>
          <w:rtl/>
        </w:rPr>
        <w:pPrChange w:id="65" w:author="Yael Gottlieb" w:date="2025-03-13T10:47:00Z" w16du:dateUtc="2025-03-13T08:47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  <w:r w:rsidRPr="00BC0099">
        <w:rPr>
          <w:rFonts w:ascii="David" w:hAnsi="David" w:cs="David" w:hint="eastAsia"/>
          <w:sz w:val="24"/>
          <w:u w:val="single"/>
          <w:rtl/>
        </w:rPr>
        <w:t>אי</w:t>
      </w:r>
      <w:r w:rsidRPr="00BC0099">
        <w:rPr>
          <w:rFonts w:ascii="David" w:hAnsi="David" w:cs="David"/>
          <w:sz w:val="24"/>
          <w:u w:val="single"/>
          <w:rtl/>
        </w:rPr>
        <w:t xml:space="preserve"> </w:t>
      </w:r>
      <w:r w:rsidRPr="00BC0099">
        <w:rPr>
          <w:rFonts w:ascii="David" w:hAnsi="David" w:cs="David" w:hint="eastAsia"/>
          <w:sz w:val="24"/>
          <w:u w:val="single"/>
          <w:rtl/>
        </w:rPr>
        <w:t>התאמה</w:t>
      </w:r>
      <w:r>
        <w:rPr>
          <w:rFonts w:ascii="David" w:hAnsi="David" w:cs="David" w:hint="cs"/>
          <w:sz w:val="24"/>
          <w:rtl/>
        </w:rPr>
        <w:t xml:space="preserve"> </w:t>
      </w:r>
      <w:r>
        <w:rPr>
          <w:rFonts w:ascii="David" w:hAnsi="David" w:cs="David"/>
          <w:sz w:val="24"/>
          <w:rtl/>
        </w:rPr>
        <w:t>–</w:t>
      </w:r>
      <w:r>
        <w:rPr>
          <w:rFonts w:ascii="David" w:hAnsi="David" w:cs="David" w:hint="cs"/>
          <w:sz w:val="24"/>
          <w:rtl/>
        </w:rPr>
        <w:t xml:space="preserve"> </w:t>
      </w:r>
      <w:ins w:id="66" w:author="Yael Gottlieb" w:date="2025-03-13T10:47:00Z">
        <w:r w:rsidR="00C47030" w:rsidRPr="00C47030">
          <w:rPr>
            <w:rFonts w:ascii="David" w:hAnsi="David" w:cs="David"/>
            <w:sz w:val="24"/>
            <w:rtl/>
          </w:rPr>
          <w:t xml:space="preserve">אי עמידה בדרישות מפרט / תכנית או כל מסמך מבוקר כמו : חוזה, נוהל, הוראת עבודה או דרישות חוק. </w:t>
        </w:r>
      </w:ins>
      <w:del w:id="67" w:author="Yael Gottlieb" w:date="2025-03-13T10:47:00Z" w16du:dateUtc="2025-03-13T08:47:00Z">
        <w:r w:rsidRPr="00C47030" w:rsidDel="00C47030">
          <w:rPr>
            <w:rFonts w:ascii="David" w:hAnsi="David" w:cs="David" w:hint="cs"/>
            <w:sz w:val="24"/>
            <w:rtl/>
          </w:rPr>
          <w:delText>אי מילוי של דרישה</w:delText>
        </w:r>
      </w:del>
    </w:p>
    <w:p w14:paraId="78AC2F3A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u w:val="single"/>
          <w:rtl/>
        </w:rPr>
        <w:t>שיפור</w:t>
      </w:r>
      <w:r w:rsidRPr="00C2259C">
        <w:rPr>
          <w:rFonts w:ascii="David" w:hAnsi="David" w:cs="David"/>
          <w:sz w:val="24"/>
          <w:rtl/>
        </w:rPr>
        <w:t xml:space="preserve"> - תהליכים המהווים שיפור, פעולה מתקנת ופעולה מונעת</w:t>
      </w:r>
    </w:p>
    <w:p w14:paraId="009CCBEB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u w:val="single"/>
          <w:rtl/>
        </w:rPr>
        <w:t>שיפור מתמיד</w:t>
      </w:r>
      <w:r w:rsidRPr="00C2259C">
        <w:rPr>
          <w:rFonts w:ascii="David" w:hAnsi="David" w:cs="David"/>
          <w:sz w:val="24"/>
          <w:rtl/>
        </w:rPr>
        <w:t xml:space="preserve"> - פעילות חוזרת ונשנית להגדלת היכולת למלא דרישות</w:t>
      </w:r>
    </w:p>
    <w:p w14:paraId="1A47B5FD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u w:val="single"/>
          <w:rtl/>
        </w:rPr>
        <w:t>פעולה מתקנת</w:t>
      </w:r>
      <w:r w:rsidRPr="00C2259C">
        <w:rPr>
          <w:rFonts w:ascii="David" w:hAnsi="David" w:cs="David"/>
          <w:sz w:val="24"/>
          <w:rtl/>
        </w:rPr>
        <w:t xml:space="preserve"> - פעולה לסילוק הגורם לאי התאמה או למצב בלתי רצוי שזוהה, כדי למנוע הישנות</w:t>
      </w:r>
    </w:p>
    <w:p w14:paraId="4C1D668E" w14:textId="77777777" w:rsidR="00993E3D" w:rsidRPr="00BA063A" w:rsidRDefault="00993E3D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BA063A">
        <w:rPr>
          <w:rFonts w:ascii="David" w:hAnsi="David" w:cs="David"/>
          <w:sz w:val="24"/>
          <w:u w:val="single"/>
          <w:rtl/>
        </w:rPr>
        <w:t xml:space="preserve">פעולת תיקון </w:t>
      </w:r>
      <w:r w:rsidRPr="00BA063A">
        <w:rPr>
          <w:rFonts w:ascii="David" w:hAnsi="David" w:cs="David"/>
          <w:sz w:val="24"/>
          <w:rtl/>
        </w:rPr>
        <w:t xml:space="preserve"> - פעולה נקודתית שמטרתה לתקן ליקוי שהתגלה בתהליכי יצור או במרכיב</w:t>
      </w:r>
      <w:r w:rsidRPr="00BA063A">
        <w:rPr>
          <w:rFonts w:ascii="David" w:hAnsi="David" w:cs="David"/>
          <w:sz w:val="24"/>
        </w:rPr>
        <w:t xml:space="preserve"> </w:t>
      </w:r>
      <w:r w:rsidRPr="00BA063A">
        <w:rPr>
          <w:rFonts w:ascii="David" w:hAnsi="David" w:cs="David"/>
          <w:sz w:val="24"/>
          <w:rtl/>
        </w:rPr>
        <w:t>ממרכיבי מערכת ניהול האיכות.</w:t>
      </w:r>
    </w:p>
    <w:p w14:paraId="1EF42B0B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u w:val="single"/>
        </w:rPr>
        <w:t>CCP</w:t>
      </w:r>
      <w:r w:rsidRPr="00C2259C">
        <w:rPr>
          <w:rFonts w:ascii="David" w:hAnsi="David" w:cs="David"/>
          <w:sz w:val="24"/>
          <w:rtl/>
        </w:rPr>
        <w:t xml:space="preserve"> </w:t>
      </w:r>
      <w:r w:rsidRPr="00C2259C">
        <w:rPr>
          <w:rFonts w:ascii="David" w:hAnsi="David" w:cs="David"/>
          <w:sz w:val="24"/>
        </w:rPr>
        <w:t>–</w:t>
      </w:r>
      <w:r w:rsidRPr="00C2259C">
        <w:rPr>
          <w:rFonts w:ascii="David" w:hAnsi="David" w:cs="David"/>
          <w:sz w:val="24"/>
          <w:rtl/>
        </w:rPr>
        <w:t xml:space="preserve"> נקודת בקרה קריטיות (</w:t>
      </w:r>
      <w:r w:rsidRPr="00C2259C">
        <w:rPr>
          <w:rFonts w:ascii="David" w:hAnsi="David" w:cs="David"/>
          <w:sz w:val="24"/>
        </w:rPr>
        <w:t>Critical Control Point</w:t>
      </w:r>
      <w:r w:rsidRPr="00C2259C">
        <w:rPr>
          <w:rFonts w:ascii="David" w:hAnsi="David" w:cs="David"/>
          <w:sz w:val="24"/>
          <w:rtl/>
        </w:rPr>
        <w:t>)</w:t>
      </w:r>
    </w:p>
    <w:p w14:paraId="182411E0" w14:textId="77777777" w:rsidR="00802DAD" w:rsidRPr="00C2259C" w:rsidRDefault="00802DAD" w:rsidP="00BA063A">
      <w:pPr>
        <w:spacing w:line="360" w:lineRule="auto"/>
        <w:ind w:left="737" w:right="397"/>
        <w:outlineLvl w:val="0"/>
        <w:rPr>
          <w:rFonts w:ascii="David" w:hAnsi="David" w:cs="David"/>
          <w:sz w:val="24"/>
          <w:rtl/>
        </w:rPr>
      </w:pPr>
    </w:p>
    <w:p w14:paraId="3ACE7FCA" w14:textId="77777777" w:rsidR="00630DDC" w:rsidRPr="00C2259C" w:rsidRDefault="00630DDC" w:rsidP="00BA063A">
      <w:pPr>
        <w:pStyle w:val="Heading1"/>
        <w:numPr>
          <w:ilvl w:val="0"/>
          <w:numId w:val="6"/>
        </w:numPr>
        <w:ind w:right="0"/>
        <w:rPr>
          <w:rFonts w:ascii="David" w:hAnsi="David" w:cs="David"/>
          <w:sz w:val="24"/>
          <w:szCs w:val="24"/>
          <w:rtl/>
        </w:rPr>
      </w:pPr>
      <w:r w:rsidRPr="00C2259C">
        <w:rPr>
          <w:rFonts w:ascii="David" w:hAnsi="David" w:cs="David"/>
          <w:sz w:val="24"/>
          <w:szCs w:val="24"/>
          <w:rtl/>
        </w:rPr>
        <w:t>השיטה</w:t>
      </w:r>
    </w:p>
    <w:p w14:paraId="076A007C" w14:textId="502FC6B4" w:rsidR="00C47030" w:rsidRPr="00C47030" w:rsidRDefault="00C47030" w:rsidP="00BA063A">
      <w:pPr>
        <w:numPr>
          <w:ilvl w:val="1"/>
          <w:numId w:val="6"/>
        </w:numPr>
        <w:spacing w:line="360" w:lineRule="auto"/>
        <w:rPr>
          <w:ins w:id="68" w:author="Yael Gottlieb" w:date="2025-03-13T10:51:00Z" w16du:dateUtc="2025-03-13T08:51:00Z"/>
          <w:rFonts w:ascii="David" w:hAnsi="David" w:cs="David"/>
          <w:b/>
          <w:bCs/>
          <w:sz w:val="24"/>
          <w:rPrChange w:id="69" w:author="Yael Gottlieb" w:date="2025-03-13T10:51:00Z" w16du:dateUtc="2025-03-13T08:51:00Z">
            <w:rPr>
              <w:ins w:id="70" w:author="Yael Gottlieb" w:date="2025-03-13T10:51:00Z" w16du:dateUtc="2025-03-13T08:51:00Z"/>
              <w:rFonts w:ascii="David" w:hAnsi="David" w:cs="David"/>
              <w:b/>
              <w:bCs/>
              <w:kern w:val="28"/>
              <w:sz w:val="24"/>
              <w:rtl/>
            </w:rPr>
          </w:rPrChange>
        </w:rPr>
      </w:pPr>
      <w:ins w:id="71" w:author="Yael Gottlieb" w:date="2025-03-13T10:51:00Z" w16du:dateUtc="2025-03-13T08:51:00Z">
        <w:r w:rsidRPr="00C47030">
          <w:rPr>
            <w:rFonts w:ascii="David" w:hAnsi="David" w:cs="David" w:hint="cs"/>
            <w:b/>
            <w:bCs/>
            <w:sz w:val="24"/>
            <w:rtl/>
            <w:rPrChange w:id="72" w:author="Yael Gottlieb" w:date="2025-03-13T10:51:00Z" w16du:dateUtc="2025-03-13T08:51:00Z">
              <w:rPr>
                <w:rFonts w:ascii="David" w:hAnsi="David" w:cs="David" w:hint="cs"/>
                <w:sz w:val="24"/>
                <w:rtl/>
              </w:rPr>
            </w:rPrChange>
          </w:rPr>
          <w:t>דיווח ותיעוד אי התאמות</w:t>
        </w:r>
      </w:ins>
    </w:p>
    <w:p w14:paraId="52811830" w14:textId="1E4ABDE9" w:rsidR="00C47030" w:rsidRPr="00C47030" w:rsidRDefault="00C47030" w:rsidP="00C47030">
      <w:pPr>
        <w:pStyle w:val="ListParagraph"/>
        <w:numPr>
          <w:ilvl w:val="2"/>
          <w:numId w:val="6"/>
        </w:numPr>
        <w:spacing w:line="360" w:lineRule="auto"/>
        <w:rPr>
          <w:ins w:id="73" w:author="Yael Gottlieb" w:date="2025-03-13T10:52:00Z" w16du:dateUtc="2025-03-13T08:52:00Z"/>
          <w:rFonts w:ascii="David" w:hAnsi="David" w:cs="David"/>
          <w:noProof/>
          <w:rtl/>
        </w:rPr>
        <w:pPrChange w:id="74" w:author="Yael Gottlieb" w:date="2025-03-13T10:53:00Z" w16du:dateUtc="2025-03-13T08:53:00Z">
          <w:pPr>
            <w:pStyle w:val="ListParagraph"/>
            <w:numPr>
              <w:ilvl w:val="2"/>
              <w:numId w:val="6"/>
            </w:numPr>
            <w:ind w:left="1224" w:hanging="504"/>
          </w:pPr>
        </w:pPrChange>
      </w:pPr>
      <w:ins w:id="75" w:author="Yael Gottlieb" w:date="2025-03-13T10:52:00Z" w16du:dateUtc="2025-03-13T08:52:00Z">
        <w:r w:rsidRPr="00C47030">
          <w:rPr>
            <w:rFonts w:ascii="David" w:hAnsi="David" w:cs="David"/>
            <w:noProof/>
            <w:rtl/>
          </w:rPr>
          <w:t>חריגות ואי התאמות יתועדו בטופס ריכוז אי התאמות</w:t>
        </w:r>
        <w:r>
          <w:rPr>
            <w:rFonts w:ascii="David" w:hAnsi="David" w:cs="David" w:hint="cs"/>
            <w:noProof/>
            <w:rtl/>
          </w:rPr>
          <w:t xml:space="preserve"> מספר 06.01</w:t>
        </w:r>
        <w:r w:rsidRPr="00C47030">
          <w:rPr>
            <w:rFonts w:ascii="David" w:hAnsi="David" w:cs="David"/>
            <w:noProof/>
            <w:rtl/>
          </w:rPr>
          <w:t>.</w:t>
        </w:r>
      </w:ins>
    </w:p>
    <w:p w14:paraId="499E280E" w14:textId="77777777" w:rsidR="00C47030" w:rsidRPr="00C47030" w:rsidRDefault="00C47030" w:rsidP="00C47030">
      <w:pPr>
        <w:pStyle w:val="ListParagraph"/>
        <w:numPr>
          <w:ilvl w:val="2"/>
          <w:numId w:val="6"/>
        </w:numPr>
        <w:spacing w:line="360" w:lineRule="auto"/>
        <w:rPr>
          <w:ins w:id="76" w:author="Yael Gottlieb" w:date="2025-03-13T10:53:00Z" w16du:dateUtc="2025-03-13T08:53:00Z"/>
          <w:rFonts w:ascii="David" w:hAnsi="David" w:cs="David"/>
          <w:noProof/>
          <w:rtl/>
        </w:rPr>
        <w:pPrChange w:id="77" w:author="Yael Gottlieb" w:date="2025-03-13T10:53:00Z" w16du:dateUtc="2025-03-13T08:53:00Z">
          <w:pPr>
            <w:pStyle w:val="ListParagraph"/>
            <w:numPr>
              <w:ilvl w:val="2"/>
              <w:numId w:val="6"/>
            </w:numPr>
            <w:ind w:left="1224" w:hanging="504"/>
          </w:pPr>
        </w:pPrChange>
      </w:pPr>
      <w:ins w:id="78" w:author="Yael Gottlieb" w:date="2025-03-13T10:53:00Z" w16du:dateUtc="2025-03-13T08:53:00Z">
        <w:r w:rsidRPr="00C47030">
          <w:rPr>
            <w:rFonts w:ascii="David" w:hAnsi="David" w:cs="David"/>
            <w:noProof/>
            <w:rtl/>
          </w:rPr>
          <w:t>במידת הצורך ועל פי שיקול דעת מנהלי איכות, איכות הסביבה ו/או הבטיחות יופעל סעיף "פעולה מתקנת" בנוהל זה על מנת שתאונות, חריגות ואירועים סביבתיים ומקרי "כמעט ונפגע" העלולים להביא לתאונות ומקרי חירום, לא ישנו.</w:t>
        </w:r>
      </w:ins>
    </w:p>
    <w:p w14:paraId="4E864E99" w14:textId="77777777" w:rsidR="00C47030" w:rsidRPr="00C47030" w:rsidRDefault="00C47030" w:rsidP="00C47030">
      <w:pPr>
        <w:numPr>
          <w:ilvl w:val="2"/>
          <w:numId w:val="6"/>
        </w:numPr>
        <w:tabs>
          <w:tab w:val="num" w:pos="708"/>
        </w:tabs>
        <w:spacing w:line="360" w:lineRule="auto"/>
        <w:rPr>
          <w:ins w:id="79" w:author="Yael Gottlieb" w:date="2025-03-13T10:54:00Z"/>
          <w:rFonts w:ascii="David" w:hAnsi="David" w:cs="David"/>
          <w:sz w:val="24"/>
        </w:rPr>
      </w:pPr>
      <w:ins w:id="80" w:author="Yael Gottlieb" w:date="2025-03-13T10:54:00Z">
        <w:r w:rsidRPr="00C47030">
          <w:rPr>
            <w:rFonts w:ascii="David" w:hAnsi="David" w:cs="David"/>
            <w:sz w:val="24"/>
            <w:rtl/>
          </w:rPr>
          <w:t xml:space="preserve">הפעולה המתקנת תכלול: </w:t>
        </w:r>
      </w:ins>
    </w:p>
    <w:p w14:paraId="118220F2" w14:textId="77777777" w:rsidR="00C47030" w:rsidRPr="00C47030" w:rsidRDefault="00C47030" w:rsidP="00C47030">
      <w:pPr>
        <w:pStyle w:val="ListParagraph"/>
        <w:numPr>
          <w:ilvl w:val="0"/>
          <w:numId w:val="17"/>
        </w:numPr>
        <w:spacing w:line="360" w:lineRule="auto"/>
        <w:rPr>
          <w:ins w:id="81" w:author="Yael Gottlieb" w:date="2025-03-13T10:54:00Z"/>
          <w:rFonts w:ascii="David" w:hAnsi="David" w:cs="David"/>
          <w:rPrChange w:id="82" w:author="Yael Gottlieb" w:date="2025-03-13T10:54:00Z" w16du:dateUtc="2025-03-13T08:54:00Z">
            <w:rPr>
              <w:ins w:id="83" w:author="Yael Gottlieb" w:date="2025-03-13T10:54:00Z"/>
            </w:rPr>
          </w:rPrChange>
        </w:rPr>
        <w:pPrChange w:id="84" w:author="Yael Gottlieb" w:date="2025-03-13T10:54:00Z" w16du:dateUtc="2025-03-13T08:54:00Z">
          <w:pPr>
            <w:numPr>
              <w:ilvl w:val="2"/>
              <w:numId w:val="6"/>
            </w:numPr>
            <w:tabs>
              <w:tab w:val="num" w:pos="1643"/>
            </w:tabs>
            <w:spacing w:line="360" w:lineRule="auto"/>
            <w:ind w:left="1224" w:hanging="504"/>
          </w:pPr>
        </w:pPrChange>
      </w:pPr>
      <w:ins w:id="85" w:author="Yael Gottlieb" w:date="2025-03-13T10:54:00Z">
        <w:r w:rsidRPr="00C47030">
          <w:rPr>
            <w:rFonts w:ascii="David" w:hAnsi="David" w:cs="David"/>
            <w:rtl/>
            <w:rPrChange w:id="86" w:author="Yael Gottlieb" w:date="2025-03-13T10:54:00Z" w16du:dateUtc="2025-03-13T08:54:00Z">
              <w:rPr>
                <w:rtl/>
              </w:rPr>
            </w:rPrChange>
          </w:rPr>
          <w:t>סקירת אי ההתאמה</w:t>
        </w:r>
      </w:ins>
    </w:p>
    <w:p w14:paraId="4836A3D4" w14:textId="77777777" w:rsidR="00C47030" w:rsidRPr="00C47030" w:rsidRDefault="00C47030" w:rsidP="00C47030">
      <w:pPr>
        <w:pStyle w:val="ListParagraph"/>
        <w:numPr>
          <w:ilvl w:val="0"/>
          <w:numId w:val="17"/>
        </w:numPr>
        <w:spacing w:line="360" w:lineRule="auto"/>
        <w:rPr>
          <w:ins w:id="87" w:author="Yael Gottlieb" w:date="2025-03-13T10:54:00Z"/>
          <w:rFonts w:ascii="David" w:hAnsi="David" w:cs="David"/>
        </w:rPr>
        <w:pPrChange w:id="88" w:author="Yael Gottlieb" w:date="2025-03-13T10:54:00Z" w16du:dateUtc="2025-03-13T08:54:00Z">
          <w:pPr>
            <w:numPr>
              <w:ilvl w:val="2"/>
              <w:numId w:val="6"/>
            </w:numPr>
            <w:tabs>
              <w:tab w:val="num" w:pos="1643"/>
            </w:tabs>
            <w:spacing w:line="360" w:lineRule="auto"/>
            <w:ind w:left="1224" w:hanging="504"/>
          </w:pPr>
        </w:pPrChange>
      </w:pPr>
      <w:ins w:id="89" w:author="Yael Gottlieb" w:date="2025-03-13T10:54:00Z">
        <w:r w:rsidRPr="00C47030">
          <w:rPr>
            <w:rFonts w:ascii="David" w:hAnsi="David" w:cs="David"/>
            <w:rtl/>
          </w:rPr>
          <w:t>ניתוח גורמי השורש שהביאו להתרחשותה</w:t>
        </w:r>
      </w:ins>
    </w:p>
    <w:p w14:paraId="7337D387" w14:textId="77777777" w:rsidR="00C47030" w:rsidRPr="00C47030" w:rsidRDefault="00C47030" w:rsidP="00C47030">
      <w:pPr>
        <w:pStyle w:val="ListParagraph"/>
        <w:numPr>
          <w:ilvl w:val="0"/>
          <w:numId w:val="17"/>
        </w:numPr>
        <w:spacing w:line="360" w:lineRule="auto"/>
        <w:rPr>
          <w:ins w:id="90" w:author="Yael Gottlieb" w:date="2025-03-13T10:54:00Z"/>
          <w:rFonts w:ascii="David" w:hAnsi="David" w:cs="David"/>
        </w:rPr>
        <w:pPrChange w:id="91" w:author="Yael Gottlieb" w:date="2025-03-13T10:54:00Z" w16du:dateUtc="2025-03-13T08:54:00Z">
          <w:pPr>
            <w:numPr>
              <w:ilvl w:val="2"/>
              <w:numId w:val="6"/>
            </w:numPr>
            <w:tabs>
              <w:tab w:val="num" w:pos="1643"/>
            </w:tabs>
            <w:spacing w:line="360" w:lineRule="auto"/>
            <w:ind w:left="1224" w:hanging="504"/>
          </w:pPr>
        </w:pPrChange>
      </w:pPr>
      <w:ins w:id="92" w:author="Yael Gottlieb" w:date="2025-03-13T10:54:00Z">
        <w:r w:rsidRPr="00C47030">
          <w:rPr>
            <w:rFonts w:ascii="David" w:hAnsi="David" w:cs="David"/>
            <w:rtl/>
          </w:rPr>
          <w:t>קביעה ויישום של פעולות נדרשות לטיפול בגורמי השורש שזוהו</w:t>
        </w:r>
      </w:ins>
    </w:p>
    <w:p w14:paraId="3FBAE83D" w14:textId="77777777" w:rsidR="00C47030" w:rsidRPr="00C47030" w:rsidRDefault="00C47030" w:rsidP="00C47030">
      <w:pPr>
        <w:pStyle w:val="ListParagraph"/>
        <w:numPr>
          <w:ilvl w:val="0"/>
          <w:numId w:val="17"/>
        </w:numPr>
        <w:spacing w:line="360" w:lineRule="auto"/>
        <w:rPr>
          <w:ins w:id="93" w:author="Yael Gottlieb" w:date="2025-03-13T10:54:00Z"/>
          <w:rFonts w:ascii="David" w:hAnsi="David" w:cs="David"/>
        </w:rPr>
        <w:pPrChange w:id="94" w:author="Yael Gottlieb" w:date="2025-03-13T10:54:00Z" w16du:dateUtc="2025-03-13T08:54:00Z">
          <w:pPr>
            <w:numPr>
              <w:ilvl w:val="2"/>
              <w:numId w:val="6"/>
            </w:numPr>
            <w:tabs>
              <w:tab w:val="num" w:pos="1643"/>
            </w:tabs>
            <w:spacing w:line="360" w:lineRule="auto"/>
            <w:ind w:left="1224" w:hanging="504"/>
          </w:pPr>
        </w:pPrChange>
      </w:pPr>
      <w:ins w:id="95" w:author="Yael Gottlieb" w:date="2025-03-13T10:54:00Z">
        <w:r w:rsidRPr="00C47030">
          <w:rPr>
            <w:rFonts w:ascii="David" w:hAnsi="David" w:cs="David"/>
            <w:rtl/>
          </w:rPr>
          <w:t>קביעת אחראים ולוחות זמנים לביצוע הפעילויות עליהן הוחלט</w:t>
        </w:r>
      </w:ins>
    </w:p>
    <w:p w14:paraId="006C524B" w14:textId="77777777" w:rsidR="00C47030" w:rsidRPr="00C47030" w:rsidRDefault="00C47030" w:rsidP="00C47030">
      <w:pPr>
        <w:pStyle w:val="ListParagraph"/>
        <w:numPr>
          <w:ilvl w:val="0"/>
          <w:numId w:val="17"/>
        </w:numPr>
        <w:spacing w:line="360" w:lineRule="auto"/>
        <w:rPr>
          <w:ins w:id="96" w:author="Yael Gottlieb" w:date="2025-03-13T10:54:00Z"/>
          <w:rFonts w:ascii="David" w:hAnsi="David" w:cs="David"/>
        </w:rPr>
        <w:pPrChange w:id="97" w:author="Yael Gottlieb" w:date="2025-03-13T10:54:00Z" w16du:dateUtc="2025-03-13T08:54:00Z">
          <w:pPr>
            <w:numPr>
              <w:ilvl w:val="2"/>
              <w:numId w:val="6"/>
            </w:numPr>
            <w:tabs>
              <w:tab w:val="num" w:pos="1643"/>
            </w:tabs>
            <w:spacing w:line="360" w:lineRule="auto"/>
            <w:ind w:left="1224" w:hanging="504"/>
          </w:pPr>
        </w:pPrChange>
      </w:pPr>
      <w:ins w:id="98" w:author="Yael Gottlieb" w:date="2025-03-13T10:54:00Z">
        <w:r w:rsidRPr="00C47030">
          <w:rPr>
            <w:rFonts w:ascii="David" w:hAnsi="David" w:cs="David"/>
            <w:rtl/>
          </w:rPr>
          <w:t>קביעת בדיקת האפקטיביות הנדרשת ומועדה</w:t>
        </w:r>
      </w:ins>
    </w:p>
    <w:p w14:paraId="7D143685" w14:textId="77777777" w:rsidR="00C47030" w:rsidRPr="00C47030" w:rsidRDefault="00C47030" w:rsidP="002035BD">
      <w:pPr>
        <w:numPr>
          <w:ilvl w:val="2"/>
          <w:numId w:val="6"/>
        </w:numPr>
        <w:tabs>
          <w:tab w:val="num" w:pos="992"/>
        </w:tabs>
        <w:spacing w:line="360" w:lineRule="auto"/>
        <w:rPr>
          <w:ins w:id="99" w:author="Yael Gottlieb" w:date="2025-03-13T10:55:00Z" w16du:dateUtc="2025-03-13T08:55:00Z"/>
          <w:rFonts w:ascii="David" w:hAnsi="David" w:cs="David"/>
          <w:sz w:val="24"/>
          <w:rPrChange w:id="100" w:author="Yael Gottlieb" w:date="2025-03-13T10:55:00Z" w16du:dateUtc="2025-03-13T08:55:00Z">
            <w:rPr>
              <w:ins w:id="101" w:author="Yael Gottlieb" w:date="2025-03-13T10:55:00Z" w16du:dateUtc="2025-03-13T08:55:00Z"/>
              <w:rFonts w:ascii="David" w:hAnsi="David" w:cs="David"/>
              <w:rtl/>
            </w:rPr>
          </w:rPrChange>
        </w:rPr>
      </w:pPr>
      <w:ins w:id="102" w:author="Yael Gottlieb" w:date="2025-03-13T10:54:00Z">
        <w:r w:rsidRPr="00C47030">
          <w:rPr>
            <w:rFonts w:ascii="David" w:hAnsi="David" w:cs="David"/>
            <w:sz w:val="24"/>
            <w:rtl/>
          </w:rPr>
          <w:t xml:space="preserve">תיעוד הפעולה המתקנת יבוצע בטופס </w:t>
        </w:r>
      </w:ins>
      <w:ins w:id="103" w:author="Yael Gottlieb" w:date="2025-03-13T10:55:00Z" w16du:dateUtc="2025-03-13T08:55:00Z">
        <w:r w:rsidRPr="00C47030">
          <w:rPr>
            <w:rFonts w:ascii="David" w:hAnsi="David" w:cs="David"/>
            <w:rtl/>
          </w:rPr>
          <w:t>ריכוז אי התאמות</w:t>
        </w:r>
        <w:r>
          <w:rPr>
            <w:rFonts w:ascii="David" w:hAnsi="David" w:cs="David" w:hint="cs"/>
            <w:rtl/>
          </w:rPr>
          <w:t xml:space="preserve"> מספר 06.01</w:t>
        </w:r>
        <w:r w:rsidRPr="00C47030">
          <w:rPr>
            <w:rFonts w:ascii="David" w:hAnsi="David" w:cs="David"/>
            <w:rtl/>
          </w:rPr>
          <w:t>.</w:t>
        </w:r>
      </w:ins>
    </w:p>
    <w:p w14:paraId="3DDE0651" w14:textId="77777777" w:rsidR="00C47030" w:rsidRPr="00C47030" w:rsidRDefault="00C47030" w:rsidP="00C47030">
      <w:pPr>
        <w:numPr>
          <w:ilvl w:val="2"/>
          <w:numId w:val="6"/>
        </w:numPr>
        <w:tabs>
          <w:tab w:val="num" w:pos="992"/>
        </w:tabs>
        <w:spacing w:line="360" w:lineRule="auto"/>
        <w:rPr>
          <w:ins w:id="104" w:author="Yael Gottlieb" w:date="2025-03-13T10:54:00Z"/>
          <w:rFonts w:ascii="David" w:hAnsi="David" w:cs="David"/>
          <w:sz w:val="24"/>
        </w:rPr>
      </w:pPr>
      <w:ins w:id="105" w:author="Yael Gottlieb" w:date="2025-03-13T10:54:00Z">
        <w:r w:rsidRPr="00C47030">
          <w:rPr>
            <w:rFonts w:ascii="David" w:hAnsi="David" w:cs="David"/>
            <w:sz w:val="24"/>
            <w:rtl/>
          </w:rPr>
          <w:t>דיווח על הפעולות המתקנות והסטטוס שלהן יבוצע בסקר הנהלה.</w:t>
        </w:r>
      </w:ins>
    </w:p>
    <w:p w14:paraId="6CA2F98C" w14:textId="77777777" w:rsidR="00C47030" w:rsidRPr="00C47030" w:rsidRDefault="00C47030" w:rsidP="00051F2A">
      <w:pPr>
        <w:spacing w:line="360" w:lineRule="auto"/>
        <w:rPr>
          <w:ins w:id="106" w:author="Yael Gottlieb" w:date="2025-03-13T10:51:00Z" w16du:dateUtc="2025-03-13T08:51:00Z"/>
          <w:rFonts w:ascii="David" w:hAnsi="David" w:cs="David"/>
          <w:sz w:val="24"/>
          <w:rPrChange w:id="107" w:author="Yael Gottlieb" w:date="2025-03-13T10:51:00Z" w16du:dateUtc="2025-03-13T08:51:00Z">
            <w:rPr>
              <w:ins w:id="108" w:author="Yael Gottlieb" w:date="2025-03-13T10:51:00Z" w16du:dateUtc="2025-03-13T08:51:00Z"/>
              <w:rFonts w:ascii="David" w:hAnsi="David" w:cs="David"/>
              <w:b/>
              <w:bCs/>
              <w:kern w:val="28"/>
              <w:sz w:val="24"/>
              <w:rtl/>
            </w:rPr>
          </w:rPrChange>
        </w:rPr>
        <w:pPrChange w:id="109" w:author="Yael Gottlieb" w:date="2025-03-13T10:55:00Z" w16du:dateUtc="2025-03-13T08:55:00Z">
          <w:pPr>
            <w:numPr>
              <w:ilvl w:val="1"/>
              <w:numId w:val="6"/>
            </w:numPr>
            <w:spacing w:line="360" w:lineRule="auto"/>
            <w:ind w:left="792" w:hanging="432"/>
          </w:pPr>
        </w:pPrChange>
      </w:pPr>
    </w:p>
    <w:p w14:paraId="1F0931D1" w14:textId="080CC30A" w:rsidR="00C2259C" w:rsidRPr="00BC0099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BC0099">
        <w:rPr>
          <w:rFonts w:ascii="David" w:hAnsi="David" w:cs="David"/>
          <w:b/>
          <w:bCs/>
          <w:kern w:val="28"/>
          <w:sz w:val="24"/>
          <w:rtl/>
        </w:rPr>
        <w:t>שיפור</w:t>
      </w:r>
    </w:p>
    <w:p w14:paraId="3EC8D2B4" w14:textId="77777777" w:rsidR="00630DDC" w:rsidRPr="006F11B6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6F11B6">
        <w:rPr>
          <w:rFonts w:ascii="David" w:hAnsi="David" w:cs="David"/>
          <w:sz w:val="24"/>
          <w:rtl/>
        </w:rPr>
        <w:t>זיהוי פעילויות לשיפור יכול להתבצע כחלק ממבדקים פנימיים וחיצוניים, מדיניות האיכות מטרות ויעדים, משוב לקוחות,</w:t>
      </w:r>
      <w:r w:rsidR="00673952">
        <w:rPr>
          <w:rFonts w:ascii="David" w:hAnsi="David" w:cs="David" w:hint="cs"/>
          <w:sz w:val="24"/>
          <w:rtl/>
        </w:rPr>
        <w:t xml:space="preserve"> </w:t>
      </w:r>
      <w:r w:rsidRPr="006F11B6">
        <w:rPr>
          <w:rFonts w:ascii="David" w:hAnsi="David" w:cs="David"/>
          <w:sz w:val="24"/>
          <w:rtl/>
        </w:rPr>
        <w:t>אי התאמות בתהליכים ובמוצרים, פעולות מתקנות ופעולות מונעות וסקרי הנהלה או על ידי ניתוח תהליכי העבודה וזיהוי נקודות הסיכון בתהליך (</w:t>
      </w:r>
      <w:r w:rsidRPr="006F11B6">
        <w:rPr>
          <w:rFonts w:ascii="David" w:hAnsi="David" w:cs="David"/>
          <w:sz w:val="24"/>
        </w:rPr>
        <w:t>CCP</w:t>
      </w:r>
      <w:r w:rsidRPr="006F11B6">
        <w:rPr>
          <w:rFonts w:ascii="David" w:hAnsi="David" w:cs="David"/>
          <w:sz w:val="24"/>
          <w:rtl/>
        </w:rPr>
        <w:t>).</w:t>
      </w:r>
    </w:p>
    <w:p w14:paraId="39480A93" w14:textId="77777777" w:rsidR="00630DDC" w:rsidRPr="00C2259C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rtl/>
        </w:rPr>
      </w:pPr>
      <w:r w:rsidRPr="00C2259C">
        <w:rPr>
          <w:rFonts w:ascii="David" w:hAnsi="David" w:cs="David"/>
          <w:b/>
          <w:bCs/>
          <w:sz w:val="24"/>
          <w:rtl/>
        </w:rPr>
        <w:t>שיפור מתמיד</w:t>
      </w:r>
    </w:p>
    <w:p w14:paraId="1BCA724F" w14:textId="77777777" w:rsidR="00630DDC" w:rsidRPr="006F11B6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שיפור מתמיד בתהליכי העבודה במפעל </w:t>
      </w:r>
      <w:ins w:id="110" w:author="Moran Genish" w:date="2025-01-13T11:59:00Z">
        <w:r w:rsidR="003C6AD8">
          <w:rPr>
            <w:rFonts w:ascii="David" w:hAnsi="David" w:cs="David" w:hint="cs"/>
            <w:sz w:val="24"/>
            <w:rtl/>
          </w:rPr>
          <w:t xml:space="preserve">ובתהליכי הייבוא במסגרת יבואן נאות, </w:t>
        </w:r>
      </w:ins>
      <w:r w:rsidRPr="00C2259C">
        <w:rPr>
          <w:rFonts w:ascii="David" w:hAnsi="David" w:cs="David"/>
          <w:sz w:val="24"/>
          <w:rtl/>
        </w:rPr>
        <w:t xml:space="preserve">בא להבטיח ולהגביר את שביעות רצון לקוחות המפעל ושיפור מערכת </w:t>
      </w:r>
      <w:r w:rsidR="00376707" w:rsidRPr="00C2259C">
        <w:rPr>
          <w:rFonts w:ascii="David" w:hAnsi="David" w:cs="David"/>
          <w:sz w:val="24"/>
          <w:rtl/>
        </w:rPr>
        <w:t>הניה</w:t>
      </w:r>
      <w:r w:rsidR="00BC4722" w:rsidRPr="00C2259C">
        <w:rPr>
          <w:rFonts w:ascii="David" w:hAnsi="David" w:cs="David"/>
          <w:sz w:val="24"/>
          <w:rtl/>
        </w:rPr>
        <w:t>ו</w:t>
      </w:r>
      <w:r w:rsidR="00376707" w:rsidRPr="00C2259C">
        <w:rPr>
          <w:rFonts w:ascii="David" w:hAnsi="David" w:cs="David"/>
          <w:sz w:val="24"/>
          <w:rtl/>
        </w:rPr>
        <w:t>ל המשולבת</w:t>
      </w:r>
      <w:r w:rsidRPr="00C2259C">
        <w:rPr>
          <w:rFonts w:ascii="David" w:hAnsi="David" w:cs="David"/>
          <w:sz w:val="24"/>
          <w:rtl/>
        </w:rPr>
        <w:t>.</w:t>
      </w:r>
    </w:p>
    <w:p w14:paraId="4090106C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lastRenderedPageBreak/>
        <w:t xml:space="preserve">הנהלת החברה יוצרת אוירה הבאה לעודד את העובדים להציע בכל זמן הזדמנויות לשיפור ביצועי התהליכים, המוצרים ופעילויות נלוות המוגדרים במסגרת מערכת </w:t>
      </w:r>
      <w:r w:rsidR="004E352B" w:rsidRPr="00C2259C">
        <w:rPr>
          <w:rFonts w:ascii="David" w:hAnsi="David" w:cs="David"/>
          <w:sz w:val="24"/>
          <w:rtl/>
        </w:rPr>
        <w:t>הניהול המשולבת</w:t>
      </w:r>
      <w:r w:rsidRPr="00C2259C">
        <w:rPr>
          <w:rFonts w:ascii="David" w:hAnsi="David" w:cs="David"/>
          <w:sz w:val="24"/>
          <w:rtl/>
        </w:rPr>
        <w:t>.</w:t>
      </w:r>
    </w:p>
    <w:p w14:paraId="71D2E343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לאחר זיהוי הפעילות לשיפור </w:t>
      </w:r>
      <w:r w:rsidR="006F11B6">
        <w:rPr>
          <w:rFonts w:ascii="David" w:hAnsi="David" w:cs="David" w:hint="cs"/>
          <w:sz w:val="24"/>
          <w:rtl/>
        </w:rPr>
        <w:t>היא תועבר לטיפול מנהל התחום הרלוונטי, אשר</w:t>
      </w:r>
      <w:r w:rsidRPr="00C2259C">
        <w:rPr>
          <w:rFonts w:ascii="David" w:hAnsi="David" w:cs="David"/>
          <w:sz w:val="24"/>
          <w:rtl/>
        </w:rPr>
        <w:t>:</w:t>
      </w:r>
    </w:p>
    <w:p w14:paraId="42656DFC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יחליט על סדרי עדיפות לפעילויות לשיפור</w:t>
      </w:r>
    </w:p>
    <w:p w14:paraId="48394512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יציב מטרות ויעדים</w:t>
      </w:r>
    </w:p>
    <w:p w14:paraId="581BAC4A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יקבע אחריות וסמכות למציאת הפתרון לשיפור המבוקש</w:t>
      </w:r>
    </w:p>
    <w:p w14:paraId="38AD6A2D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יגדיר לוח זמנים ומשאבים לביצוע</w:t>
      </w:r>
    </w:p>
    <w:p w14:paraId="6FCF0B46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יבדוק התאמה והטמעה</w:t>
      </w:r>
    </w:p>
    <w:p w14:paraId="74F06ED8" w14:textId="77777777" w:rsidR="00630DDC" w:rsidRPr="00C2259C" w:rsidRDefault="00630DDC" w:rsidP="00570C8D">
      <w:pPr>
        <w:numPr>
          <w:ilvl w:val="0"/>
          <w:numId w:val="4"/>
        </w:numPr>
        <w:tabs>
          <w:tab w:val="clear" w:pos="587"/>
        </w:tabs>
        <w:spacing w:line="360" w:lineRule="auto"/>
        <w:ind w:left="1304" w:right="0"/>
        <w:outlineLvl w:val="0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יסגור את הפעילות </w:t>
      </w:r>
    </w:p>
    <w:p w14:paraId="46D93C65" w14:textId="77777777" w:rsidR="006F11B6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t>התאמת הפתרון המוצע להשגת השיפור המבוקש</w:t>
      </w:r>
      <w:r w:rsidR="006F11B6">
        <w:rPr>
          <w:rFonts w:ascii="David" w:hAnsi="David" w:cs="David" w:hint="cs"/>
          <w:sz w:val="24"/>
          <w:rtl/>
        </w:rPr>
        <w:t xml:space="preserve"> תבדק ע"י הגורמים הרלוונטיים</w:t>
      </w:r>
      <w:r w:rsidRPr="00C2259C">
        <w:rPr>
          <w:rFonts w:ascii="David" w:hAnsi="David" w:cs="David"/>
          <w:sz w:val="24"/>
          <w:rtl/>
        </w:rPr>
        <w:t>, וי</w:t>
      </w:r>
      <w:r w:rsidR="006F11B6">
        <w:rPr>
          <w:rFonts w:ascii="David" w:hAnsi="David" w:cs="David" w:hint="cs"/>
          <w:sz w:val="24"/>
          <w:rtl/>
        </w:rPr>
        <w:t>ו</w:t>
      </w:r>
      <w:r w:rsidRPr="00C2259C">
        <w:rPr>
          <w:rFonts w:ascii="David" w:hAnsi="David" w:cs="David"/>
          <w:sz w:val="24"/>
          <w:rtl/>
        </w:rPr>
        <w:t>חלט על הטמעתו.</w:t>
      </w:r>
      <w:r w:rsidR="006F11B6">
        <w:rPr>
          <w:rFonts w:ascii="David" w:hAnsi="David" w:cs="David" w:hint="cs"/>
          <w:sz w:val="24"/>
          <w:rtl/>
        </w:rPr>
        <w:t xml:space="preserve"> הגורם שהוגדר אחראי לטיפול </w:t>
      </w:r>
      <w:r w:rsidRPr="00C2259C">
        <w:rPr>
          <w:rFonts w:ascii="David" w:hAnsi="David" w:cs="David"/>
          <w:sz w:val="24"/>
          <w:rtl/>
        </w:rPr>
        <w:t>יכין תכנית ולוח זמנים למימוש השיפור המבוקש.</w:t>
      </w:r>
      <w:r w:rsidR="00C70DEC" w:rsidRPr="00C2259C">
        <w:rPr>
          <w:rFonts w:ascii="David" w:hAnsi="David" w:cs="David"/>
          <w:sz w:val="24"/>
          <w:rtl/>
        </w:rPr>
        <w:t xml:space="preserve"> </w:t>
      </w:r>
    </w:p>
    <w:p w14:paraId="16EEC623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מנהל המפעל  יקבל את אישור המנכ"ל לביצוע פעולות שיפור, תיקון ומניעה הדורשים תקציב מיוחד ולוח זמנים חריג המשפיע על תהליכי העבודה השוטפים.</w:t>
      </w:r>
    </w:p>
    <w:p w14:paraId="6133DF37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מנהל האיכות יבצע מעקב וינתח את התאמת השיפור ויעילותו, בהשגת השיפור המבוקש, בעזרת נתונים כמותיים ואיכותיים. </w:t>
      </w:r>
    </w:p>
    <w:p w14:paraId="1E072B28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במקרה שהממצאים לא יראו את השיפור המבוקש, </w:t>
      </w:r>
      <w:r w:rsidR="006F11B6">
        <w:rPr>
          <w:rFonts w:ascii="David" w:hAnsi="David" w:cs="David" w:hint="cs"/>
          <w:sz w:val="24"/>
          <w:rtl/>
        </w:rPr>
        <w:t xml:space="preserve">הגורם האחראי </w:t>
      </w:r>
      <w:r w:rsidRPr="00C2259C">
        <w:rPr>
          <w:rFonts w:ascii="David" w:hAnsi="David" w:cs="David"/>
          <w:sz w:val="24"/>
          <w:rtl/>
        </w:rPr>
        <w:t>יחליט אם להמשיך בתהליך או לבדוק שיפורים ופתרונות אחרים.</w:t>
      </w:r>
    </w:p>
    <w:p w14:paraId="140F5FC5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 xml:space="preserve">מנהל האיכות </w:t>
      </w:r>
      <w:r w:rsidR="006F11B6">
        <w:rPr>
          <w:rFonts w:ascii="David" w:hAnsi="David" w:cs="David" w:hint="cs"/>
          <w:sz w:val="24"/>
          <w:rtl/>
        </w:rPr>
        <w:t>י</w:t>
      </w:r>
      <w:r w:rsidRPr="00C2259C">
        <w:rPr>
          <w:rFonts w:ascii="David" w:hAnsi="David" w:cs="David"/>
          <w:sz w:val="24"/>
          <w:rtl/>
        </w:rPr>
        <w:t xml:space="preserve">בצע מעקב אחר ביצוע הפעילויות לשיפור בהתאם למוגדר בנוהל זה </w:t>
      </w:r>
      <w:r w:rsidR="00673952" w:rsidRPr="00C2259C">
        <w:rPr>
          <w:rFonts w:ascii="David" w:hAnsi="David" w:cs="David"/>
          <w:sz w:val="24"/>
          <w:rtl/>
        </w:rPr>
        <w:t>ו</w:t>
      </w:r>
      <w:r w:rsidR="00673952">
        <w:rPr>
          <w:rFonts w:ascii="David" w:hAnsi="David" w:cs="David" w:hint="cs"/>
          <w:sz w:val="24"/>
          <w:rtl/>
        </w:rPr>
        <w:t>י</w:t>
      </w:r>
      <w:r w:rsidR="00673952" w:rsidRPr="00C2259C">
        <w:rPr>
          <w:rFonts w:ascii="David" w:hAnsi="David" w:cs="David"/>
          <w:sz w:val="24"/>
          <w:rtl/>
        </w:rPr>
        <w:t xml:space="preserve">וודא </w:t>
      </w:r>
      <w:r w:rsidRPr="00C2259C">
        <w:rPr>
          <w:rFonts w:ascii="David" w:hAnsi="David" w:cs="David"/>
          <w:sz w:val="24"/>
          <w:rtl/>
        </w:rPr>
        <w:t>עדכון מסמכי מערכת האיכות ותהליכי העבודה והטמעת שיפורים שנמצאו מתאימים במערכת האיכות.</w:t>
      </w:r>
    </w:p>
    <w:p w14:paraId="2CD9D1EC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שינויים בתהליכים יכול שילוו בהוראת שעה (</w:t>
      </w:r>
      <w:r w:rsidR="00F419AC" w:rsidRPr="00BA063A">
        <w:rPr>
          <w:rFonts w:ascii="David" w:hAnsi="David" w:cs="David"/>
          <w:sz w:val="24"/>
          <w:rtl/>
        </w:rPr>
        <w:t>טופס 06</w:t>
      </w:r>
      <w:r w:rsidR="006F11B6" w:rsidRPr="00BA063A">
        <w:rPr>
          <w:rFonts w:ascii="David" w:hAnsi="David" w:cs="David"/>
          <w:sz w:val="24"/>
          <w:rtl/>
        </w:rPr>
        <w:t>.0</w:t>
      </w:r>
      <w:r w:rsidR="00F419AC" w:rsidRPr="00BA063A">
        <w:rPr>
          <w:rFonts w:ascii="David" w:hAnsi="David" w:cs="David"/>
          <w:sz w:val="24"/>
          <w:rtl/>
        </w:rPr>
        <w:t>2</w:t>
      </w:r>
      <w:r w:rsidRPr="006F11B6">
        <w:rPr>
          <w:rFonts w:ascii="David" w:hAnsi="David" w:cs="David"/>
          <w:sz w:val="24"/>
          <w:rtl/>
        </w:rPr>
        <w:t xml:space="preserve">) </w:t>
      </w:r>
      <w:r w:rsidRPr="00C2259C">
        <w:rPr>
          <w:rFonts w:ascii="David" w:hAnsi="David" w:cs="David"/>
          <w:sz w:val="24"/>
          <w:rtl/>
        </w:rPr>
        <w:t>לבדיקת התהליך טרם עדכון מסמכי מערכת האיכות ותהליכי העבודה.</w:t>
      </w:r>
    </w:p>
    <w:p w14:paraId="3B571DE8" w14:textId="77777777" w:rsidR="00630DDC" w:rsidRPr="00B21C96" w:rsidRDefault="00630DDC" w:rsidP="00BC0099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B21C96">
        <w:rPr>
          <w:rFonts w:ascii="David" w:hAnsi="David" w:cs="David"/>
          <w:sz w:val="24"/>
          <w:rtl/>
        </w:rPr>
        <w:t xml:space="preserve">תהליך שיפור יתועד </w:t>
      </w:r>
      <w:r w:rsidR="00B21C96">
        <w:rPr>
          <w:rFonts w:ascii="David" w:hAnsi="David" w:cs="David" w:hint="cs"/>
          <w:sz w:val="24"/>
          <w:rtl/>
        </w:rPr>
        <w:t>בגליון מרכז אי התאמות, פעולה מתקנת/ מונעת ושיפור</w:t>
      </w:r>
      <w:r w:rsidR="00B21C96" w:rsidRPr="00B21C96">
        <w:rPr>
          <w:rFonts w:ascii="David" w:hAnsi="David" w:cs="David" w:hint="cs"/>
          <w:sz w:val="24"/>
          <w:rtl/>
        </w:rPr>
        <w:t xml:space="preserve"> </w:t>
      </w:r>
      <w:r w:rsidR="00B21C96" w:rsidRPr="00B21C96">
        <w:rPr>
          <w:rFonts w:ascii="David" w:hAnsi="David" w:cs="David"/>
          <w:sz w:val="24"/>
          <w:rtl/>
        </w:rPr>
        <w:t>–</w:t>
      </w:r>
      <w:r w:rsidR="00B21C96" w:rsidRPr="00B21C96">
        <w:rPr>
          <w:rFonts w:ascii="David" w:hAnsi="David" w:cs="David" w:hint="cs"/>
          <w:sz w:val="24"/>
          <w:rtl/>
        </w:rPr>
        <w:t xml:space="preserve"> טופס </w:t>
      </w:r>
      <w:r w:rsidR="00673952" w:rsidRPr="00B21C96">
        <w:rPr>
          <w:rFonts w:ascii="David" w:hAnsi="David" w:cs="David" w:hint="cs"/>
          <w:sz w:val="24"/>
          <w:rtl/>
        </w:rPr>
        <w:t>0</w:t>
      </w:r>
      <w:r w:rsidR="00673952">
        <w:rPr>
          <w:rFonts w:ascii="David" w:hAnsi="David" w:cs="David" w:hint="cs"/>
          <w:sz w:val="24"/>
          <w:rtl/>
        </w:rPr>
        <w:t>6</w:t>
      </w:r>
      <w:r w:rsidR="00B21C96" w:rsidRPr="00B21C96">
        <w:rPr>
          <w:rFonts w:ascii="David" w:hAnsi="David" w:cs="David" w:hint="cs"/>
          <w:sz w:val="24"/>
          <w:rtl/>
        </w:rPr>
        <w:t>.</w:t>
      </w:r>
      <w:r w:rsidR="00673952" w:rsidRPr="00B21C96">
        <w:rPr>
          <w:rFonts w:ascii="David" w:hAnsi="David" w:cs="David" w:hint="cs"/>
          <w:sz w:val="24"/>
          <w:rtl/>
        </w:rPr>
        <w:t>0</w:t>
      </w:r>
      <w:r w:rsidR="004F1759">
        <w:rPr>
          <w:rFonts w:ascii="David" w:hAnsi="David" w:cs="David" w:hint="cs"/>
          <w:sz w:val="24"/>
          <w:rtl/>
        </w:rPr>
        <w:t>1</w:t>
      </w:r>
      <w:r w:rsidR="00B21C96">
        <w:rPr>
          <w:rFonts w:ascii="David" w:hAnsi="David" w:cs="David" w:hint="cs"/>
          <w:sz w:val="24"/>
          <w:rtl/>
        </w:rPr>
        <w:t xml:space="preserve">. </w:t>
      </w:r>
      <w:r w:rsidRPr="00B21C96">
        <w:rPr>
          <w:rFonts w:ascii="David" w:hAnsi="David" w:cs="David"/>
          <w:sz w:val="24"/>
          <w:rtl/>
        </w:rPr>
        <w:t xml:space="preserve">מנהל </w:t>
      </w:r>
      <w:r w:rsidR="006F11B6" w:rsidRPr="00B21C96">
        <w:rPr>
          <w:rFonts w:ascii="David" w:hAnsi="David" w:cs="David"/>
          <w:sz w:val="24"/>
          <w:rtl/>
        </w:rPr>
        <w:t>ה</w:t>
      </w:r>
      <w:r w:rsidR="006F11B6" w:rsidRPr="00B21C96">
        <w:rPr>
          <w:rFonts w:ascii="David" w:hAnsi="David" w:cs="David" w:hint="cs"/>
          <w:sz w:val="24"/>
          <w:rtl/>
        </w:rPr>
        <w:t>איכות</w:t>
      </w:r>
      <w:r w:rsidR="006F11B6" w:rsidRPr="00B21C96">
        <w:rPr>
          <w:rFonts w:ascii="David" w:hAnsi="David" w:cs="David"/>
          <w:sz w:val="24"/>
          <w:rtl/>
        </w:rPr>
        <w:t xml:space="preserve"> </w:t>
      </w:r>
      <w:r w:rsidRPr="00B21C96">
        <w:rPr>
          <w:rFonts w:ascii="David" w:hAnsi="David" w:cs="David"/>
          <w:sz w:val="24"/>
          <w:rtl/>
        </w:rPr>
        <w:t xml:space="preserve">ידווח במפגשי סקר הנהלה על פעילויות שיפור שבוצעו בתקופה שקדמה לסקר. </w:t>
      </w:r>
    </w:p>
    <w:p w14:paraId="18231896" w14:textId="77777777" w:rsidR="00630DDC" w:rsidRPr="006F11B6" w:rsidRDefault="00630DDC" w:rsidP="00BA063A">
      <w:pPr>
        <w:numPr>
          <w:ilvl w:val="1"/>
          <w:numId w:val="6"/>
        </w:numPr>
        <w:spacing w:line="360" w:lineRule="auto"/>
        <w:rPr>
          <w:rFonts w:ascii="David" w:hAnsi="David" w:cs="David"/>
          <w:rtl/>
        </w:rPr>
      </w:pPr>
      <w:r w:rsidRPr="006F11B6">
        <w:rPr>
          <w:rFonts w:ascii="David" w:hAnsi="David" w:cs="David"/>
          <w:b/>
          <w:bCs/>
          <w:sz w:val="24"/>
          <w:rtl/>
        </w:rPr>
        <w:br w:type="page"/>
      </w:r>
      <w:r w:rsidRPr="006F11B6">
        <w:rPr>
          <w:rFonts w:ascii="David" w:hAnsi="David" w:cs="David"/>
          <w:b/>
          <w:bCs/>
          <w:sz w:val="24"/>
          <w:rtl/>
        </w:rPr>
        <w:lastRenderedPageBreak/>
        <w:t>פעולה מתקנת</w:t>
      </w:r>
    </w:p>
    <w:p w14:paraId="1572FB07" w14:textId="77777777" w:rsidR="00673952" w:rsidRDefault="00993E3D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 w:rsidRPr="00BA063A">
        <w:rPr>
          <w:rFonts w:ascii="David" w:hAnsi="David" w:cs="David"/>
          <w:sz w:val="24"/>
          <w:rtl/>
        </w:rPr>
        <w:t>פעילות מתקנת תפתח בעקבות אי התאמות, ניתוח נתונים וממצאים ממגוון מקורות</w:t>
      </w:r>
      <w:r w:rsidR="00BC4722" w:rsidRPr="00BA063A">
        <w:rPr>
          <w:rFonts w:ascii="David" w:hAnsi="David" w:cs="David"/>
          <w:sz w:val="24"/>
          <w:rtl/>
        </w:rPr>
        <w:t>, כגון: מבדקים פנימיים וחיצוניים, משוב צרכנים ולקוחות</w:t>
      </w:r>
      <w:r w:rsidR="00C721CF" w:rsidRPr="00BA063A">
        <w:rPr>
          <w:rFonts w:ascii="David" w:hAnsi="David" w:cs="David"/>
          <w:sz w:val="24"/>
          <w:rtl/>
        </w:rPr>
        <w:t>, תלונות לקוחות, הצעות לשיפור,</w:t>
      </w:r>
      <w:r w:rsidR="00BC4722" w:rsidRPr="00BA063A">
        <w:rPr>
          <w:rFonts w:ascii="David" w:hAnsi="David" w:cs="David"/>
          <w:sz w:val="24"/>
          <w:rtl/>
        </w:rPr>
        <w:t xml:space="preserve"> ניתוח תקלות ומקרים של מוצר לא מתאים,</w:t>
      </w:r>
      <w:ins w:id="111" w:author="Moran Genish" w:date="2025-01-01T11:25:00Z">
        <w:r w:rsidR="007817A8">
          <w:rPr>
            <w:rFonts w:ascii="David" w:hAnsi="David" w:cs="David" w:hint="cs"/>
            <w:sz w:val="24"/>
            <w:rtl/>
          </w:rPr>
          <w:t>זיהוי</w:t>
        </w:r>
      </w:ins>
      <w:r w:rsidR="00BC4722" w:rsidRPr="00BA063A">
        <w:rPr>
          <w:rFonts w:ascii="David" w:hAnsi="David" w:cs="David"/>
          <w:sz w:val="24"/>
          <w:rtl/>
        </w:rPr>
        <w:t xml:space="preserve"> </w:t>
      </w:r>
      <w:ins w:id="112" w:author="Moran Genish" w:date="2025-01-01T11:24:00Z">
        <w:r w:rsidR="007817A8">
          <w:rPr>
            <w:rFonts w:ascii="David" w:hAnsi="David" w:cs="David" w:hint="cs"/>
            <w:sz w:val="24"/>
            <w:rtl/>
          </w:rPr>
          <w:t xml:space="preserve">אי התאמות בתהליך ייבוא, </w:t>
        </w:r>
      </w:ins>
      <w:r w:rsidR="00BC4722" w:rsidRPr="00BA063A">
        <w:rPr>
          <w:rFonts w:ascii="David" w:hAnsi="David" w:cs="David"/>
          <w:sz w:val="24"/>
          <w:rtl/>
        </w:rPr>
        <w:t xml:space="preserve">מפגעי בטיחות שזוהו בשטח, מקרי תאונה וכמעט ונפגע, </w:t>
      </w:r>
      <w:r w:rsidR="00BC4722" w:rsidRPr="00BA063A">
        <w:rPr>
          <w:rFonts w:ascii="David" w:hAnsi="David" w:cs="David" w:hint="eastAsia"/>
          <w:sz w:val="24"/>
          <w:rtl/>
        </w:rPr>
        <w:t>זיהוי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כשל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הגורם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למפגעים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סביבתיים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ותקלות</w:t>
      </w:r>
      <w:r w:rsidR="00BC4722" w:rsidRPr="00BA063A">
        <w:rPr>
          <w:rFonts w:ascii="David" w:hAnsi="David" w:cs="David"/>
          <w:sz w:val="24"/>
          <w:rtl/>
        </w:rPr>
        <w:t xml:space="preserve">/חריגות </w:t>
      </w:r>
      <w:r w:rsidR="00BC4722" w:rsidRPr="00BA063A">
        <w:rPr>
          <w:rFonts w:ascii="David" w:hAnsi="David" w:cs="David" w:hint="eastAsia"/>
          <w:sz w:val="24"/>
          <w:rtl/>
        </w:rPr>
        <w:t>סביבתיות</w:t>
      </w:r>
      <w:r w:rsidR="00BC4722" w:rsidRPr="00BA063A">
        <w:rPr>
          <w:rFonts w:ascii="David" w:hAnsi="David" w:cs="David"/>
          <w:sz w:val="24"/>
          <w:rtl/>
        </w:rPr>
        <w:t xml:space="preserve">, </w:t>
      </w:r>
      <w:r w:rsidR="00BC4722" w:rsidRPr="00BA063A">
        <w:rPr>
          <w:rFonts w:ascii="David" w:hAnsi="David" w:cs="David" w:hint="eastAsia"/>
          <w:sz w:val="24"/>
          <w:rtl/>
        </w:rPr>
        <w:t>אי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עמידה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בדרישות</w:t>
      </w:r>
      <w:r w:rsidR="00BC4722" w:rsidRPr="00BA063A">
        <w:rPr>
          <w:rFonts w:ascii="David" w:hAnsi="David" w:cs="David"/>
          <w:sz w:val="24"/>
          <w:rtl/>
        </w:rPr>
        <w:t xml:space="preserve"> </w:t>
      </w:r>
      <w:r w:rsidR="00BC4722" w:rsidRPr="00BA063A">
        <w:rPr>
          <w:rFonts w:ascii="David" w:hAnsi="David" w:cs="David" w:hint="eastAsia"/>
          <w:sz w:val="24"/>
          <w:rtl/>
        </w:rPr>
        <w:t>תחיקתיות</w:t>
      </w:r>
      <w:r w:rsidR="00C70DEC" w:rsidRPr="00C2259C">
        <w:rPr>
          <w:rFonts w:ascii="David" w:hAnsi="David" w:cs="David"/>
          <w:sz w:val="24"/>
          <w:rtl/>
        </w:rPr>
        <w:t xml:space="preserve"> ועוד</w:t>
      </w:r>
      <w:r w:rsidR="00673952">
        <w:rPr>
          <w:rFonts w:ascii="David" w:hAnsi="David" w:cs="David" w:hint="cs"/>
          <w:sz w:val="24"/>
          <w:rtl/>
        </w:rPr>
        <w:t>.</w:t>
      </w:r>
    </w:p>
    <w:p w14:paraId="7714E86C" w14:textId="77777777" w:rsidR="006451CF" w:rsidRPr="00BC0099" w:rsidRDefault="006451CF" w:rsidP="00673952">
      <w:pPr>
        <w:numPr>
          <w:ilvl w:val="2"/>
          <w:numId w:val="6"/>
        </w:numPr>
        <w:spacing w:line="360" w:lineRule="auto"/>
        <w:rPr>
          <w:rFonts w:cs="David"/>
          <w:b/>
          <w:bCs/>
          <w:rtl/>
        </w:rPr>
      </w:pPr>
      <w:r w:rsidRPr="00BC0099">
        <w:rPr>
          <w:rFonts w:cs="David" w:hint="eastAsia"/>
          <w:b/>
          <w:bCs/>
          <w:rtl/>
        </w:rPr>
        <w:t>תחקיר</w:t>
      </w:r>
      <w:r w:rsidRPr="00BC0099">
        <w:rPr>
          <w:rFonts w:cs="David"/>
          <w:b/>
          <w:bCs/>
          <w:rtl/>
        </w:rPr>
        <w:t>:</w:t>
      </w:r>
    </w:p>
    <w:p w14:paraId="78256FDE" w14:textId="77777777" w:rsidR="00673952" w:rsidRDefault="00673952" w:rsidP="006451CF">
      <w:pPr>
        <w:numPr>
          <w:ilvl w:val="3"/>
          <w:numId w:val="6"/>
        </w:numPr>
        <w:spacing w:line="360" w:lineRule="auto"/>
        <w:rPr>
          <w:rFonts w:cs="David"/>
          <w:b/>
          <w:bCs/>
        </w:rPr>
      </w:pPr>
      <w:r>
        <w:rPr>
          <w:rFonts w:cs="David" w:hint="cs"/>
          <w:rtl/>
        </w:rPr>
        <w:t xml:space="preserve">כאשר נדרש תחקיר בהתאם לשיקול דעת מנהל האיכות או כל בעל תפקיד אחר, ימונה מנהל המחלקה הרלוונטית לאי ההתאמה לאחראי תחקיר. התהליך יתועד ע"ג </w:t>
      </w:r>
      <w:r>
        <w:rPr>
          <w:rFonts w:cs="David"/>
          <w:rtl/>
        </w:rPr>
        <w:t xml:space="preserve">טופס </w:t>
      </w:r>
      <w:r>
        <w:rPr>
          <w:rFonts w:cs="David" w:hint="cs"/>
          <w:rtl/>
        </w:rPr>
        <w:t>תחקיר (06.04)</w:t>
      </w:r>
      <w:r w:rsidRPr="00BE6647">
        <w:rPr>
          <w:rFonts w:cs="David"/>
          <w:rtl/>
        </w:rPr>
        <w:t xml:space="preserve"> בצרוף כל המידע הזמין</w:t>
      </w:r>
      <w:r w:rsidR="006451CF">
        <w:rPr>
          <w:rFonts w:cs="David" w:hint="cs"/>
          <w:rtl/>
        </w:rPr>
        <w:t xml:space="preserve"> ויופץ למנכ"ל המפעל וכל המנהלים הרלוונטיים.</w:t>
      </w:r>
    </w:p>
    <w:p w14:paraId="4F418292" w14:textId="77777777" w:rsidR="006451CF" w:rsidRPr="00BC0099" w:rsidRDefault="006451CF" w:rsidP="006451CF">
      <w:pPr>
        <w:numPr>
          <w:ilvl w:val="3"/>
          <w:numId w:val="6"/>
        </w:numPr>
        <w:spacing w:line="360" w:lineRule="auto"/>
        <w:rPr>
          <w:rFonts w:cs="David"/>
        </w:rPr>
      </w:pPr>
      <w:r w:rsidRPr="00BC0099">
        <w:rPr>
          <w:rFonts w:cs="David" w:hint="eastAsia"/>
          <w:rtl/>
        </w:rPr>
        <w:t>התחקיר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יכלול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לכל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הפחות</w:t>
      </w:r>
      <w:r w:rsidRPr="00BC0099">
        <w:rPr>
          <w:rFonts w:cs="David"/>
          <w:rtl/>
        </w:rPr>
        <w:t>:</w:t>
      </w:r>
    </w:p>
    <w:p w14:paraId="1F3AFCAC" w14:textId="6D37BAF4" w:rsidR="006451CF" w:rsidRDefault="006451CF" w:rsidP="006451CF">
      <w:pPr>
        <w:numPr>
          <w:ilvl w:val="4"/>
          <w:numId w:val="6"/>
        </w:numPr>
        <w:spacing w:line="360" w:lineRule="auto"/>
        <w:rPr>
          <w:rFonts w:cs="David"/>
        </w:rPr>
      </w:pPr>
      <w:r w:rsidRPr="00BC0099">
        <w:rPr>
          <w:rFonts w:cs="David" w:hint="eastAsia"/>
          <w:rtl/>
        </w:rPr>
        <w:t>פירוט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ה</w:t>
      </w:r>
      <w:del w:id="113" w:author="Yael Gottlieb" w:date="2025-03-13T10:56:00Z" w16du:dateUtc="2025-03-13T08:56:00Z">
        <w:r w:rsidRPr="00BC0099" w:rsidDel="00051F2A">
          <w:rPr>
            <w:rFonts w:cs="David" w:hint="eastAsia"/>
            <w:rtl/>
          </w:rPr>
          <w:delText>ת</w:delText>
        </w:r>
      </w:del>
      <w:r w:rsidRPr="00BC0099">
        <w:rPr>
          <w:rFonts w:cs="David" w:hint="eastAsia"/>
          <w:rtl/>
        </w:rPr>
        <w:t>ש</w:t>
      </w:r>
      <w:ins w:id="114" w:author="Yael Gottlieb" w:date="2025-03-13T10:56:00Z" w16du:dateUtc="2025-03-13T08:56:00Z">
        <w:r w:rsidR="00051F2A">
          <w:rPr>
            <w:rFonts w:cs="David" w:hint="cs"/>
            <w:rtl/>
          </w:rPr>
          <w:t>ת</w:t>
        </w:r>
      </w:ins>
      <w:r w:rsidRPr="00BC0099">
        <w:rPr>
          <w:rFonts w:cs="David" w:hint="eastAsia"/>
          <w:rtl/>
        </w:rPr>
        <w:t>לשלות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הארועים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על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ציר</w:t>
      </w:r>
      <w:r w:rsidRPr="00BC0099">
        <w:rPr>
          <w:rFonts w:cs="David"/>
          <w:rtl/>
        </w:rPr>
        <w:t xml:space="preserve"> </w:t>
      </w:r>
      <w:r w:rsidRPr="00BC0099">
        <w:rPr>
          <w:rFonts w:cs="David" w:hint="eastAsia"/>
          <w:rtl/>
        </w:rPr>
        <w:t>זמן</w:t>
      </w:r>
      <w:r w:rsidRPr="00BC0099">
        <w:rPr>
          <w:rFonts w:cs="David"/>
          <w:rtl/>
        </w:rPr>
        <w:t>.</w:t>
      </w:r>
    </w:p>
    <w:p w14:paraId="34FC1FF6" w14:textId="77777777" w:rsidR="006451CF" w:rsidRDefault="006451CF" w:rsidP="006451CF">
      <w:pPr>
        <w:numPr>
          <w:ilvl w:val="4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פירוט אי ההתאמות/ הארועים החריגים.</w:t>
      </w:r>
    </w:p>
    <w:p w14:paraId="4762F32A" w14:textId="77777777" w:rsidR="006451CF" w:rsidRDefault="006451CF" w:rsidP="006451CF">
      <w:pPr>
        <w:numPr>
          <w:ilvl w:val="4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ניתוח גורמי השורש לאי ההתאמות/ ארועים חריגים.</w:t>
      </w:r>
    </w:p>
    <w:p w14:paraId="3A176115" w14:textId="77777777" w:rsidR="006451CF" w:rsidRPr="00BC0099" w:rsidRDefault="006451CF" w:rsidP="00BC0099">
      <w:pPr>
        <w:numPr>
          <w:ilvl w:val="4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הצעה לפעולות מתקנות לכל גורם שורש.</w:t>
      </w:r>
    </w:p>
    <w:p w14:paraId="2DF43FC4" w14:textId="77777777" w:rsidR="00673952" w:rsidRDefault="00673952" w:rsidP="00BC0099">
      <w:pPr>
        <w:numPr>
          <w:ilvl w:val="3"/>
          <w:numId w:val="6"/>
        </w:numPr>
        <w:spacing w:line="360" w:lineRule="auto"/>
        <w:rPr>
          <w:rFonts w:cs="David"/>
        </w:rPr>
      </w:pPr>
      <w:r>
        <w:rPr>
          <w:rFonts w:cs="David" w:hint="cs"/>
          <w:rtl/>
        </w:rPr>
        <w:t>המשך טיפול ופעולות מתקנות ינקטו בהתאם לתחקיר זה.</w:t>
      </w:r>
    </w:p>
    <w:p w14:paraId="0E3F1394" w14:textId="77777777" w:rsidR="00630DDC" w:rsidRPr="006451CF" w:rsidRDefault="00993E3D" w:rsidP="00BC0099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u w:val="single"/>
          <w:rtl/>
        </w:rPr>
      </w:pPr>
      <w:r w:rsidRPr="006451CF">
        <w:rPr>
          <w:rFonts w:ascii="David" w:hAnsi="David" w:cs="David"/>
          <w:sz w:val="24"/>
          <w:rtl/>
        </w:rPr>
        <w:t xml:space="preserve"> יזום פעילות מתקנת נתון לכל גורם במפעל. </w:t>
      </w:r>
      <w:r w:rsidR="00A22233" w:rsidRPr="006451CF">
        <w:rPr>
          <w:rFonts w:ascii="David" w:hAnsi="David" w:cs="David"/>
          <w:sz w:val="24"/>
          <w:rtl/>
        </w:rPr>
        <w:t xml:space="preserve">באחריות </w:t>
      </w:r>
      <w:r w:rsidRPr="006451CF">
        <w:rPr>
          <w:rFonts w:ascii="David" w:hAnsi="David" w:cs="David"/>
          <w:sz w:val="24"/>
          <w:rtl/>
        </w:rPr>
        <w:t>מנהל האיכות</w:t>
      </w:r>
      <w:r w:rsidR="00A22233" w:rsidRPr="006451CF">
        <w:rPr>
          <w:rFonts w:ascii="David" w:hAnsi="David" w:cs="David"/>
          <w:sz w:val="24"/>
          <w:rtl/>
        </w:rPr>
        <w:t xml:space="preserve">, אחראי איכות סביבה וממונה הבטיחות (כ"א בתחומו) </w:t>
      </w:r>
      <w:r w:rsidRPr="006451CF">
        <w:rPr>
          <w:rFonts w:ascii="David" w:hAnsi="David" w:cs="David"/>
          <w:sz w:val="24"/>
          <w:rtl/>
        </w:rPr>
        <w:t xml:space="preserve"> </w:t>
      </w:r>
      <w:r w:rsidR="00A22233" w:rsidRPr="006451CF">
        <w:rPr>
          <w:rFonts w:ascii="David" w:hAnsi="David" w:cs="David"/>
          <w:sz w:val="24"/>
          <w:rtl/>
        </w:rPr>
        <w:t>ל</w:t>
      </w:r>
      <w:r w:rsidR="00630DDC" w:rsidRPr="006451CF">
        <w:rPr>
          <w:rFonts w:ascii="David" w:hAnsi="David" w:cs="David"/>
          <w:sz w:val="24"/>
          <w:rtl/>
        </w:rPr>
        <w:t>נתח את המידע והנתונים שיצטברו כדי לקבוע את הגורמים לאי התאמה כדי למנוע את השנותה</w:t>
      </w:r>
      <w:r w:rsidRPr="006451CF">
        <w:rPr>
          <w:rFonts w:ascii="David" w:hAnsi="David" w:cs="David"/>
          <w:sz w:val="24"/>
          <w:rtl/>
        </w:rPr>
        <w:t>,</w:t>
      </w:r>
      <w:r w:rsidR="00A22233" w:rsidRPr="006451CF">
        <w:rPr>
          <w:rFonts w:ascii="David" w:hAnsi="David" w:cs="David"/>
          <w:sz w:val="24"/>
          <w:rtl/>
        </w:rPr>
        <w:t xml:space="preserve"> וכן להחליט אילו פעולות מתקנות ינקטו</w:t>
      </w:r>
      <w:r w:rsidRPr="006451CF">
        <w:rPr>
          <w:rFonts w:ascii="David" w:hAnsi="David" w:cs="David"/>
          <w:sz w:val="24"/>
          <w:rtl/>
        </w:rPr>
        <w:t xml:space="preserve"> </w:t>
      </w:r>
      <w:r w:rsidRPr="006451CF">
        <w:rPr>
          <w:rFonts w:ascii="David" w:hAnsi="David" w:cs="David"/>
          <w:sz w:val="24"/>
          <w:u w:val="single"/>
          <w:rtl/>
        </w:rPr>
        <w:t>בשיתוף עובדים נוספים לפי הצור</w:t>
      </w:r>
      <w:r w:rsidR="006F11B6" w:rsidRPr="006451CF">
        <w:rPr>
          <w:rFonts w:ascii="David" w:hAnsi="David" w:cs="David" w:hint="eastAsia"/>
          <w:sz w:val="24"/>
          <w:u w:val="single"/>
          <w:rtl/>
        </w:rPr>
        <w:t>ך</w:t>
      </w:r>
      <w:r w:rsidR="006F11B6" w:rsidRPr="006451CF">
        <w:rPr>
          <w:rFonts w:ascii="David" w:hAnsi="David" w:cs="David"/>
          <w:sz w:val="24"/>
          <w:u w:val="single"/>
          <w:rtl/>
        </w:rPr>
        <w:t>:</w:t>
      </w:r>
    </w:p>
    <w:p w14:paraId="24DED249" w14:textId="77777777" w:rsidR="00630DDC" w:rsidRPr="00BC0099" w:rsidRDefault="00630DDC" w:rsidP="00BC0099">
      <w:pPr>
        <w:numPr>
          <w:ilvl w:val="4"/>
          <w:numId w:val="6"/>
        </w:numPr>
        <w:spacing w:line="360" w:lineRule="auto"/>
        <w:rPr>
          <w:rFonts w:cs="David"/>
          <w:rtl/>
        </w:rPr>
      </w:pPr>
      <w:r w:rsidRPr="00C2259C">
        <w:rPr>
          <w:rFonts w:ascii="David" w:hAnsi="David" w:cs="David"/>
          <w:sz w:val="24"/>
          <w:rtl/>
        </w:rPr>
        <w:t>י</w:t>
      </w:r>
      <w:r w:rsidR="00993E3D" w:rsidRPr="00C2259C">
        <w:rPr>
          <w:rFonts w:ascii="David" w:hAnsi="David" w:cs="David"/>
          <w:sz w:val="24"/>
          <w:rtl/>
        </w:rPr>
        <w:t>ו</w:t>
      </w:r>
      <w:r w:rsidRPr="00C2259C">
        <w:rPr>
          <w:rFonts w:ascii="David" w:hAnsi="David" w:cs="David"/>
          <w:sz w:val="24"/>
          <w:rtl/>
        </w:rPr>
        <w:t xml:space="preserve">חלט על </w:t>
      </w:r>
      <w:r w:rsidRPr="00BC0099">
        <w:rPr>
          <w:rFonts w:cs="David"/>
          <w:rtl/>
        </w:rPr>
        <w:t>דרך הפעולה המתאימה</w:t>
      </w:r>
    </w:p>
    <w:p w14:paraId="1335F2DE" w14:textId="77777777" w:rsidR="00630DDC" w:rsidRPr="00BC0099" w:rsidRDefault="00630DDC" w:rsidP="00BC0099">
      <w:pPr>
        <w:numPr>
          <w:ilvl w:val="4"/>
          <w:numId w:val="6"/>
        </w:numPr>
        <w:spacing w:line="360" w:lineRule="auto"/>
        <w:rPr>
          <w:rFonts w:cs="David"/>
          <w:rtl/>
        </w:rPr>
      </w:pPr>
      <w:r w:rsidRPr="00BC0099">
        <w:rPr>
          <w:rFonts w:cs="David"/>
          <w:rtl/>
        </w:rPr>
        <w:t>יקבע האחראי לביצוע הפעולה המתקנת</w:t>
      </w:r>
    </w:p>
    <w:p w14:paraId="17B2F8E8" w14:textId="77777777" w:rsidR="00630DDC" w:rsidRPr="00BC0099" w:rsidRDefault="00993E3D" w:rsidP="00BC0099">
      <w:pPr>
        <w:numPr>
          <w:ilvl w:val="4"/>
          <w:numId w:val="6"/>
        </w:numPr>
        <w:spacing w:line="360" w:lineRule="auto"/>
        <w:rPr>
          <w:rFonts w:cs="David"/>
          <w:rtl/>
        </w:rPr>
      </w:pPr>
      <w:r w:rsidRPr="00BC0099">
        <w:rPr>
          <w:rFonts w:cs="David"/>
          <w:rtl/>
        </w:rPr>
        <w:t xml:space="preserve">תבדק </w:t>
      </w:r>
      <w:r w:rsidR="00630DDC" w:rsidRPr="00BC0099">
        <w:rPr>
          <w:rFonts w:cs="David"/>
          <w:rtl/>
        </w:rPr>
        <w:t>התאמת הפעילות למניעה של השנות אי ההתאמה</w:t>
      </w:r>
    </w:p>
    <w:p w14:paraId="48038FFB" w14:textId="77777777" w:rsidR="00630DDC" w:rsidRPr="00BC0099" w:rsidRDefault="00993E3D" w:rsidP="00BC0099">
      <w:pPr>
        <w:numPr>
          <w:ilvl w:val="4"/>
          <w:numId w:val="6"/>
        </w:numPr>
        <w:spacing w:line="360" w:lineRule="auto"/>
        <w:rPr>
          <w:rFonts w:cs="David"/>
          <w:rtl/>
        </w:rPr>
      </w:pPr>
      <w:r w:rsidRPr="00BC0099">
        <w:rPr>
          <w:rFonts w:cs="David"/>
          <w:rtl/>
        </w:rPr>
        <w:t xml:space="preserve">יוגדרו </w:t>
      </w:r>
      <w:r w:rsidR="00630DDC" w:rsidRPr="00BC0099">
        <w:rPr>
          <w:rFonts w:cs="David"/>
          <w:rtl/>
        </w:rPr>
        <w:t>סדרי עדיפויות בפעולות מתקנות</w:t>
      </w:r>
    </w:p>
    <w:p w14:paraId="4BB776C3" w14:textId="77777777" w:rsidR="00630DDC" w:rsidRPr="00C2259C" w:rsidRDefault="00993E3D" w:rsidP="00BC0099">
      <w:pPr>
        <w:numPr>
          <w:ilvl w:val="4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BC0099">
        <w:rPr>
          <w:rFonts w:cs="David"/>
          <w:rtl/>
        </w:rPr>
        <w:t xml:space="preserve">יבדק הביצוע </w:t>
      </w:r>
      <w:r w:rsidR="00630DDC" w:rsidRPr="00C2259C">
        <w:rPr>
          <w:rFonts w:ascii="David" w:hAnsi="David" w:cs="David"/>
          <w:sz w:val="24"/>
          <w:rtl/>
        </w:rPr>
        <w:t>בהתאם ללוח הזמנים שנקבע את הפעילויות שבוצעו והתאמתן</w:t>
      </w:r>
    </w:p>
    <w:p w14:paraId="5853E3DD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במקרה של דרישה תקציבית ולוח זמנים חריגים לפעילות</w:t>
      </w:r>
      <w:r w:rsidR="00DA4EDF" w:rsidRPr="00C2259C">
        <w:rPr>
          <w:rFonts w:ascii="David" w:hAnsi="David" w:cs="David"/>
          <w:sz w:val="24"/>
          <w:rtl/>
        </w:rPr>
        <w:t>,</w:t>
      </w:r>
      <w:r w:rsidRPr="00C2259C">
        <w:rPr>
          <w:rFonts w:ascii="David" w:hAnsi="David" w:cs="David"/>
          <w:sz w:val="24"/>
          <w:rtl/>
        </w:rPr>
        <w:t xml:space="preserve"> מנהל המפעל יקבל את אישור המנכ"ל לביצוע.</w:t>
      </w:r>
    </w:p>
    <w:p w14:paraId="25598B00" w14:textId="77777777" w:rsidR="00630DDC" w:rsidRPr="00C2259C" w:rsidRDefault="009B1266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t>מנהל האיכות</w:t>
      </w:r>
      <w:r w:rsidR="00630DDC" w:rsidRPr="00C2259C">
        <w:rPr>
          <w:rFonts w:ascii="David" w:hAnsi="David" w:cs="David"/>
          <w:sz w:val="24"/>
          <w:rtl/>
        </w:rPr>
        <w:t xml:space="preserve"> </w:t>
      </w:r>
      <w:r w:rsidR="00B21C96">
        <w:rPr>
          <w:rFonts w:ascii="David" w:hAnsi="David" w:cs="David" w:hint="cs"/>
          <w:sz w:val="24"/>
          <w:rtl/>
        </w:rPr>
        <w:t>י</w:t>
      </w:r>
      <w:r w:rsidR="00630DDC" w:rsidRPr="00C2259C">
        <w:rPr>
          <w:rFonts w:ascii="David" w:hAnsi="David" w:cs="David"/>
          <w:sz w:val="24"/>
          <w:rtl/>
        </w:rPr>
        <w:t>וודא שעובדים המטפלים בפעילות מתקנת יהיו בעלי ידע מתאים המבטיח טיפול שורשי במניעה של השנות אי התאמה.</w:t>
      </w:r>
    </w:p>
    <w:p w14:paraId="7736402F" w14:textId="77777777" w:rsidR="00993E3D" w:rsidRPr="00BA063A" w:rsidRDefault="00993E3D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BA063A">
        <w:rPr>
          <w:rFonts w:ascii="David" w:hAnsi="David" w:cs="David"/>
          <w:sz w:val="24"/>
          <w:rtl/>
        </w:rPr>
        <w:t xml:space="preserve">מנהל האיכות </w:t>
      </w:r>
      <w:r w:rsidR="00B21C96">
        <w:rPr>
          <w:rFonts w:ascii="David" w:hAnsi="David" w:cs="David" w:hint="cs"/>
          <w:sz w:val="24"/>
          <w:rtl/>
        </w:rPr>
        <w:t>י</w:t>
      </w:r>
      <w:r w:rsidRPr="00BA063A">
        <w:rPr>
          <w:rFonts w:ascii="David" w:hAnsi="David" w:cs="David"/>
          <w:sz w:val="24"/>
          <w:rtl/>
        </w:rPr>
        <w:t>בצע מעקב אחר ביצוע פעולות מתקנות.</w:t>
      </w:r>
    </w:p>
    <w:p w14:paraId="77494C53" w14:textId="77777777" w:rsidR="00630DDC" w:rsidRDefault="00993E3D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t>בדיקת אפקטיביות פעילות מתקנת - מנהל האיכות</w:t>
      </w:r>
      <w:r w:rsidR="00630DDC" w:rsidRPr="00C2259C">
        <w:rPr>
          <w:rFonts w:ascii="David" w:hAnsi="David" w:cs="David"/>
          <w:sz w:val="24"/>
          <w:rtl/>
        </w:rPr>
        <w:t xml:space="preserve"> יבצע</w:t>
      </w:r>
      <w:r w:rsidR="00B21C96">
        <w:rPr>
          <w:rFonts w:ascii="David" w:hAnsi="David" w:cs="David" w:hint="cs"/>
          <w:sz w:val="24"/>
          <w:rtl/>
        </w:rPr>
        <w:t xml:space="preserve"> </w:t>
      </w:r>
      <w:r w:rsidR="00630DDC" w:rsidRPr="00C2259C">
        <w:rPr>
          <w:rFonts w:ascii="David" w:hAnsi="David" w:cs="David"/>
          <w:sz w:val="24"/>
          <w:rtl/>
        </w:rPr>
        <w:t>מעקב וינתח</w:t>
      </w:r>
      <w:r w:rsidR="00B21C96">
        <w:rPr>
          <w:rFonts w:ascii="David" w:hAnsi="David" w:cs="David" w:hint="cs"/>
          <w:sz w:val="24"/>
          <w:rtl/>
        </w:rPr>
        <w:t xml:space="preserve"> </w:t>
      </w:r>
      <w:r w:rsidR="00630DDC" w:rsidRPr="00C2259C">
        <w:rPr>
          <w:rFonts w:ascii="David" w:hAnsi="David" w:cs="David"/>
          <w:sz w:val="24"/>
          <w:rtl/>
        </w:rPr>
        <w:t>את התאמת הפעולה המתקנת ויעילותה במניעה של אי ההתאמה, בעזרת נתונים כמותיים ואיכותיים.</w:t>
      </w:r>
    </w:p>
    <w:p w14:paraId="5201F2BA" w14:textId="77777777" w:rsidR="00630DD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lastRenderedPageBreak/>
        <w:t xml:space="preserve">במקרה שהממצאים לא יראו את השיפור המבוקש, מנהל האיכות </w:t>
      </w:r>
      <w:r w:rsidR="00B21C96">
        <w:rPr>
          <w:rFonts w:ascii="David" w:hAnsi="David" w:cs="David" w:hint="cs"/>
          <w:sz w:val="24"/>
          <w:rtl/>
        </w:rPr>
        <w:t>ובעלי תפקידים רלוונטיים לשיקול דעתו</w:t>
      </w:r>
      <w:r w:rsidRPr="00C2259C">
        <w:rPr>
          <w:rFonts w:ascii="David" w:hAnsi="David" w:cs="David"/>
          <w:sz w:val="24"/>
          <w:rtl/>
        </w:rPr>
        <w:t xml:space="preserve"> יחליטו אם להמשיך בתהליך או לבדוק שיפורים ופתרונות אחרים.</w:t>
      </w:r>
    </w:p>
    <w:p w14:paraId="2FC9BD09" w14:textId="77777777" w:rsidR="006451CF" w:rsidRDefault="006451CF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</w:rPr>
      </w:pPr>
      <w:r>
        <w:rPr>
          <w:rFonts w:ascii="David" w:hAnsi="David" w:cs="David" w:hint="cs"/>
          <w:sz w:val="24"/>
          <w:rtl/>
        </w:rPr>
        <w:t>לכל פעולה מתקנת תבוצע בדיקה האם נדרש לעדכן ניתוח סיכונים והזדמנויות.</w:t>
      </w:r>
    </w:p>
    <w:p w14:paraId="6965D896" w14:textId="77777777" w:rsidR="00216EA7" w:rsidRPr="00216EA7" w:rsidRDefault="00216EA7" w:rsidP="00BC0099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אי התאמות פוטנציאליות,</w:t>
      </w:r>
      <w:r>
        <w:rPr>
          <w:rFonts w:ascii="David" w:hAnsi="David" w:cs="David" w:hint="cs"/>
          <w:sz w:val="24"/>
          <w:rtl/>
        </w:rPr>
        <w:t xml:space="preserve"> </w:t>
      </w:r>
      <w:r w:rsidRPr="00C2259C">
        <w:rPr>
          <w:rFonts w:ascii="David" w:hAnsi="David" w:cs="David"/>
          <w:sz w:val="24"/>
          <w:rtl/>
        </w:rPr>
        <w:t>לרבות מידע ממקורות מידע חיצוניים על אי התאמות בתחומי האיכות, סביבה, בב"ת , בטיחות מזון, הפקת לקחים ממקרים חריגים, גילוי חומר מקצועי חדש,  הערכות לדרישות חוק חדשות, ספרות מקצועית ועוד</w:t>
      </w:r>
      <w:r>
        <w:rPr>
          <w:rFonts w:ascii="David" w:hAnsi="David" w:cs="David" w:hint="cs"/>
          <w:sz w:val="24"/>
          <w:rtl/>
        </w:rPr>
        <w:t>, שיעלו מתוך ניתוח סיכונים והזדמנויות ולגביהן י</w:t>
      </w:r>
      <w:r w:rsidRPr="00216EA7">
        <w:rPr>
          <w:rFonts w:ascii="David" w:hAnsi="David" w:cs="David"/>
          <w:sz w:val="24"/>
          <w:rtl/>
        </w:rPr>
        <w:t>וחלט לבצע פעולות מניעה, יטופלו כמפורט בפעולה מתקנת</w:t>
      </w:r>
      <w:r>
        <w:rPr>
          <w:rFonts w:ascii="David" w:hAnsi="David" w:cs="David" w:hint="cs"/>
          <w:sz w:val="24"/>
          <w:rtl/>
        </w:rPr>
        <w:t>.</w:t>
      </w:r>
    </w:p>
    <w:p w14:paraId="0332D5ED" w14:textId="77777777" w:rsidR="00630DDC" w:rsidRPr="00C2259C" w:rsidRDefault="00630DDC" w:rsidP="00BA063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</w:rPr>
      </w:pPr>
      <w:r w:rsidRPr="00C2259C">
        <w:rPr>
          <w:rFonts w:ascii="David" w:hAnsi="David" w:cs="David"/>
          <w:sz w:val="24"/>
          <w:rtl/>
        </w:rPr>
        <w:t>תהליך פעולה מתקנת יתועד</w:t>
      </w:r>
      <w:r w:rsidR="00B21C96">
        <w:rPr>
          <w:rFonts w:ascii="David" w:hAnsi="David" w:cs="David" w:hint="cs"/>
          <w:sz w:val="24"/>
          <w:rtl/>
        </w:rPr>
        <w:t xml:space="preserve"> בגליון מרכז אי התאמות, פעולה מתקנת ושיפור</w:t>
      </w:r>
      <w:r w:rsidR="00B21C96" w:rsidRPr="00B21C96">
        <w:rPr>
          <w:rFonts w:ascii="David" w:hAnsi="David" w:cs="David" w:hint="cs"/>
          <w:sz w:val="24"/>
          <w:rtl/>
        </w:rPr>
        <w:t xml:space="preserve"> </w:t>
      </w:r>
      <w:r w:rsidR="00B21C96" w:rsidRPr="00B21C96">
        <w:rPr>
          <w:rFonts w:ascii="David" w:hAnsi="David" w:cs="David"/>
          <w:sz w:val="24"/>
          <w:rtl/>
        </w:rPr>
        <w:t>–</w:t>
      </w:r>
      <w:r w:rsidR="00B21C96" w:rsidRPr="00B21C96">
        <w:rPr>
          <w:rFonts w:ascii="David" w:hAnsi="David" w:cs="David" w:hint="cs"/>
          <w:sz w:val="24"/>
          <w:rtl/>
        </w:rPr>
        <w:t xml:space="preserve"> טופס </w:t>
      </w:r>
      <w:r w:rsidR="006451CF" w:rsidRPr="00B21C96">
        <w:rPr>
          <w:rFonts w:ascii="David" w:hAnsi="David" w:cs="David" w:hint="cs"/>
          <w:sz w:val="24"/>
          <w:rtl/>
        </w:rPr>
        <w:t>0</w:t>
      </w:r>
      <w:r w:rsidR="006451CF">
        <w:rPr>
          <w:rFonts w:ascii="David" w:hAnsi="David" w:cs="David" w:hint="cs"/>
          <w:sz w:val="24"/>
          <w:rtl/>
        </w:rPr>
        <w:t>6</w:t>
      </w:r>
      <w:r w:rsidR="00B21C96" w:rsidRPr="00B21C96">
        <w:rPr>
          <w:rFonts w:ascii="David" w:hAnsi="David" w:cs="David" w:hint="cs"/>
          <w:sz w:val="24"/>
          <w:rtl/>
        </w:rPr>
        <w:t>.01</w:t>
      </w:r>
      <w:r w:rsidR="00B21C96">
        <w:rPr>
          <w:rFonts w:ascii="David" w:hAnsi="David" w:cs="David" w:hint="cs"/>
          <w:sz w:val="24"/>
          <w:rtl/>
        </w:rPr>
        <w:t xml:space="preserve"> </w:t>
      </w:r>
      <w:r w:rsidRPr="00C2259C">
        <w:rPr>
          <w:rFonts w:ascii="David" w:hAnsi="David" w:cs="David"/>
          <w:sz w:val="24"/>
          <w:rtl/>
        </w:rPr>
        <w:t>ורשומות נלוות לפי הצורך. הרשומות ישמרו.</w:t>
      </w:r>
    </w:p>
    <w:p w14:paraId="504599FF" w14:textId="77777777" w:rsidR="003D312E" w:rsidDel="00051F2A" w:rsidRDefault="00630DDC" w:rsidP="003D312E">
      <w:pPr>
        <w:numPr>
          <w:ilvl w:val="2"/>
          <w:numId w:val="6"/>
        </w:numPr>
        <w:spacing w:line="360" w:lineRule="auto"/>
        <w:rPr>
          <w:del w:id="115" w:author="Yael Gottlieb" w:date="2025-03-13T10:57:00Z" w16du:dateUtc="2025-03-13T08:57:00Z"/>
          <w:rFonts w:ascii="David" w:hAnsi="David" w:cs="David"/>
          <w:sz w:val="24"/>
        </w:rPr>
      </w:pPr>
      <w:r w:rsidRPr="00C2259C">
        <w:rPr>
          <w:rFonts w:ascii="David" w:hAnsi="David" w:cs="David"/>
          <w:sz w:val="24"/>
          <w:rtl/>
        </w:rPr>
        <w:t xml:space="preserve">מנהל </w:t>
      </w:r>
      <w:r w:rsidR="00B21C96" w:rsidRPr="00C2259C">
        <w:rPr>
          <w:rFonts w:ascii="David" w:hAnsi="David" w:cs="David"/>
          <w:sz w:val="24"/>
          <w:rtl/>
        </w:rPr>
        <w:t>ה</w:t>
      </w:r>
      <w:r w:rsidR="00B21C96">
        <w:rPr>
          <w:rFonts w:ascii="David" w:hAnsi="David" w:cs="David" w:hint="cs"/>
          <w:sz w:val="24"/>
          <w:rtl/>
        </w:rPr>
        <w:t>איכות</w:t>
      </w:r>
      <w:r w:rsidR="00B21C96" w:rsidRPr="00C2259C">
        <w:rPr>
          <w:rFonts w:ascii="David" w:hAnsi="David" w:cs="David"/>
          <w:sz w:val="24"/>
          <w:rtl/>
        </w:rPr>
        <w:t xml:space="preserve"> </w:t>
      </w:r>
      <w:r w:rsidRPr="00C2259C">
        <w:rPr>
          <w:rFonts w:ascii="David" w:hAnsi="David" w:cs="David"/>
          <w:sz w:val="24"/>
          <w:rtl/>
        </w:rPr>
        <w:t>ידווח במפגשי סקר הנהלה על פעילויות תיקון שבוצעו בתקופה שקדמה לסקר.</w:t>
      </w:r>
    </w:p>
    <w:p w14:paraId="1931AE9F" w14:textId="77777777" w:rsidR="00F21801" w:rsidRPr="00051F2A" w:rsidRDefault="00F21801" w:rsidP="00051F2A">
      <w:pPr>
        <w:numPr>
          <w:ilvl w:val="2"/>
          <w:numId w:val="6"/>
        </w:numPr>
        <w:spacing w:line="360" w:lineRule="auto"/>
        <w:rPr>
          <w:rFonts w:ascii="David" w:hAnsi="David" w:cs="David"/>
          <w:sz w:val="24"/>
          <w:rtl/>
          <w:rPrChange w:id="116" w:author="Yael Gottlieb" w:date="2025-03-13T10:57:00Z" w16du:dateUtc="2025-03-13T08:57:00Z">
            <w:rPr>
              <w:rtl/>
            </w:rPr>
          </w:rPrChange>
        </w:rPr>
        <w:pPrChange w:id="117" w:author="Yael Gottlieb" w:date="2025-03-13T10:57:00Z" w16du:dateUtc="2025-03-13T08:57:00Z">
          <w:pPr>
            <w:pStyle w:val="Heading1"/>
            <w:numPr>
              <w:numId w:val="5"/>
            </w:numPr>
            <w:spacing w:line="240" w:lineRule="auto"/>
            <w:ind w:right="0"/>
          </w:pPr>
        </w:pPrChange>
      </w:pPr>
      <w:del w:id="118" w:author="Yael Gottlieb" w:date="2025-03-13T10:57:00Z" w16du:dateUtc="2025-03-13T08:57:00Z">
        <w:r w:rsidRPr="00051F2A" w:rsidDel="00051F2A">
          <w:rPr>
            <w:rFonts w:ascii="David" w:hAnsi="David" w:cs="David"/>
            <w:sz w:val="24"/>
            <w:rtl/>
            <w:rPrChange w:id="119" w:author="Yael Gottlieb" w:date="2025-03-13T10:57:00Z" w16du:dateUtc="2025-03-13T08:57:00Z">
              <w:rPr>
                <w:rtl/>
              </w:rPr>
            </w:rPrChange>
          </w:rPr>
          <w:delText>נספחים</w:delText>
        </w:r>
      </w:del>
    </w:p>
    <w:p w14:paraId="2204D238" w14:textId="6BD5DF89" w:rsidR="00F21801" w:rsidRPr="00C2259C" w:rsidDel="000D48B5" w:rsidRDefault="00F21801" w:rsidP="00F21801">
      <w:pPr>
        <w:spacing w:before="240" w:line="360" w:lineRule="auto"/>
        <w:ind w:firstLine="567"/>
        <w:rPr>
          <w:moveFrom w:id="120" w:author="Yael Gottlieb" w:date="2025-03-13T10:44:00Z" w16du:dateUtc="2025-03-13T08:44:00Z"/>
          <w:rFonts w:ascii="David" w:hAnsi="David" w:cs="David"/>
          <w:sz w:val="24"/>
          <w:rtl/>
        </w:rPr>
      </w:pPr>
      <w:moveFromRangeStart w:id="121" w:author="Yael Gottlieb" w:date="2025-03-13T10:44:00Z" w:name="move192755097"/>
      <w:moveFrom w:id="122" w:author="Yael Gottlieb" w:date="2025-03-13T10:44:00Z" w16du:dateUtc="2025-03-13T08:44:00Z">
        <w:r w:rsidRPr="00C2259C" w:rsidDel="000D48B5">
          <w:rPr>
            <w:rFonts w:ascii="David" w:hAnsi="David" w:cs="David"/>
            <w:sz w:val="24"/>
            <w:rtl/>
          </w:rPr>
          <w:t xml:space="preserve">נספח א' </w:t>
        </w:r>
        <w:r w:rsidDel="000D48B5">
          <w:rPr>
            <w:rFonts w:ascii="David" w:hAnsi="David" w:cs="David"/>
            <w:sz w:val="24"/>
            <w:rtl/>
          </w:rPr>
          <w:t>–</w:t>
        </w:r>
        <w:r w:rsidRPr="00C2259C" w:rsidDel="000D48B5">
          <w:rPr>
            <w:rFonts w:ascii="David" w:hAnsi="David" w:cs="David"/>
            <w:sz w:val="24"/>
            <w:rtl/>
          </w:rPr>
          <w:t xml:space="preserve"> </w:t>
        </w:r>
        <w:r w:rsidDel="000D48B5">
          <w:rPr>
            <w:rFonts w:ascii="David" w:hAnsi="David" w:cs="David" w:hint="cs"/>
            <w:sz w:val="24"/>
            <w:rtl/>
          </w:rPr>
          <w:t>גליון מרכז אי התאמות, פעולה מתקנת/ מונעת ושיפור</w:t>
        </w:r>
        <w:r w:rsidDel="000D48B5">
          <w:rPr>
            <w:rFonts w:ascii="David" w:hAnsi="David" w:cs="David" w:hint="cs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RPr="00C2259C" w:rsidDel="000D48B5">
          <w:rPr>
            <w:rFonts w:ascii="David" w:hAnsi="David" w:cs="David"/>
            <w:sz w:val="24"/>
            <w:rtl/>
          </w:rPr>
          <w:t xml:space="preserve"> </w:t>
        </w:r>
        <w:r w:rsidDel="000D48B5">
          <w:rPr>
            <w:rFonts w:ascii="David" w:hAnsi="David" w:cs="David" w:hint="cs"/>
            <w:sz w:val="24"/>
            <w:rtl/>
          </w:rPr>
          <w:t>06.01</w:t>
        </w:r>
        <w:r w:rsidRPr="00C2259C" w:rsidDel="000D48B5">
          <w:rPr>
            <w:rFonts w:ascii="David" w:hAnsi="David" w:cs="David"/>
            <w:sz w:val="24"/>
            <w:rtl/>
          </w:rPr>
          <w:t xml:space="preserve"> </w:t>
        </w:r>
      </w:moveFrom>
    </w:p>
    <w:p w14:paraId="2E017A9F" w14:textId="58900683" w:rsidR="00F21801" w:rsidDel="000D48B5" w:rsidRDefault="00F21801" w:rsidP="00F21801">
      <w:pPr>
        <w:spacing w:line="360" w:lineRule="auto"/>
        <w:ind w:firstLine="567"/>
        <w:rPr>
          <w:moveFrom w:id="123" w:author="Yael Gottlieb" w:date="2025-03-13T10:44:00Z" w16du:dateUtc="2025-03-13T08:44:00Z"/>
          <w:rFonts w:ascii="David" w:hAnsi="David" w:cs="David"/>
          <w:sz w:val="24"/>
          <w:rtl/>
        </w:rPr>
      </w:pPr>
      <w:moveFrom w:id="124" w:author="Yael Gottlieb" w:date="2025-03-13T10:44:00Z" w16du:dateUtc="2025-03-13T08:44:00Z">
        <w:r w:rsidRPr="00C2259C" w:rsidDel="000D48B5">
          <w:rPr>
            <w:rFonts w:ascii="David" w:hAnsi="David" w:cs="David"/>
            <w:sz w:val="24"/>
            <w:rtl/>
          </w:rPr>
          <w:t xml:space="preserve">נספח </w:t>
        </w:r>
        <w:r w:rsidDel="000D48B5">
          <w:rPr>
            <w:rFonts w:ascii="David" w:hAnsi="David" w:cs="David" w:hint="cs"/>
            <w:sz w:val="24"/>
            <w:rtl/>
          </w:rPr>
          <w:t>ב</w:t>
        </w:r>
        <w:r w:rsidRPr="00C2259C" w:rsidDel="000D48B5">
          <w:rPr>
            <w:rFonts w:ascii="David" w:hAnsi="David" w:cs="David"/>
            <w:sz w:val="24"/>
            <w:rtl/>
          </w:rPr>
          <w:t xml:space="preserve">' -  טופס מעקב רישום הו"ש </w:t>
        </w:r>
        <w:r w:rsidRPr="00C2259C" w:rsidDel="000D48B5">
          <w:rPr>
            <w:rFonts w:ascii="David" w:hAnsi="David" w:cs="David"/>
            <w:sz w:val="24"/>
            <w:rtl/>
          </w:rPr>
          <w:tab/>
        </w:r>
        <w:r w:rsidRPr="00C2259C" w:rsidDel="000D48B5">
          <w:rPr>
            <w:rFonts w:ascii="David" w:hAnsi="David" w:cs="David"/>
            <w:sz w:val="24"/>
            <w:rtl/>
          </w:rPr>
          <w:tab/>
          <w:t xml:space="preserve"> </w:t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RPr="00C2259C" w:rsidDel="000D48B5">
          <w:rPr>
            <w:rFonts w:ascii="David" w:hAnsi="David" w:cs="David"/>
            <w:sz w:val="24"/>
            <w:rtl/>
          </w:rPr>
          <w:t xml:space="preserve"> </w:t>
        </w:r>
        <w:r w:rsidDel="000D48B5">
          <w:rPr>
            <w:rFonts w:ascii="David" w:hAnsi="David" w:cs="David" w:hint="cs"/>
            <w:sz w:val="24"/>
            <w:rtl/>
          </w:rPr>
          <w:t>06.03</w:t>
        </w:r>
        <w:r w:rsidRPr="00C2259C" w:rsidDel="000D48B5">
          <w:rPr>
            <w:rFonts w:ascii="David" w:hAnsi="David" w:cs="David"/>
            <w:sz w:val="24"/>
            <w:rtl/>
          </w:rPr>
          <w:t xml:space="preserve"> </w:t>
        </w:r>
      </w:moveFrom>
    </w:p>
    <w:p w14:paraId="09C9FC28" w14:textId="23A42FE7" w:rsidR="00F21801" w:rsidDel="000D48B5" w:rsidRDefault="00F21801" w:rsidP="00F21801">
      <w:pPr>
        <w:spacing w:line="360" w:lineRule="auto"/>
        <w:ind w:firstLine="567"/>
        <w:rPr>
          <w:moveFrom w:id="125" w:author="Yael Gottlieb" w:date="2025-03-13T10:44:00Z" w16du:dateUtc="2025-03-13T08:44:00Z"/>
          <w:rFonts w:ascii="David" w:hAnsi="David" w:cs="David"/>
          <w:sz w:val="24"/>
          <w:rtl/>
        </w:rPr>
      </w:pPr>
      <w:moveFrom w:id="126" w:author="Yael Gottlieb" w:date="2025-03-13T10:44:00Z" w16du:dateUtc="2025-03-13T08:44:00Z">
        <w:r w:rsidDel="000D48B5">
          <w:rPr>
            <w:rFonts w:ascii="David" w:hAnsi="David" w:cs="David" w:hint="cs"/>
            <w:sz w:val="24"/>
            <w:rtl/>
          </w:rPr>
          <w:t xml:space="preserve">נספח ג' </w:t>
        </w:r>
        <w:r w:rsidDel="000D48B5">
          <w:rPr>
            <w:rFonts w:ascii="David" w:hAnsi="David" w:cs="David"/>
            <w:sz w:val="24"/>
            <w:rtl/>
          </w:rPr>
          <w:t>–</w:t>
        </w:r>
        <w:r w:rsidDel="000D48B5">
          <w:rPr>
            <w:rFonts w:ascii="David" w:hAnsi="David" w:cs="David" w:hint="cs"/>
            <w:sz w:val="24"/>
            <w:rtl/>
          </w:rPr>
          <w:t xml:space="preserve"> טופס תחקיר</w:t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 w:hint="cs"/>
            <w:sz w:val="24"/>
            <w:rtl/>
          </w:rPr>
          <w:t xml:space="preserve">  </w:t>
        </w:r>
        <w:r w:rsidDel="000D48B5">
          <w:rPr>
            <w:rFonts w:ascii="David" w:hAnsi="David" w:cs="David"/>
            <w:sz w:val="24"/>
            <w:rtl/>
          </w:rPr>
          <w:tab/>
        </w:r>
        <w:r w:rsidDel="000D48B5">
          <w:rPr>
            <w:rFonts w:ascii="David" w:hAnsi="David" w:cs="David" w:hint="cs"/>
            <w:sz w:val="24"/>
            <w:rtl/>
          </w:rPr>
          <w:t>06.04</w:t>
        </w:r>
      </w:moveFrom>
    </w:p>
    <w:moveFromRangeEnd w:id="121"/>
    <w:p w14:paraId="24DB4E91" w14:textId="77777777" w:rsidR="00F21801" w:rsidRDefault="00F21801" w:rsidP="00F21801">
      <w:pPr>
        <w:spacing w:line="360" w:lineRule="auto"/>
        <w:ind w:firstLine="567"/>
        <w:rPr>
          <w:rFonts w:ascii="David" w:hAnsi="David" w:cs="David"/>
          <w:sz w:val="24"/>
          <w:rtl/>
        </w:rPr>
      </w:pPr>
    </w:p>
    <w:p w14:paraId="0C61E7D2" w14:textId="77777777" w:rsidR="00F21801" w:rsidRDefault="00F21801" w:rsidP="00F21801">
      <w:pPr>
        <w:spacing w:line="360" w:lineRule="auto"/>
        <w:ind w:firstLine="567"/>
        <w:rPr>
          <w:ins w:id="127" w:author="Oxana" w:date="2025-01-13T14:35:00Z" w16du:dateUtc="2025-01-13T12:35:00Z"/>
          <w:rFonts w:ascii="David" w:hAnsi="David" w:cs="David"/>
          <w:sz w:val="24"/>
          <w:rtl/>
        </w:rPr>
      </w:pPr>
    </w:p>
    <w:p w14:paraId="4732FAC0" w14:textId="77777777" w:rsidR="00486A55" w:rsidRDefault="00486A55" w:rsidP="00F21801">
      <w:pPr>
        <w:spacing w:line="360" w:lineRule="auto"/>
        <w:ind w:firstLine="567"/>
        <w:rPr>
          <w:ins w:id="128" w:author="Oxana" w:date="2025-01-13T14:35:00Z" w16du:dateUtc="2025-01-13T12:35:00Z"/>
          <w:rFonts w:ascii="David" w:hAnsi="David" w:cs="David"/>
          <w:sz w:val="24"/>
          <w:rtl/>
        </w:rPr>
      </w:pPr>
    </w:p>
    <w:p w14:paraId="0839E2F3" w14:textId="77777777" w:rsidR="00486A55" w:rsidRDefault="00486A55" w:rsidP="00F21801">
      <w:pPr>
        <w:spacing w:line="360" w:lineRule="auto"/>
        <w:ind w:firstLine="567"/>
        <w:rPr>
          <w:ins w:id="129" w:author="Oxana" w:date="2025-01-13T14:35:00Z" w16du:dateUtc="2025-01-13T12:35:00Z"/>
          <w:rFonts w:ascii="David" w:hAnsi="David" w:cs="David"/>
          <w:sz w:val="24"/>
          <w:rtl/>
        </w:rPr>
      </w:pPr>
    </w:p>
    <w:p w14:paraId="7E8E1600" w14:textId="77777777" w:rsidR="00486A55" w:rsidRDefault="00486A55" w:rsidP="00F21801">
      <w:pPr>
        <w:spacing w:line="360" w:lineRule="auto"/>
        <w:ind w:firstLine="567"/>
        <w:rPr>
          <w:ins w:id="130" w:author="Oxana" w:date="2025-01-13T14:35:00Z" w16du:dateUtc="2025-01-13T12:35:00Z"/>
          <w:rFonts w:ascii="David" w:hAnsi="David" w:cs="David"/>
          <w:sz w:val="24"/>
          <w:rtl/>
        </w:rPr>
      </w:pPr>
    </w:p>
    <w:p w14:paraId="25A53A4E" w14:textId="77777777" w:rsidR="00486A55" w:rsidRDefault="00486A55" w:rsidP="00F21801">
      <w:pPr>
        <w:spacing w:line="360" w:lineRule="auto"/>
        <w:ind w:firstLine="567"/>
        <w:rPr>
          <w:ins w:id="131" w:author="Oxana" w:date="2025-01-13T14:35:00Z" w16du:dateUtc="2025-01-13T12:35:00Z"/>
          <w:rFonts w:ascii="David" w:hAnsi="David" w:cs="David"/>
          <w:sz w:val="24"/>
          <w:rtl/>
        </w:rPr>
      </w:pPr>
    </w:p>
    <w:p w14:paraId="18DD0671" w14:textId="77777777" w:rsidR="00486A55" w:rsidRDefault="00486A55" w:rsidP="00F21801">
      <w:pPr>
        <w:spacing w:line="360" w:lineRule="auto"/>
        <w:ind w:firstLine="567"/>
        <w:rPr>
          <w:ins w:id="132" w:author="Oxana" w:date="2025-01-13T14:35:00Z" w16du:dateUtc="2025-01-13T12:35:00Z"/>
          <w:rFonts w:ascii="David" w:hAnsi="David" w:cs="David"/>
          <w:sz w:val="24"/>
          <w:rtl/>
        </w:rPr>
      </w:pPr>
    </w:p>
    <w:p w14:paraId="643F3E60" w14:textId="77777777" w:rsidR="00486A55" w:rsidRDefault="00486A55" w:rsidP="00F21801">
      <w:pPr>
        <w:spacing w:line="360" w:lineRule="auto"/>
        <w:ind w:firstLine="567"/>
        <w:rPr>
          <w:ins w:id="133" w:author="Oxana" w:date="2025-01-13T14:35:00Z" w16du:dateUtc="2025-01-13T12:35:00Z"/>
          <w:rFonts w:ascii="David" w:hAnsi="David" w:cs="David"/>
          <w:sz w:val="24"/>
          <w:rtl/>
        </w:rPr>
      </w:pPr>
    </w:p>
    <w:p w14:paraId="14CCC828" w14:textId="77777777" w:rsidR="00486A55" w:rsidRDefault="00486A55" w:rsidP="00F21801">
      <w:pPr>
        <w:spacing w:line="360" w:lineRule="auto"/>
        <w:ind w:firstLine="567"/>
        <w:rPr>
          <w:ins w:id="134" w:author="Oxana" w:date="2025-01-13T14:35:00Z" w16du:dateUtc="2025-01-13T12:35:00Z"/>
          <w:rFonts w:ascii="David" w:hAnsi="David" w:cs="David"/>
          <w:sz w:val="24"/>
          <w:rtl/>
        </w:rPr>
      </w:pPr>
    </w:p>
    <w:p w14:paraId="300DC47B" w14:textId="77777777" w:rsidR="00486A55" w:rsidRDefault="00486A55" w:rsidP="00F21801">
      <w:pPr>
        <w:spacing w:line="360" w:lineRule="auto"/>
        <w:ind w:firstLine="567"/>
        <w:rPr>
          <w:ins w:id="135" w:author="Oxana" w:date="2025-01-13T14:35:00Z" w16du:dateUtc="2025-01-13T12:35:00Z"/>
          <w:rFonts w:ascii="David" w:hAnsi="David" w:cs="David"/>
          <w:sz w:val="24"/>
          <w:rtl/>
        </w:rPr>
      </w:pPr>
    </w:p>
    <w:p w14:paraId="78B98E7B" w14:textId="77777777" w:rsidR="00486A55" w:rsidRDefault="00486A55" w:rsidP="00F21801">
      <w:pPr>
        <w:spacing w:line="360" w:lineRule="auto"/>
        <w:ind w:firstLine="567"/>
        <w:rPr>
          <w:ins w:id="136" w:author="Oxana" w:date="2025-01-13T14:35:00Z" w16du:dateUtc="2025-01-13T12:35:00Z"/>
          <w:rFonts w:ascii="David" w:hAnsi="David" w:cs="David"/>
          <w:sz w:val="24"/>
          <w:rtl/>
        </w:rPr>
      </w:pPr>
    </w:p>
    <w:p w14:paraId="657610B9" w14:textId="77777777" w:rsidR="00486A55" w:rsidRDefault="00486A55" w:rsidP="00F21801">
      <w:pPr>
        <w:spacing w:line="360" w:lineRule="auto"/>
        <w:ind w:firstLine="567"/>
        <w:rPr>
          <w:ins w:id="137" w:author="Oxana" w:date="2025-01-13T14:35:00Z" w16du:dateUtc="2025-01-13T12:35:00Z"/>
          <w:rFonts w:ascii="David" w:hAnsi="David" w:cs="David"/>
          <w:sz w:val="24"/>
          <w:rtl/>
        </w:rPr>
      </w:pPr>
    </w:p>
    <w:p w14:paraId="277B30E7" w14:textId="77777777" w:rsidR="00486A55" w:rsidRDefault="00486A55" w:rsidP="00F21801">
      <w:pPr>
        <w:spacing w:line="360" w:lineRule="auto"/>
        <w:ind w:firstLine="567"/>
        <w:rPr>
          <w:ins w:id="138" w:author="Oxana" w:date="2025-01-13T14:35:00Z" w16du:dateUtc="2025-01-13T12:35:00Z"/>
          <w:rFonts w:ascii="David" w:hAnsi="David" w:cs="David"/>
          <w:sz w:val="24"/>
          <w:rtl/>
        </w:rPr>
      </w:pPr>
    </w:p>
    <w:p w14:paraId="2AAECD9E" w14:textId="77777777" w:rsidR="00486A55" w:rsidRDefault="00486A55" w:rsidP="00F21801">
      <w:pPr>
        <w:spacing w:line="360" w:lineRule="auto"/>
        <w:ind w:firstLine="567"/>
        <w:rPr>
          <w:ins w:id="139" w:author="Oxana" w:date="2025-01-13T14:35:00Z" w16du:dateUtc="2025-01-13T12:35:00Z"/>
          <w:rFonts w:ascii="David" w:hAnsi="David" w:cs="David"/>
          <w:sz w:val="24"/>
          <w:rtl/>
        </w:rPr>
      </w:pPr>
    </w:p>
    <w:p w14:paraId="164D3377" w14:textId="77777777" w:rsidR="00486A55" w:rsidRDefault="00486A55" w:rsidP="00F21801">
      <w:pPr>
        <w:spacing w:line="360" w:lineRule="auto"/>
        <w:ind w:firstLine="567"/>
        <w:rPr>
          <w:ins w:id="140" w:author="Oxana" w:date="2025-01-13T14:35:00Z" w16du:dateUtc="2025-01-13T12:35:00Z"/>
          <w:rFonts w:ascii="David" w:hAnsi="David" w:cs="David"/>
          <w:sz w:val="24"/>
          <w:rtl/>
        </w:rPr>
      </w:pPr>
    </w:p>
    <w:p w14:paraId="66F49260" w14:textId="628CDAF2" w:rsidR="00486A55" w:rsidDel="00486A55" w:rsidRDefault="00486A55" w:rsidP="00F21801">
      <w:pPr>
        <w:spacing w:line="360" w:lineRule="auto"/>
        <w:ind w:firstLine="567"/>
        <w:rPr>
          <w:del w:id="141" w:author="Oxana" w:date="2025-01-13T14:35:00Z" w16du:dateUtc="2025-01-13T12:35:00Z"/>
          <w:rFonts w:ascii="David" w:hAnsi="David" w:cs="David"/>
          <w:sz w:val="24"/>
          <w:rtl/>
        </w:rPr>
      </w:pPr>
    </w:p>
    <w:p w14:paraId="23072048" w14:textId="1A405CA5" w:rsidR="00F21801" w:rsidRDefault="00051F2A" w:rsidP="00051F2A">
      <w:pPr>
        <w:tabs>
          <w:tab w:val="left" w:pos="3597"/>
        </w:tabs>
        <w:spacing w:line="360" w:lineRule="auto"/>
        <w:ind w:firstLine="567"/>
        <w:rPr>
          <w:rFonts w:ascii="David" w:hAnsi="David" w:cs="David"/>
          <w:sz w:val="24"/>
          <w:rtl/>
        </w:rPr>
        <w:pPrChange w:id="142" w:author="Yael Gottlieb" w:date="2025-03-13T10:57:00Z" w16du:dateUtc="2025-03-13T08:57:00Z">
          <w:pPr>
            <w:spacing w:line="360" w:lineRule="auto"/>
            <w:ind w:firstLine="567"/>
          </w:pPr>
        </w:pPrChange>
      </w:pPr>
      <w:ins w:id="143" w:author="Yael Gottlieb" w:date="2025-03-13T10:57:00Z" w16du:dateUtc="2025-03-13T08:57:00Z">
        <w:r>
          <w:rPr>
            <w:rFonts w:ascii="David" w:hAnsi="David" w:cs="David"/>
            <w:sz w:val="24"/>
            <w:rtl/>
          </w:rPr>
          <w:tab/>
        </w:r>
      </w:ins>
    </w:p>
    <w:p w14:paraId="636E3E73" w14:textId="77777777" w:rsidR="00F21801" w:rsidRDefault="00F21801" w:rsidP="00F21801">
      <w:pPr>
        <w:spacing w:line="360" w:lineRule="auto"/>
        <w:ind w:firstLine="567"/>
        <w:rPr>
          <w:rFonts w:ascii="David" w:hAnsi="David" w:cs="David"/>
          <w:sz w:val="24"/>
          <w:rtl/>
        </w:rPr>
      </w:pPr>
    </w:p>
    <w:tbl>
      <w:tblPr>
        <w:bidiVisual/>
        <w:tblW w:w="92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13"/>
        <w:gridCol w:w="2716"/>
        <w:gridCol w:w="2664"/>
        <w:gridCol w:w="1763"/>
      </w:tblGrid>
      <w:tr w:rsidR="00F21801" w:rsidRPr="00ED6E59" w14:paraId="6D22D513" w14:textId="77777777" w:rsidTr="00D503B3">
        <w:trPr>
          <w:jc w:val="center"/>
        </w:trPr>
        <w:tc>
          <w:tcPr>
            <w:tcW w:w="2303" w:type="dxa"/>
            <w:shd w:val="clear" w:color="auto" w:fill="auto"/>
            <w:vAlign w:val="center"/>
          </w:tcPr>
          <w:p w14:paraId="175EA8E2" w14:textId="77777777" w:rsidR="00F21801" w:rsidRPr="00ED6E59" w:rsidRDefault="00F21801" w:rsidP="00D503B3">
            <w:pPr>
              <w:pStyle w:val="Header"/>
              <w:spacing w:line="360" w:lineRule="auto"/>
              <w:jc w:val="center"/>
              <w:rPr>
                <w:rFonts w:cs="David"/>
                <w:rtl/>
              </w:rPr>
            </w:pPr>
            <w:r w:rsidRPr="00ED6E59">
              <w:rPr>
                <w:rFonts w:cs="David" w:hint="cs"/>
                <w:rtl/>
              </w:rPr>
              <w:t xml:space="preserve">אושר ע"י:  </w:t>
            </w:r>
            <w:del w:id="144" w:author="Moran Genish" w:date="2025-01-13T12:00:00Z">
              <w:r w:rsidRPr="00ED6E59" w:rsidDel="003C6AD8">
                <w:rPr>
                  <w:rFonts w:cs="David" w:hint="cs"/>
                  <w:rtl/>
                </w:rPr>
                <w:delText>עופר דוניו</w:delText>
              </w:r>
            </w:del>
            <w:ins w:id="145" w:author="Moran Genish" w:date="2025-01-13T12:01:00Z">
              <w:r w:rsidR="003C6AD8">
                <w:rPr>
                  <w:rFonts w:cs="David" w:hint="cs"/>
                  <w:rtl/>
                </w:rPr>
                <w:t>איתי הושמנד</w:t>
              </w:r>
            </w:ins>
            <w:r w:rsidRPr="00ED6E59">
              <w:rPr>
                <w:rFonts w:cs="David" w:hint="cs"/>
                <w:rtl/>
              </w:rPr>
              <w:t xml:space="preserve"> </w:t>
            </w:r>
          </w:p>
        </w:tc>
        <w:tc>
          <w:tcPr>
            <w:tcW w:w="2983" w:type="dxa"/>
            <w:shd w:val="clear" w:color="auto" w:fill="auto"/>
            <w:vAlign w:val="center"/>
          </w:tcPr>
          <w:p w14:paraId="2581972E" w14:textId="166BD010" w:rsidR="00F21801" w:rsidRPr="00ED6E59" w:rsidRDefault="00F21801" w:rsidP="00D503B3">
            <w:pPr>
              <w:pStyle w:val="Header"/>
              <w:spacing w:line="360" w:lineRule="auto"/>
              <w:jc w:val="center"/>
              <w:rPr>
                <w:rFonts w:cs="David"/>
                <w:rtl/>
              </w:rPr>
            </w:pPr>
            <w:r w:rsidRPr="00ED6E59">
              <w:rPr>
                <w:rFonts w:cs="David" w:hint="cs"/>
                <w:rtl/>
              </w:rPr>
              <w:t xml:space="preserve">תפקיד: מנהל </w:t>
            </w:r>
            <w:ins w:id="146" w:author="Oxana" w:date="2025-01-13T14:35:00Z" w16du:dateUtc="2025-01-13T12:35:00Z">
              <w:r w:rsidR="00486A55">
                <w:rPr>
                  <w:rFonts w:cs="David" w:hint="cs"/>
                  <w:rtl/>
                </w:rPr>
                <w:t>ה</w:t>
              </w:r>
            </w:ins>
            <w:del w:id="147" w:author="Moran Genish" w:date="2025-01-13T12:01:00Z">
              <w:r w:rsidRPr="00ED6E59" w:rsidDel="003C6AD8">
                <w:rPr>
                  <w:rFonts w:cs="David" w:hint="cs"/>
                  <w:rtl/>
                </w:rPr>
                <w:delText>תפעול וייצור</w:delText>
              </w:r>
            </w:del>
            <w:ins w:id="148" w:author="Moran Genish" w:date="2025-01-13T12:01:00Z">
              <w:r w:rsidR="003C6AD8">
                <w:rPr>
                  <w:rFonts w:cs="David" w:hint="cs"/>
                  <w:rtl/>
                </w:rPr>
                <w:t>מפעל</w:t>
              </w:r>
            </w:ins>
          </w:p>
        </w:tc>
        <w:tc>
          <w:tcPr>
            <w:tcW w:w="2058" w:type="dxa"/>
            <w:shd w:val="clear" w:color="auto" w:fill="auto"/>
            <w:vAlign w:val="center"/>
          </w:tcPr>
          <w:p w14:paraId="77919893" w14:textId="5E2CC6BB" w:rsidR="00F21801" w:rsidRPr="00ED6E59" w:rsidRDefault="00F21801" w:rsidP="00D503B3">
            <w:pPr>
              <w:pStyle w:val="Header"/>
              <w:spacing w:line="360" w:lineRule="auto"/>
              <w:jc w:val="center"/>
              <w:rPr>
                <w:rFonts w:cs="David"/>
                <w:rtl/>
              </w:rPr>
            </w:pPr>
            <w:r w:rsidRPr="00ED6E59">
              <w:rPr>
                <w:rFonts w:cs="David" w:hint="cs"/>
                <w:rtl/>
              </w:rPr>
              <w:t xml:space="preserve">תאריך: </w:t>
            </w:r>
            <w:del w:id="149" w:author="Moran Genish" w:date="2025-01-13T12:01:00Z">
              <w:r w:rsidDel="003C6AD8">
                <w:rPr>
                  <w:rFonts w:cs="David" w:hint="cs"/>
                  <w:rtl/>
                </w:rPr>
                <w:delText>03/11/2021</w:delText>
              </w:r>
            </w:del>
            <w:ins w:id="150" w:author="Moran Genish" w:date="2025-01-13T12:01:00Z">
              <w:del w:id="151" w:author="Yael Gottlieb" w:date="2025-03-13T10:57:00Z" w16du:dateUtc="2025-03-13T08:57:00Z">
                <w:r w:rsidR="003C6AD8" w:rsidDel="00051F2A">
                  <w:rPr>
                    <w:rFonts w:cs="David" w:hint="cs"/>
                    <w:rtl/>
                  </w:rPr>
                  <w:delText>01/01/25</w:delText>
                </w:r>
              </w:del>
            </w:ins>
            <w:ins w:id="152" w:author="Yael Gottlieb" w:date="2025-03-13T10:57:00Z" w16du:dateUtc="2025-03-13T08:57:00Z">
              <w:r w:rsidR="00051F2A">
                <w:rPr>
                  <w:rFonts w:cs="David" w:hint="cs"/>
                  <w:rtl/>
                </w:rPr>
                <w:t>12.3.2025</w:t>
              </w:r>
            </w:ins>
          </w:p>
        </w:tc>
        <w:tc>
          <w:tcPr>
            <w:tcW w:w="1912" w:type="dxa"/>
            <w:shd w:val="clear" w:color="auto" w:fill="auto"/>
            <w:vAlign w:val="center"/>
          </w:tcPr>
          <w:p w14:paraId="27972994" w14:textId="77777777" w:rsidR="00F21801" w:rsidRPr="00ED6E59" w:rsidRDefault="00F21801" w:rsidP="00D503B3">
            <w:pPr>
              <w:pStyle w:val="Header"/>
              <w:spacing w:line="360" w:lineRule="auto"/>
              <w:rPr>
                <w:rFonts w:cs="David"/>
              </w:rPr>
            </w:pPr>
            <w:r w:rsidRPr="00ED6E59">
              <w:rPr>
                <w:rFonts w:cs="David" w:hint="cs"/>
                <w:rtl/>
              </w:rPr>
              <w:t xml:space="preserve">חתימה: </w:t>
            </w:r>
          </w:p>
        </w:tc>
      </w:tr>
    </w:tbl>
    <w:p w14:paraId="6C553096" w14:textId="77777777" w:rsidR="00630DDC" w:rsidRPr="008A535F" w:rsidRDefault="00630DDC" w:rsidP="00F21801">
      <w:pPr>
        <w:rPr>
          <w:rFonts w:ascii="David" w:hAnsi="David" w:cs="David"/>
          <w:sz w:val="24"/>
          <w:rtl/>
        </w:rPr>
      </w:pPr>
    </w:p>
    <w:sectPr w:rsidR="00630DDC" w:rsidRPr="008A535F" w:rsidSect="006F11B6">
      <w:headerReference w:type="default" r:id="rId8"/>
      <w:footerReference w:type="default" r:id="rId9"/>
      <w:endnotePr>
        <w:numFmt w:val="lowerLetter"/>
      </w:endnotePr>
      <w:pgSz w:w="11906" w:h="16838"/>
      <w:pgMar w:top="2095" w:right="1701" w:bottom="1134" w:left="1418" w:header="851" w:footer="1134" w:gutter="0"/>
      <w:cols w:space="720"/>
      <w:bidi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44018" w14:textId="77777777" w:rsidR="00351431" w:rsidRDefault="00351431">
      <w:r>
        <w:separator/>
      </w:r>
    </w:p>
  </w:endnote>
  <w:endnote w:type="continuationSeparator" w:id="0">
    <w:p w14:paraId="280F6316" w14:textId="77777777" w:rsidR="00351431" w:rsidRDefault="003514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EA986" w14:textId="77777777" w:rsidR="003D312E" w:rsidRDefault="003D312E" w:rsidP="00C2259C">
    <w:pPr>
      <w:pStyle w:val="Footer"/>
      <w:jc w:val="right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F65C0" w14:textId="77777777" w:rsidR="00351431" w:rsidRDefault="00351431">
      <w:r>
        <w:separator/>
      </w:r>
    </w:p>
  </w:footnote>
  <w:footnote w:type="continuationSeparator" w:id="0">
    <w:p w14:paraId="075DB23C" w14:textId="77777777" w:rsidR="00351431" w:rsidRDefault="003514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1035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80"/>
      <w:gridCol w:w="2520"/>
      <w:gridCol w:w="2098"/>
      <w:gridCol w:w="2068"/>
      <w:gridCol w:w="1486"/>
    </w:tblGrid>
    <w:tr w:rsidR="00F47F63" w:rsidRPr="005F54DA" w14:paraId="0F58D210" w14:textId="77777777" w:rsidTr="005C181D">
      <w:trPr>
        <w:trHeight w:val="784"/>
        <w:jc w:val="center"/>
      </w:trPr>
      <w:tc>
        <w:tcPr>
          <w:tcW w:w="2206" w:type="dxa"/>
          <w:shd w:val="clear" w:color="auto" w:fill="auto"/>
          <w:vAlign w:val="center"/>
        </w:tcPr>
        <w:p w14:paraId="22804CE1" w14:textId="77777777" w:rsidR="00F47F63" w:rsidRPr="005F54DA" w:rsidRDefault="00F47F63" w:rsidP="00F47F63">
          <w:pPr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נוהל מס' </w:t>
          </w:r>
          <w:r>
            <w:rPr>
              <w:rFonts w:cs="David" w:hint="cs"/>
              <w:rtl/>
            </w:rPr>
            <w:t>6</w:t>
          </w:r>
        </w:p>
      </w:tc>
      <w:tc>
        <w:tcPr>
          <w:tcW w:w="6637" w:type="dxa"/>
          <w:gridSpan w:val="3"/>
          <w:shd w:val="clear" w:color="auto" w:fill="auto"/>
          <w:vAlign w:val="center"/>
        </w:tcPr>
        <w:p w14:paraId="2F120737" w14:textId="6F66834C" w:rsidR="00F47F63" w:rsidRPr="005F54DA" w:rsidRDefault="000D48B5" w:rsidP="00F47F63">
          <w:pPr>
            <w:pStyle w:val="Header"/>
            <w:jc w:val="center"/>
            <w:rPr>
              <w:rFonts w:cs="David"/>
              <w:b/>
              <w:bCs/>
              <w:sz w:val="36"/>
              <w:szCs w:val="36"/>
            </w:rPr>
          </w:pPr>
          <w:ins w:id="153" w:author="Yael Gottlieb" w:date="2025-03-13T10:39:00Z" w16du:dateUtc="2025-03-13T08:39:00Z">
            <w:r w:rsidRPr="000D48B5">
              <w:rPr>
                <w:rFonts w:cs="David"/>
                <w:b/>
                <w:bCs/>
                <w:sz w:val="36"/>
                <w:szCs w:val="36"/>
                <w:rtl/>
              </w:rPr>
              <w:t>נוהל טיפול באי התאמות ופעילות מתקנת</w:t>
            </w:r>
          </w:ins>
          <w:del w:id="154" w:author="Yael Gottlieb" w:date="2025-03-13T10:39:00Z" w16du:dateUtc="2025-03-13T08:39:00Z">
            <w:r w:rsidR="00F47F63" w:rsidDel="000D48B5">
              <w:rPr>
                <w:rFonts w:cs="David" w:hint="cs"/>
                <w:b/>
                <w:bCs/>
                <w:sz w:val="36"/>
                <w:szCs w:val="36"/>
                <w:rtl/>
              </w:rPr>
              <w:delText>שיפור ופעולה מתקנת</w:delText>
            </w:r>
          </w:del>
        </w:p>
      </w:tc>
      <w:tc>
        <w:tcPr>
          <w:tcW w:w="1509" w:type="dxa"/>
          <w:vMerge w:val="restart"/>
          <w:shd w:val="clear" w:color="auto" w:fill="auto"/>
          <w:vAlign w:val="center"/>
        </w:tcPr>
        <w:p w14:paraId="61AB9AA7" w14:textId="77777777" w:rsidR="00F47F63" w:rsidRPr="005F54DA" w:rsidRDefault="00F47F63" w:rsidP="00F47F63">
          <w:pPr>
            <w:jc w:val="center"/>
            <w:rPr>
              <w:rFonts w:cs="David"/>
              <w:b/>
              <w:bCs/>
              <w:rtl/>
            </w:rPr>
          </w:pPr>
          <w:r w:rsidRPr="005F54DA">
            <w:rPr>
              <w:rFonts w:cs="David" w:hint="cs"/>
              <w:b/>
              <w:bCs/>
              <w:rtl/>
              <w:lang w:eastAsia="en-US"/>
            </w:rPr>
            <w:drawing>
              <wp:anchor distT="0" distB="0" distL="114300" distR="114300" simplePos="0" relativeHeight="251659264" behindDoc="1" locked="0" layoutInCell="1" allowOverlap="1" wp14:anchorId="733E5AEC" wp14:editId="3A32FCAE">
                <wp:simplePos x="0" y="0"/>
                <wp:positionH relativeFrom="column">
                  <wp:posOffset>-20955</wp:posOffset>
                </wp:positionH>
                <wp:positionV relativeFrom="paragraph">
                  <wp:posOffset>167005</wp:posOffset>
                </wp:positionV>
                <wp:extent cx="910590" cy="431800"/>
                <wp:effectExtent l="0" t="0" r="0" b="0"/>
                <wp:wrapNone/>
                <wp:docPr id="5" name="תמונה 5" descr="new logo tapug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 descr="new logo tapug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0590" cy="431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F47F63" w:rsidRPr="005F54DA" w14:paraId="462389F2" w14:textId="77777777" w:rsidTr="005C181D">
      <w:trPr>
        <w:trHeight w:val="331"/>
        <w:jc w:val="center"/>
      </w:trPr>
      <w:tc>
        <w:tcPr>
          <w:tcW w:w="2206" w:type="dxa"/>
          <w:shd w:val="clear" w:color="auto" w:fill="auto"/>
          <w:vAlign w:val="center"/>
        </w:tcPr>
        <w:p w14:paraId="5D7F57AC" w14:textId="77777777" w:rsidR="00F47F63" w:rsidRPr="005F54DA" w:rsidRDefault="00F47F63" w:rsidP="00F47F63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/>
              <w:rtl/>
            </w:rPr>
            <w:t>עמוד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PAGE </w:instrText>
          </w:r>
          <w:r w:rsidRPr="005F54DA">
            <w:rPr>
              <w:rFonts w:cs="David"/>
            </w:rPr>
            <w:fldChar w:fldCharType="separate"/>
          </w:r>
          <w:r>
            <w:rPr>
              <w:rFonts w:cs="David"/>
              <w:rtl/>
            </w:rPr>
            <w:t>4</w:t>
          </w:r>
          <w:r w:rsidRPr="005F54DA">
            <w:rPr>
              <w:rFonts w:cs="David"/>
            </w:rPr>
            <w:fldChar w:fldCharType="end"/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  <w:rtl/>
            </w:rPr>
            <w:t>מתוך</w:t>
          </w:r>
          <w:r w:rsidRPr="005F54DA">
            <w:rPr>
              <w:rFonts w:cs="David"/>
            </w:rPr>
            <w:t xml:space="preserve"> </w:t>
          </w:r>
          <w:r w:rsidRPr="005F54DA">
            <w:rPr>
              <w:rFonts w:cs="David"/>
            </w:rPr>
            <w:fldChar w:fldCharType="begin"/>
          </w:r>
          <w:r w:rsidRPr="005F54DA">
            <w:rPr>
              <w:rFonts w:cs="David"/>
            </w:rPr>
            <w:instrText xml:space="preserve"> NUMPAGES </w:instrText>
          </w:r>
          <w:r w:rsidRPr="005F54DA">
            <w:rPr>
              <w:rFonts w:cs="David"/>
            </w:rPr>
            <w:fldChar w:fldCharType="separate"/>
          </w:r>
          <w:r>
            <w:rPr>
              <w:rFonts w:cs="David"/>
              <w:rtl/>
            </w:rPr>
            <w:t>4</w:t>
          </w:r>
          <w:r w:rsidRPr="005F54DA">
            <w:rPr>
              <w:rFonts w:cs="David"/>
            </w:rPr>
            <w:fldChar w:fldCharType="end"/>
          </w:r>
        </w:p>
      </w:tc>
      <w:tc>
        <w:tcPr>
          <w:tcW w:w="2549" w:type="dxa"/>
          <w:shd w:val="clear" w:color="auto" w:fill="auto"/>
          <w:vAlign w:val="center"/>
        </w:tcPr>
        <w:p w14:paraId="79535399" w14:textId="77777777" w:rsidR="00F47F63" w:rsidRPr="005F54DA" w:rsidRDefault="00F47F63" w:rsidP="00F47F63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עודכן ע"י:  </w:t>
          </w:r>
          <w:del w:id="155" w:author="Moran Genish" w:date="2025-01-01T11:24:00Z">
            <w:r w:rsidRPr="005F54DA" w:rsidDel="00BC0099">
              <w:rPr>
                <w:rFonts w:cs="David" w:hint="cs"/>
                <w:rtl/>
              </w:rPr>
              <w:delText>אפרת סמו</w:delText>
            </w:r>
          </w:del>
          <w:ins w:id="156" w:author="Moran Genish" w:date="2025-01-01T11:24:00Z">
            <w:r>
              <w:rPr>
                <w:rFonts w:cs="David" w:hint="cs"/>
                <w:rtl/>
              </w:rPr>
              <w:t>מורן גניש</w:t>
            </w:r>
          </w:ins>
          <w:r w:rsidRPr="005F54DA">
            <w:rPr>
              <w:rFonts w:cs="David" w:hint="cs"/>
              <w:rtl/>
            </w:rPr>
            <w:t xml:space="preserve"> </w:t>
          </w:r>
        </w:p>
      </w:tc>
      <w:tc>
        <w:tcPr>
          <w:tcW w:w="2121" w:type="dxa"/>
          <w:shd w:val="clear" w:color="auto" w:fill="auto"/>
          <w:vAlign w:val="center"/>
        </w:tcPr>
        <w:p w14:paraId="0CBB06ED" w14:textId="77777777" w:rsidR="00F47F63" w:rsidRPr="005F54DA" w:rsidRDefault="00F47F63" w:rsidP="00F47F63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>תפקיד: מנהלת איכות</w:t>
          </w:r>
        </w:p>
      </w:tc>
      <w:tc>
        <w:tcPr>
          <w:tcW w:w="1967" w:type="dxa"/>
          <w:shd w:val="clear" w:color="auto" w:fill="auto"/>
          <w:vAlign w:val="center"/>
        </w:tcPr>
        <w:p w14:paraId="7E056CC3" w14:textId="77777777" w:rsidR="00F47F63" w:rsidRPr="005F54DA" w:rsidRDefault="00F47F63" w:rsidP="00F47F63">
          <w:pPr>
            <w:pStyle w:val="Header"/>
            <w:jc w:val="center"/>
            <w:rPr>
              <w:rFonts w:cs="David"/>
              <w:rtl/>
            </w:rPr>
          </w:pPr>
          <w:r w:rsidRPr="005F54DA">
            <w:rPr>
              <w:rFonts w:cs="David" w:hint="cs"/>
              <w:rtl/>
            </w:rPr>
            <w:t xml:space="preserve">ת.עדכון: </w:t>
          </w:r>
          <w:del w:id="157" w:author="Moran Genish" w:date="2025-01-01T11:23:00Z">
            <w:r w:rsidDel="00BC0099">
              <w:rPr>
                <w:rFonts w:cs="David" w:hint="cs"/>
                <w:rtl/>
              </w:rPr>
              <w:delText>03/11/2021</w:delText>
            </w:r>
          </w:del>
          <w:ins w:id="158" w:author="Moran Genish" w:date="2025-01-01T11:23:00Z">
            <w:r>
              <w:rPr>
                <w:rFonts w:cs="David" w:hint="cs"/>
                <w:rtl/>
              </w:rPr>
              <w:t>01/01/2025</w:t>
            </w:r>
          </w:ins>
        </w:p>
      </w:tc>
      <w:tc>
        <w:tcPr>
          <w:tcW w:w="1509" w:type="dxa"/>
          <w:vMerge/>
          <w:shd w:val="clear" w:color="auto" w:fill="auto"/>
        </w:tcPr>
        <w:p w14:paraId="312A7DA9" w14:textId="77777777" w:rsidR="00F47F63" w:rsidRPr="005F54DA" w:rsidRDefault="00F47F63" w:rsidP="00F47F63">
          <w:pPr>
            <w:pStyle w:val="Header"/>
            <w:ind w:right="-666"/>
            <w:rPr>
              <w:rFonts w:cs="David"/>
              <w:b/>
              <w:bCs/>
              <w:rtl/>
            </w:rPr>
          </w:pPr>
        </w:p>
      </w:tc>
    </w:tr>
  </w:tbl>
  <w:p w14:paraId="5C6FE2AD" w14:textId="77777777" w:rsidR="00F47F63" w:rsidRDefault="00F47F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2212A"/>
    <w:multiLevelType w:val="hybridMultilevel"/>
    <w:tmpl w:val="DA8E09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BD51531"/>
    <w:multiLevelType w:val="singleLevel"/>
    <w:tmpl w:val="B18E1CCA"/>
    <w:lvl w:ilvl="0">
      <w:start w:val="1"/>
      <w:numFmt w:val="bullet"/>
      <w:lvlText w:val=""/>
      <w:lvlJc w:val="center"/>
      <w:pPr>
        <w:tabs>
          <w:tab w:val="num" w:pos="587"/>
        </w:tabs>
        <w:ind w:left="397" w:right="397" w:hanging="170"/>
      </w:pPr>
      <w:rPr>
        <w:rFonts w:ascii="Wingdings" w:hAnsi="Wingdings" w:cs="Times New Roman" w:hint="default"/>
        <w:b w:val="0"/>
        <w:i w:val="0"/>
        <w:sz w:val="20"/>
      </w:rPr>
    </w:lvl>
  </w:abstractNum>
  <w:abstractNum w:abstractNumId="2" w15:restartNumberingAfterBreak="0">
    <w:nsid w:val="1E304FEF"/>
    <w:multiLevelType w:val="multilevel"/>
    <w:tmpl w:val="19AA0A06"/>
    <w:lvl w:ilvl="0">
      <w:start w:val="1"/>
      <w:numFmt w:val="decimal"/>
      <w:pStyle w:val="Heading1"/>
      <w:lvlText w:val="%1."/>
      <w:lvlJc w:val="left"/>
      <w:pPr>
        <w:tabs>
          <w:tab w:val="num" w:pos="570"/>
        </w:tabs>
        <w:ind w:left="570" w:right="570" w:hanging="570"/>
      </w:pPr>
      <w:rPr>
        <w:rFonts w:hint="default"/>
        <w:sz w:val="32"/>
      </w:rPr>
    </w:lvl>
    <w:lvl w:ilvl="1">
      <w:start w:val="3"/>
      <w:numFmt w:val="decimal"/>
      <w:isLgl/>
      <w:lvlText w:val="%1.%2"/>
      <w:lvlJc w:val="left"/>
      <w:pPr>
        <w:tabs>
          <w:tab w:val="num" w:pos="570"/>
        </w:tabs>
        <w:ind w:left="570" w:righ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righ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righ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right="1440" w:hanging="1440"/>
      </w:pPr>
      <w:rPr>
        <w:rFonts w:hint="default"/>
      </w:rPr>
    </w:lvl>
  </w:abstractNum>
  <w:abstractNum w:abstractNumId="3" w15:restartNumberingAfterBreak="0">
    <w:nsid w:val="37382C17"/>
    <w:multiLevelType w:val="singleLevel"/>
    <w:tmpl w:val="B18E1CCA"/>
    <w:lvl w:ilvl="0">
      <w:start w:val="1"/>
      <w:numFmt w:val="bullet"/>
      <w:lvlText w:val=""/>
      <w:lvlJc w:val="center"/>
      <w:pPr>
        <w:tabs>
          <w:tab w:val="num" w:pos="587"/>
        </w:tabs>
        <w:ind w:left="397" w:right="397" w:hanging="170"/>
      </w:pPr>
      <w:rPr>
        <w:rFonts w:ascii="Wingdings" w:hAnsi="Wingdings" w:cs="Times New Roman" w:hint="default"/>
        <w:b w:val="0"/>
        <w:i w:val="0"/>
        <w:sz w:val="20"/>
      </w:rPr>
    </w:lvl>
  </w:abstractNum>
  <w:abstractNum w:abstractNumId="4" w15:restartNumberingAfterBreak="0">
    <w:nsid w:val="39047B2D"/>
    <w:multiLevelType w:val="hybridMultilevel"/>
    <w:tmpl w:val="71EE45C8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5" w15:restartNumberingAfterBreak="0">
    <w:nsid w:val="3B60214C"/>
    <w:multiLevelType w:val="hybridMultilevel"/>
    <w:tmpl w:val="FBAA6D3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3D703046"/>
    <w:multiLevelType w:val="multilevel"/>
    <w:tmpl w:val="50F42218"/>
    <w:lvl w:ilvl="0">
      <w:start w:val="1"/>
      <w:numFmt w:val="decimal"/>
      <w:lvlText w:val="%1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right="567" w:hanging="567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2041"/>
        </w:tabs>
        <w:ind w:left="2041" w:right="2041" w:hanging="132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righ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righ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righ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righ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righ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right="4320" w:hanging="1440"/>
      </w:pPr>
      <w:rPr>
        <w:rFonts w:hint="default"/>
      </w:rPr>
    </w:lvl>
  </w:abstractNum>
  <w:abstractNum w:abstractNumId="7" w15:restartNumberingAfterBreak="0">
    <w:nsid w:val="3F530BB4"/>
    <w:multiLevelType w:val="multilevel"/>
    <w:tmpl w:val="30F4670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lang w:bidi="he-IL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471F34B2"/>
    <w:multiLevelType w:val="singleLevel"/>
    <w:tmpl w:val="BA781F06"/>
    <w:lvl w:ilvl="0">
      <w:start w:val="4"/>
      <w:numFmt w:val="decimal"/>
      <w:lvlText w:val="%1."/>
      <w:lvlJc w:val="left"/>
      <w:pPr>
        <w:tabs>
          <w:tab w:val="num" w:pos="570"/>
        </w:tabs>
        <w:ind w:left="570" w:right="570" w:hanging="570"/>
      </w:pPr>
      <w:rPr>
        <w:rFonts w:hint="default"/>
      </w:rPr>
    </w:lvl>
  </w:abstractNum>
  <w:abstractNum w:abstractNumId="9" w15:restartNumberingAfterBreak="0">
    <w:nsid w:val="4FF82CE2"/>
    <w:multiLevelType w:val="multilevel"/>
    <w:tmpl w:val="5770D6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David" w:hAnsi="David" w:cs="David" w:hint="default"/>
        <w:b/>
        <w:bCs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David" w:hAnsi="David" w:cs="David"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David" w:hAnsi="David" w:cs="David"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ascii="David" w:hAnsi="David" w:cs="David"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David" w:hAnsi="David" w:cs="David"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 w:hint="default"/>
      </w:rPr>
    </w:lvl>
  </w:abstractNum>
  <w:abstractNum w:abstractNumId="10" w15:restartNumberingAfterBreak="0">
    <w:nsid w:val="53745FA2"/>
    <w:multiLevelType w:val="multilevel"/>
    <w:tmpl w:val="28967C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David" w:hint="default"/>
        <w:b w:val="0"/>
        <w:bCs w:val="0"/>
        <w:i w:val="0"/>
        <w:iCs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David" w:hint="default"/>
        <w:b w:val="0"/>
        <w:bCs w:val="0"/>
        <w:i w:val="0"/>
        <w:iCs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David" w:hint="cs"/>
        <w:b w:val="0"/>
        <w:bCs w:val="0"/>
        <w:i w:val="0"/>
        <w:iCs w:val="0"/>
        <w:caps w:val="0"/>
        <w:strike w:val="0"/>
        <w:dstrike w:val="0"/>
        <w:shadow w:val="0"/>
        <w:emboss w:val="0"/>
        <w:imprint w:val="0"/>
        <w:vanish w:val="0"/>
        <w:szCs w:val="24"/>
        <w:vertAlign w:val="baseline"/>
      </w:rPr>
    </w:lvl>
    <w:lvl w:ilvl="4">
      <w:start w:val="1"/>
      <w:numFmt w:val="hebrew1"/>
      <w:lvlText w:val="%5."/>
      <w:lvlJc w:val="left"/>
      <w:pPr>
        <w:tabs>
          <w:tab w:val="num" w:pos="2520"/>
        </w:tabs>
        <w:ind w:left="2232" w:hanging="792"/>
      </w:pPr>
      <w:rPr>
        <w:rFonts w:ascii="Times New Roman" w:eastAsia="Times New Roman" w:hAnsi="Times New Roman" w:cs="David"/>
        <w:b w:val="0"/>
        <w:bCs w:val="0"/>
      </w:rPr>
    </w:lvl>
    <w:lvl w:ilvl="5">
      <w:start w:val="1"/>
      <w:numFmt w:val="lowerRoman"/>
      <w:lvlText w:val="%6."/>
      <w:lvlJc w:val="left"/>
      <w:pPr>
        <w:tabs>
          <w:tab w:val="num" w:pos="2880"/>
        </w:tabs>
        <w:ind w:left="2736" w:hanging="936"/>
      </w:pPr>
      <w:rPr>
        <w:rFonts w:ascii="Times New Roman" w:eastAsia="Times New Roman" w:hAnsi="Times New Roman" w:cs="David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 w16cid:durableId="1396275354">
    <w:abstractNumId w:val="1"/>
  </w:num>
  <w:num w:numId="2" w16cid:durableId="656031818">
    <w:abstractNumId w:val="6"/>
  </w:num>
  <w:num w:numId="3" w16cid:durableId="268244285">
    <w:abstractNumId w:val="2"/>
  </w:num>
  <w:num w:numId="4" w16cid:durableId="760221341">
    <w:abstractNumId w:val="3"/>
  </w:num>
  <w:num w:numId="5" w16cid:durableId="191724834">
    <w:abstractNumId w:val="8"/>
  </w:num>
  <w:num w:numId="6" w16cid:durableId="243027565">
    <w:abstractNumId w:val="7"/>
  </w:num>
  <w:num w:numId="7" w16cid:durableId="2091340592">
    <w:abstractNumId w:val="5"/>
  </w:num>
  <w:num w:numId="8" w16cid:durableId="1779179780">
    <w:abstractNumId w:val="2"/>
  </w:num>
  <w:num w:numId="9" w16cid:durableId="646321451">
    <w:abstractNumId w:val="2"/>
  </w:num>
  <w:num w:numId="10" w16cid:durableId="935284391">
    <w:abstractNumId w:val="2"/>
  </w:num>
  <w:num w:numId="11" w16cid:durableId="1067920102">
    <w:abstractNumId w:val="10"/>
  </w:num>
  <w:num w:numId="12" w16cid:durableId="538395290">
    <w:abstractNumId w:val="2"/>
  </w:num>
  <w:num w:numId="13" w16cid:durableId="494539644">
    <w:abstractNumId w:val="9"/>
  </w:num>
  <w:num w:numId="14" w16cid:durableId="77910972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3594144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889346063">
    <w:abstractNumId w:val="0"/>
  </w:num>
  <w:num w:numId="17" w16cid:durableId="1988625382">
    <w:abstractNumId w:val="4"/>
  </w:num>
  <w:numIdMacAtCleanup w:val="6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Yael Gottlieb">
    <w15:presenceInfo w15:providerId="AD" w15:userId="S-1-5-21-1698350431-2779521162-1255548962-3736"/>
  </w15:person>
  <w15:person w15:author="Moran Genish">
    <w15:presenceInfo w15:providerId="AD" w15:userId="S-1-5-21-536648056-4207746800-573925874-1620"/>
  </w15:person>
  <w15:person w15:author="Oxana">
    <w15:presenceInfo w15:providerId="AD" w15:userId="S::oxana@tapugan.co.il::ea9ec340-1c73-430c-b463-21c43f0b6fb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7FE"/>
    <w:rsid w:val="00051F2A"/>
    <w:rsid w:val="00095A8F"/>
    <w:rsid w:val="000A79FA"/>
    <w:rsid w:val="000D13E3"/>
    <w:rsid w:val="000D48B5"/>
    <w:rsid w:val="000E348C"/>
    <w:rsid w:val="00207662"/>
    <w:rsid w:val="00216EA7"/>
    <w:rsid w:val="00254DEF"/>
    <w:rsid w:val="00317467"/>
    <w:rsid w:val="003243B3"/>
    <w:rsid w:val="00351431"/>
    <w:rsid w:val="003610EF"/>
    <w:rsid w:val="00376707"/>
    <w:rsid w:val="003C6AD8"/>
    <w:rsid w:val="003D312E"/>
    <w:rsid w:val="00486A55"/>
    <w:rsid w:val="004B3917"/>
    <w:rsid w:val="004E352B"/>
    <w:rsid w:val="004F1759"/>
    <w:rsid w:val="00506CF9"/>
    <w:rsid w:val="005270E9"/>
    <w:rsid w:val="0055074F"/>
    <w:rsid w:val="00570C8D"/>
    <w:rsid w:val="00576DCA"/>
    <w:rsid w:val="00581948"/>
    <w:rsid w:val="006047AB"/>
    <w:rsid w:val="00621C7F"/>
    <w:rsid w:val="00630DDC"/>
    <w:rsid w:val="006451CF"/>
    <w:rsid w:val="00673952"/>
    <w:rsid w:val="00697632"/>
    <w:rsid w:val="006F11B6"/>
    <w:rsid w:val="0071355B"/>
    <w:rsid w:val="00723E3B"/>
    <w:rsid w:val="00752B88"/>
    <w:rsid w:val="007817A8"/>
    <w:rsid w:val="007B1693"/>
    <w:rsid w:val="007E353E"/>
    <w:rsid w:val="00802DAD"/>
    <w:rsid w:val="008528E0"/>
    <w:rsid w:val="00853959"/>
    <w:rsid w:val="008A535F"/>
    <w:rsid w:val="008F519F"/>
    <w:rsid w:val="0095378F"/>
    <w:rsid w:val="00981F7E"/>
    <w:rsid w:val="00993E3D"/>
    <w:rsid w:val="009B1266"/>
    <w:rsid w:val="009D1531"/>
    <w:rsid w:val="00A1187D"/>
    <w:rsid w:val="00A22233"/>
    <w:rsid w:val="00A45844"/>
    <w:rsid w:val="00AD1987"/>
    <w:rsid w:val="00B13FD9"/>
    <w:rsid w:val="00B21C96"/>
    <w:rsid w:val="00BA063A"/>
    <w:rsid w:val="00BC0099"/>
    <w:rsid w:val="00BC4722"/>
    <w:rsid w:val="00C1695B"/>
    <w:rsid w:val="00C2259C"/>
    <w:rsid w:val="00C237FE"/>
    <w:rsid w:val="00C44740"/>
    <w:rsid w:val="00C47030"/>
    <w:rsid w:val="00C70DEC"/>
    <w:rsid w:val="00C721CF"/>
    <w:rsid w:val="00CC4E18"/>
    <w:rsid w:val="00D01CA4"/>
    <w:rsid w:val="00D83075"/>
    <w:rsid w:val="00DA4EDF"/>
    <w:rsid w:val="00E13455"/>
    <w:rsid w:val="00E67D78"/>
    <w:rsid w:val="00E87DA5"/>
    <w:rsid w:val="00F21801"/>
    <w:rsid w:val="00F419AC"/>
    <w:rsid w:val="00F47F63"/>
    <w:rsid w:val="00F739E1"/>
    <w:rsid w:val="00F77020"/>
    <w:rsid w:val="00F83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605AF5"/>
  <w15:chartTrackingRefBased/>
  <w15:docId w15:val="{9E49DCAF-BA25-4967-98B4-8153FB83E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Miriam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rFonts w:cs="Narkisim"/>
      <w:noProof/>
      <w:sz w:val="22"/>
      <w:szCs w:val="24"/>
      <w:lang w:eastAsia="he-IL"/>
    </w:rPr>
  </w:style>
  <w:style w:type="paragraph" w:styleId="Heading1">
    <w:name w:val="heading 1"/>
    <w:basedOn w:val="Normal"/>
    <w:next w:val="Normal"/>
    <w:qFormat/>
    <w:pPr>
      <w:keepNext/>
      <w:numPr>
        <w:numId w:val="3"/>
      </w:numPr>
      <w:spacing w:before="240" w:after="60" w:line="360" w:lineRule="auto"/>
      <w:outlineLvl w:val="0"/>
    </w:pPr>
    <w:rPr>
      <w:b/>
      <w:bCs/>
      <w:kern w:val="28"/>
      <w:sz w:val="28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60" w:line="360" w:lineRule="auto"/>
      <w:outlineLvl w:val="1"/>
    </w:pPr>
    <w:rPr>
      <w:b/>
      <w:bCs/>
      <w:sz w:val="24"/>
      <w:szCs w:val="26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2"/>
      </w:numPr>
      <w:bidi w:val="0"/>
      <w:spacing w:before="240" w:after="60"/>
      <w:outlineLvl w:val="2"/>
    </w:pPr>
    <w:rPr>
      <w:rFonts w:cs="Miriam"/>
      <w:i/>
      <w:iCs/>
      <w:noProof w:val="0"/>
      <w:sz w:val="24"/>
    </w:rPr>
  </w:style>
  <w:style w:type="paragraph" w:styleId="Heading4">
    <w:name w:val="heading 4"/>
    <w:basedOn w:val="Normal"/>
    <w:next w:val="Normal"/>
    <w:qFormat/>
    <w:pPr>
      <w:keepNext/>
      <w:spacing w:before="80" w:after="80"/>
      <w:ind w:left="17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qFormat/>
    <w:pPr>
      <w:keepNext/>
      <w:spacing w:before="240" w:line="360" w:lineRule="auto"/>
      <w:ind w:left="567"/>
      <w:outlineLvl w:val="4"/>
    </w:pPr>
    <w:rPr>
      <w:u w:val="single"/>
    </w:rPr>
  </w:style>
  <w:style w:type="paragraph" w:styleId="Heading6">
    <w:name w:val="heading 6"/>
    <w:basedOn w:val="Normal"/>
    <w:next w:val="Normal"/>
    <w:qFormat/>
    <w:pPr>
      <w:keepNext/>
      <w:tabs>
        <w:tab w:val="right" w:pos="658"/>
      </w:tabs>
      <w:spacing w:after="120"/>
      <w:outlineLvl w:val="5"/>
    </w:pPr>
    <w:rPr>
      <w:rFonts w:cs="Miriam"/>
      <w:sz w:val="16"/>
      <w:szCs w:val="28"/>
      <w:u w:val="single"/>
    </w:rPr>
  </w:style>
  <w:style w:type="paragraph" w:styleId="Heading7">
    <w:name w:val="heading 7"/>
    <w:basedOn w:val="Normal"/>
    <w:next w:val="Normal"/>
    <w:qFormat/>
    <w:pPr>
      <w:keepNext/>
      <w:jc w:val="center"/>
      <w:outlineLvl w:val="6"/>
    </w:pPr>
    <w:rPr>
      <w:rFonts w:cs="Miriam"/>
      <w:b/>
      <w:bCs/>
      <w:sz w:val="24"/>
      <w:szCs w:val="32"/>
      <w:u w:val="single"/>
    </w:rPr>
  </w:style>
  <w:style w:type="paragraph" w:styleId="Heading8">
    <w:name w:val="heading 8"/>
    <w:basedOn w:val="Normal"/>
    <w:next w:val="Normal"/>
    <w:qFormat/>
    <w:pPr>
      <w:keepNext/>
      <w:spacing w:line="360" w:lineRule="auto"/>
      <w:ind w:hanging="2"/>
      <w:jc w:val="center"/>
      <w:outlineLvl w:val="7"/>
    </w:pPr>
    <w:rPr>
      <w:b/>
      <w:bCs/>
      <w:sz w:val="16"/>
      <w:szCs w:val="32"/>
    </w:rPr>
  </w:style>
  <w:style w:type="paragraph" w:styleId="Heading9">
    <w:name w:val="heading 9"/>
    <w:basedOn w:val="Normal"/>
    <w:next w:val="Normal"/>
    <w:qFormat/>
    <w:pPr>
      <w:keepNext/>
      <w:spacing w:before="120" w:line="360" w:lineRule="auto"/>
      <w:outlineLvl w:val="8"/>
    </w:pPr>
    <w:rPr>
      <w:b/>
      <w:bCs/>
      <w:sz w:val="28"/>
      <w:szCs w:val="28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  <w:rPr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Cs w:val="22"/>
    </w:rPr>
  </w:style>
  <w:style w:type="paragraph" w:styleId="Closing">
    <w:name w:val="Closing"/>
    <w:basedOn w:val="Normal"/>
    <w:pPr>
      <w:ind w:left="4252"/>
    </w:pPr>
    <w:rPr>
      <w:rFonts w:cs="Miriam"/>
      <w:sz w:val="20"/>
      <w:szCs w:val="20"/>
    </w:rPr>
  </w:style>
  <w:style w:type="paragraph" w:styleId="BlockText">
    <w:name w:val="Block Text"/>
    <w:basedOn w:val="Normal"/>
    <w:pPr>
      <w:spacing w:line="360" w:lineRule="auto"/>
      <w:ind w:left="720" w:hanging="720"/>
    </w:pPr>
    <w:rPr>
      <w:rFonts w:cs="Miriam"/>
      <w:sz w:val="24"/>
    </w:rPr>
  </w:style>
  <w:style w:type="character" w:styleId="PageNumber">
    <w:name w:val="page number"/>
    <w:basedOn w:val="DefaultParagraphFont"/>
  </w:style>
  <w:style w:type="paragraph" w:styleId="Title">
    <w:name w:val="Title"/>
    <w:basedOn w:val="Normal"/>
    <w:qFormat/>
    <w:pPr>
      <w:jc w:val="center"/>
    </w:pPr>
    <w:rPr>
      <w:b/>
      <w:bCs/>
      <w:szCs w:val="36"/>
    </w:rPr>
  </w:style>
  <w:style w:type="paragraph" w:styleId="BodyText">
    <w:name w:val="Body Text"/>
    <w:basedOn w:val="Normal"/>
    <w:pPr>
      <w:overflowPunct w:val="0"/>
      <w:autoSpaceDE w:val="0"/>
      <w:autoSpaceDN w:val="0"/>
      <w:adjustRightInd w:val="0"/>
      <w:spacing w:after="120"/>
      <w:textAlignment w:val="baseline"/>
    </w:pPr>
    <w:rPr>
      <w:sz w:val="20"/>
    </w:rPr>
  </w:style>
  <w:style w:type="paragraph" w:styleId="BalloonText">
    <w:name w:val="Balloon Text"/>
    <w:basedOn w:val="Normal"/>
    <w:semiHidden/>
    <w:rsid w:val="00E67D78"/>
    <w:rPr>
      <w:rFonts w:ascii="Tahoma" w:hAnsi="Tahoma" w:cs="Tahoma"/>
      <w:sz w:val="16"/>
      <w:szCs w:val="16"/>
    </w:rPr>
  </w:style>
  <w:style w:type="paragraph" w:customStyle="1" w:styleId="1">
    <w:name w:val="סגנון1"/>
    <w:basedOn w:val="Normal"/>
    <w:rsid w:val="00254DEF"/>
    <w:pPr>
      <w:autoSpaceDE w:val="0"/>
      <w:autoSpaceDN w:val="0"/>
    </w:pPr>
    <w:rPr>
      <w:rFonts w:cs="Times New Roman"/>
      <w:noProof w:val="0"/>
      <w:sz w:val="20"/>
      <w:szCs w:val="20"/>
      <w:lang w:val="ru-RU"/>
    </w:rPr>
  </w:style>
  <w:style w:type="table" w:customStyle="1" w:styleId="a">
    <w:name w:val="טבלת רשת"/>
    <w:basedOn w:val="TableNormal"/>
    <w:rsid w:val="006047AB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802DAD"/>
    <w:rPr>
      <w:sz w:val="16"/>
      <w:szCs w:val="16"/>
    </w:rPr>
  </w:style>
  <w:style w:type="paragraph" w:styleId="CommentText">
    <w:name w:val="annotation text"/>
    <w:basedOn w:val="Normal"/>
    <w:link w:val="CommentTextChar"/>
    <w:rsid w:val="00802DAD"/>
    <w:rPr>
      <w:sz w:val="20"/>
      <w:szCs w:val="20"/>
    </w:rPr>
  </w:style>
  <w:style w:type="character" w:customStyle="1" w:styleId="CommentTextChar">
    <w:name w:val="Comment Text Char"/>
    <w:link w:val="CommentText"/>
    <w:rsid w:val="00802DAD"/>
    <w:rPr>
      <w:rFonts w:cs="Narkisim"/>
      <w:noProof/>
      <w:lang w:eastAsia="he-IL"/>
    </w:rPr>
  </w:style>
  <w:style w:type="paragraph" w:styleId="CommentSubject">
    <w:name w:val="annotation subject"/>
    <w:basedOn w:val="CommentText"/>
    <w:next w:val="CommentText"/>
    <w:link w:val="CommentSubjectChar"/>
    <w:rsid w:val="00802DAD"/>
    <w:rPr>
      <w:b/>
      <w:bCs/>
    </w:rPr>
  </w:style>
  <w:style w:type="character" w:customStyle="1" w:styleId="CommentSubjectChar">
    <w:name w:val="Comment Subject Char"/>
    <w:link w:val="CommentSubject"/>
    <w:rsid w:val="00802DAD"/>
    <w:rPr>
      <w:rFonts w:cs="Narkisim"/>
      <w:b/>
      <w:bCs/>
      <w:noProof/>
      <w:lang w:eastAsia="he-IL"/>
    </w:rPr>
  </w:style>
  <w:style w:type="character" w:customStyle="1" w:styleId="HeaderChar">
    <w:name w:val="Header Char"/>
    <w:link w:val="Header"/>
    <w:rsid w:val="00C2259C"/>
    <w:rPr>
      <w:rFonts w:cs="Narkisim"/>
      <w:noProof/>
      <w:sz w:val="22"/>
      <w:szCs w:val="22"/>
      <w:lang w:eastAsia="he-IL"/>
    </w:rPr>
  </w:style>
  <w:style w:type="paragraph" w:styleId="Revision">
    <w:name w:val="Revision"/>
    <w:hidden/>
    <w:uiPriority w:val="99"/>
    <w:semiHidden/>
    <w:rsid w:val="00486A55"/>
    <w:rPr>
      <w:rFonts w:cs="Narkisim"/>
      <w:noProof/>
      <w:sz w:val="22"/>
      <w:szCs w:val="24"/>
      <w:lang w:eastAsia="he-IL"/>
    </w:rPr>
  </w:style>
  <w:style w:type="paragraph" w:styleId="ListParagraph">
    <w:name w:val="List Paragraph"/>
    <w:basedOn w:val="Normal"/>
    <w:uiPriority w:val="99"/>
    <w:qFormat/>
    <w:rsid w:val="000D48B5"/>
    <w:pPr>
      <w:ind w:left="720"/>
      <w:contextualSpacing/>
    </w:pPr>
    <w:rPr>
      <w:rFonts w:cs="Times New Roman"/>
      <w:noProof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D7C5C68-25F1-4B91-AF9C-3435FA237C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1054</Words>
  <Characters>6013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בקרת מוצר לא מתאים</vt:lpstr>
      <vt:lpstr>בקרת מוצר לא מתאים</vt:lpstr>
    </vt:vector>
  </TitlesOfParts>
  <Company>תעשיות תפוגן בע"מ</Company>
  <LinksUpToDate>false</LinksUpToDate>
  <CharactersWithSpaces>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בקרת מוצר לא מתאים</dc:title>
  <dc:subject>נוהל איכות</dc:subject>
  <dc:creator>אפרת סמו</dc:creator>
  <cp:keywords/>
  <dc:description/>
  <cp:lastModifiedBy>Yael Gottlieb</cp:lastModifiedBy>
  <cp:revision>2</cp:revision>
  <cp:lastPrinted>2025-01-13T12:35:00Z</cp:lastPrinted>
  <dcterms:created xsi:type="dcterms:W3CDTF">2025-03-13T08:58:00Z</dcterms:created>
  <dcterms:modified xsi:type="dcterms:W3CDTF">2025-03-13T08:58:00Z</dcterms:modified>
  <cp:category>נהלים</cp:category>
</cp:coreProperties>
</file>