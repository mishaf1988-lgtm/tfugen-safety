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A1D8" w14:textId="77777777" w:rsidR="002009AC" w:rsidRPr="00E327C9" w:rsidRDefault="002009AC" w:rsidP="002009AC">
      <w:pPr>
        <w:pStyle w:val="1"/>
        <w:numPr>
          <w:ilvl w:val="0"/>
          <w:numId w:val="2"/>
        </w:numPr>
        <w:tabs>
          <w:tab w:val="num" w:pos="360"/>
        </w:tabs>
        <w:spacing w:before="0" w:after="0"/>
        <w:ind w:right="0"/>
        <w:rPr>
          <w:rFonts w:cs="David"/>
          <w:sz w:val="24"/>
          <w:szCs w:val="24"/>
        </w:rPr>
      </w:pPr>
      <w:r w:rsidRPr="00E327C9">
        <w:rPr>
          <w:rFonts w:cs="David"/>
          <w:sz w:val="24"/>
          <w:szCs w:val="24"/>
          <w:rtl/>
        </w:rPr>
        <w:t xml:space="preserve">מטרה </w:t>
      </w:r>
    </w:p>
    <w:p w14:paraId="326DADE4" w14:textId="77777777" w:rsidR="002009AC" w:rsidRDefault="002009AC" w:rsidP="002009AC">
      <w:pPr>
        <w:pStyle w:val="1"/>
        <w:numPr>
          <w:ilvl w:val="1"/>
          <w:numId w:val="2"/>
        </w:numPr>
        <w:tabs>
          <w:tab w:val="num" w:pos="792"/>
        </w:tabs>
        <w:spacing w:before="0" w:after="0"/>
        <w:ind w:right="0"/>
        <w:rPr>
          <w:rFonts w:cs="David"/>
          <w:b w:val="0"/>
          <w:bCs w:val="0"/>
          <w:szCs w:val="24"/>
          <w:lang w:eastAsia="en-US"/>
        </w:rPr>
      </w:pPr>
      <w:r>
        <w:rPr>
          <w:rFonts w:cs="David"/>
          <w:b w:val="0"/>
          <w:bCs w:val="0"/>
          <w:szCs w:val="24"/>
          <w:rtl/>
          <w:lang w:eastAsia="en-US"/>
        </w:rPr>
        <w:t>הגד</w:t>
      </w:r>
      <w:r w:rsidRPr="00547BE8">
        <w:rPr>
          <w:rFonts w:cs="David"/>
          <w:b w:val="0"/>
          <w:bCs w:val="0"/>
          <w:szCs w:val="24"/>
          <w:rtl/>
          <w:lang w:eastAsia="en-US"/>
        </w:rPr>
        <w:t>ר</w:t>
      </w:r>
      <w:r>
        <w:rPr>
          <w:rFonts w:cs="David" w:hint="cs"/>
          <w:b w:val="0"/>
          <w:bCs w:val="0"/>
          <w:szCs w:val="24"/>
          <w:rtl/>
          <w:lang w:eastAsia="en-US"/>
        </w:rPr>
        <w:t>ת</w:t>
      </w:r>
      <w:r w:rsidRPr="00547BE8">
        <w:rPr>
          <w:rFonts w:cs="David"/>
          <w:b w:val="0"/>
          <w:bCs w:val="0"/>
          <w:szCs w:val="24"/>
          <w:rtl/>
          <w:lang w:eastAsia="en-US"/>
        </w:rPr>
        <w:t xml:space="preserve"> </w:t>
      </w:r>
      <w:r w:rsidRPr="00547BE8">
        <w:rPr>
          <w:rFonts w:cs="David"/>
          <w:b w:val="0"/>
          <w:bCs w:val="0"/>
          <w:sz w:val="24"/>
          <w:szCs w:val="24"/>
          <w:rtl/>
        </w:rPr>
        <w:t>שיטה להדרכת עובדים ומנהלים, לבדיקת כשירותם ולהסמכתם</w:t>
      </w:r>
      <w:r>
        <w:rPr>
          <w:rFonts w:cs="David" w:hint="cs"/>
          <w:b w:val="0"/>
          <w:bCs w:val="0"/>
          <w:sz w:val="24"/>
          <w:szCs w:val="24"/>
          <w:rtl/>
        </w:rPr>
        <w:t>.</w:t>
      </w:r>
    </w:p>
    <w:p w14:paraId="34B4D62D" w14:textId="77777777" w:rsidR="002009AC" w:rsidRPr="00A040C2" w:rsidRDefault="002009AC" w:rsidP="002009AC">
      <w:pPr>
        <w:pStyle w:val="1"/>
        <w:numPr>
          <w:ilvl w:val="1"/>
          <w:numId w:val="2"/>
        </w:numPr>
        <w:tabs>
          <w:tab w:val="num" w:pos="792"/>
        </w:tabs>
        <w:spacing w:before="0" w:after="0"/>
        <w:ind w:right="0"/>
        <w:rPr>
          <w:rFonts w:cs="David"/>
          <w:b w:val="0"/>
          <w:bCs w:val="0"/>
          <w:szCs w:val="24"/>
          <w:rtl/>
          <w:lang w:eastAsia="en-US"/>
        </w:rPr>
      </w:pPr>
      <w:r>
        <w:rPr>
          <w:rFonts w:cs="David" w:hint="cs"/>
          <w:b w:val="0"/>
          <w:bCs w:val="0"/>
          <w:szCs w:val="24"/>
          <w:rtl/>
          <w:lang w:eastAsia="en-US"/>
        </w:rPr>
        <w:t xml:space="preserve">הגדרת </w:t>
      </w:r>
      <w:r w:rsidRPr="00547BE8">
        <w:rPr>
          <w:rFonts w:cs="David"/>
          <w:b w:val="0"/>
          <w:bCs w:val="0"/>
          <w:sz w:val="24"/>
          <w:szCs w:val="24"/>
          <w:rtl/>
        </w:rPr>
        <w:t>אחריות וסמכות בהטמעה של הדרכה ופיתוח המשאב האנושי בחברה</w:t>
      </w:r>
      <w:r>
        <w:rPr>
          <w:rFonts w:cs="David" w:hint="cs"/>
          <w:b w:val="0"/>
          <w:bCs w:val="0"/>
          <w:sz w:val="24"/>
          <w:szCs w:val="24"/>
          <w:rtl/>
        </w:rPr>
        <w:t>.</w:t>
      </w:r>
    </w:p>
    <w:p w14:paraId="188947BA" w14:textId="77777777" w:rsidR="002009AC" w:rsidRPr="00547BE8" w:rsidRDefault="002009AC" w:rsidP="002009AC">
      <w:pPr>
        <w:rPr>
          <w:rtl/>
        </w:rPr>
      </w:pPr>
    </w:p>
    <w:p w14:paraId="65917A11" w14:textId="77777777" w:rsidR="002009AC" w:rsidRPr="00E327C9" w:rsidRDefault="002009AC" w:rsidP="002009AC">
      <w:pPr>
        <w:pStyle w:val="1"/>
        <w:numPr>
          <w:ilvl w:val="0"/>
          <w:numId w:val="2"/>
        </w:numPr>
        <w:tabs>
          <w:tab w:val="num" w:pos="360"/>
        </w:tabs>
        <w:spacing w:before="0" w:after="0"/>
        <w:ind w:right="0"/>
        <w:rPr>
          <w:rFonts w:cs="David"/>
          <w:sz w:val="24"/>
          <w:szCs w:val="24"/>
          <w:rtl/>
        </w:rPr>
      </w:pPr>
      <w:r w:rsidRPr="00E327C9">
        <w:rPr>
          <w:rFonts w:cs="David"/>
          <w:sz w:val="24"/>
          <w:szCs w:val="24"/>
          <w:rtl/>
        </w:rPr>
        <w:t>היקף וחלות</w:t>
      </w:r>
    </w:p>
    <w:p w14:paraId="1904D3AB"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Pr>
          <w:rFonts w:cs="David"/>
          <w:b w:val="0"/>
          <w:bCs w:val="0"/>
          <w:sz w:val="24"/>
          <w:szCs w:val="24"/>
          <w:rtl/>
        </w:rPr>
        <w:t>הנוהל חל על כל עובדי החברה</w:t>
      </w:r>
      <w:r>
        <w:rPr>
          <w:rFonts w:cs="David" w:hint="cs"/>
          <w:b w:val="0"/>
          <w:bCs w:val="0"/>
          <w:sz w:val="24"/>
          <w:szCs w:val="24"/>
          <w:rtl/>
        </w:rPr>
        <w:t>.</w:t>
      </w:r>
    </w:p>
    <w:p w14:paraId="6938F367"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הנוהל מתיחס לכל תהליכי העבודה המוגדרים במסגרת מערכת ניהול האיכות</w:t>
      </w:r>
      <w:r>
        <w:rPr>
          <w:rFonts w:cs="David" w:hint="cs"/>
          <w:b w:val="0"/>
          <w:bCs w:val="0"/>
          <w:sz w:val="24"/>
          <w:szCs w:val="24"/>
          <w:rtl/>
        </w:rPr>
        <w:t>.</w:t>
      </w:r>
    </w:p>
    <w:p w14:paraId="48DE9DAB"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 xml:space="preserve">הנוהל מתיחס לכל תהליכי </w:t>
      </w:r>
      <w:r>
        <w:rPr>
          <w:rFonts w:cs="David"/>
          <w:b w:val="0"/>
          <w:bCs w:val="0"/>
          <w:sz w:val="24"/>
          <w:szCs w:val="24"/>
          <w:rtl/>
        </w:rPr>
        <w:t>ההדרכה והרענון</w:t>
      </w:r>
      <w:r>
        <w:rPr>
          <w:rFonts w:cs="David" w:hint="cs"/>
          <w:b w:val="0"/>
          <w:bCs w:val="0"/>
          <w:sz w:val="24"/>
          <w:szCs w:val="24"/>
          <w:rtl/>
        </w:rPr>
        <w:t>.</w:t>
      </w:r>
    </w:p>
    <w:p w14:paraId="1F538E80" w14:textId="77777777" w:rsidR="002009AC"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מנהל המפעל אחראי לביצוע ולעדכון נוהל זה</w:t>
      </w:r>
      <w:r>
        <w:rPr>
          <w:rFonts w:cs="David" w:hint="cs"/>
          <w:b w:val="0"/>
          <w:bCs w:val="0"/>
          <w:sz w:val="24"/>
          <w:szCs w:val="24"/>
          <w:rtl/>
        </w:rPr>
        <w:t>.</w:t>
      </w:r>
    </w:p>
    <w:p w14:paraId="638E951F" w14:textId="77777777" w:rsidR="002009AC" w:rsidRPr="00547BE8" w:rsidRDefault="002009AC" w:rsidP="002009AC">
      <w:pPr>
        <w:rPr>
          <w:rtl/>
        </w:rPr>
      </w:pPr>
    </w:p>
    <w:p w14:paraId="6FFBB12F" w14:textId="77777777" w:rsidR="002009AC" w:rsidRPr="00E327C9" w:rsidRDefault="002009AC" w:rsidP="002009AC">
      <w:pPr>
        <w:pStyle w:val="1"/>
        <w:numPr>
          <w:ilvl w:val="0"/>
          <w:numId w:val="2"/>
        </w:numPr>
        <w:tabs>
          <w:tab w:val="num" w:pos="360"/>
        </w:tabs>
        <w:spacing w:before="0" w:after="0"/>
        <w:ind w:right="0"/>
        <w:rPr>
          <w:rFonts w:cs="David"/>
          <w:sz w:val="24"/>
          <w:szCs w:val="24"/>
          <w:rtl/>
        </w:rPr>
      </w:pPr>
      <w:r w:rsidRPr="00E327C9">
        <w:rPr>
          <w:rFonts w:cs="David"/>
          <w:sz w:val="24"/>
          <w:szCs w:val="24"/>
          <w:rtl/>
        </w:rPr>
        <w:t>מסמכים ישימים</w:t>
      </w:r>
    </w:p>
    <w:p w14:paraId="25C939A2"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בקרת מסמכים ורשומות איכות, נוהל 02</w:t>
      </w:r>
    </w:p>
    <w:p w14:paraId="33B4C283"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מבדקים פנימיים, נוהל 03</w:t>
      </w:r>
    </w:p>
    <w:p w14:paraId="3896DA15"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שיפור מתמיד, פעולה מתקנת ופעולה מונעת, נוהל 06</w:t>
      </w:r>
    </w:p>
    <w:p w14:paraId="0E391DD7" w14:textId="77777777" w:rsidR="002009AC" w:rsidRPr="00A040C2" w:rsidRDefault="002009AC" w:rsidP="002009AC">
      <w:pPr>
        <w:pStyle w:val="1"/>
        <w:numPr>
          <w:ilvl w:val="1"/>
          <w:numId w:val="2"/>
        </w:numPr>
        <w:tabs>
          <w:tab w:val="num" w:pos="792"/>
        </w:tabs>
        <w:spacing w:before="0" w:after="0"/>
        <w:ind w:right="0"/>
        <w:rPr>
          <w:rFonts w:cs="David"/>
          <w:b w:val="0"/>
          <w:bCs w:val="0"/>
          <w:sz w:val="24"/>
          <w:szCs w:val="24"/>
          <w:rtl/>
        </w:rPr>
      </w:pPr>
      <w:r w:rsidRPr="00A040C2">
        <w:rPr>
          <w:rFonts w:cs="David"/>
          <w:b w:val="0"/>
          <w:bCs w:val="0"/>
          <w:sz w:val="24"/>
          <w:szCs w:val="24"/>
        </w:rPr>
        <w:t>PRP</w:t>
      </w:r>
      <w:r w:rsidRPr="00A040C2">
        <w:rPr>
          <w:rFonts w:cs="David"/>
          <w:b w:val="0"/>
          <w:bCs w:val="0"/>
          <w:sz w:val="24"/>
          <w:szCs w:val="24"/>
          <w:rtl/>
        </w:rPr>
        <w:t xml:space="preserve"> – תכנית הקדם, נוהל 24</w:t>
      </w:r>
    </w:p>
    <w:p w14:paraId="403A7C26" w14:textId="77777777" w:rsidR="002009AC"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rtl/>
        </w:rPr>
        <w:t>קובץ הגדרות תפקידים</w:t>
      </w:r>
    </w:p>
    <w:p w14:paraId="1EB99CBE" w14:textId="77777777" w:rsidR="002009AC" w:rsidRPr="00547BE8" w:rsidRDefault="002009AC" w:rsidP="002009AC">
      <w:pPr>
        <w:rPr>
          <w:rtl/>
        </w:rPr>
      </w:pPr>
    </w:p>
    <w:p w14:paraId="51BEDDD1" w14:textId="77777777" w:rsidR="002009AC" w:rsidRPr="00E327C9" w:rsidRDefault="002009AC" w:rsidP="002009AC">
      <w:pPr>
        <w:pStyle w:val="1"/>
        <w:numPr>
          <w:ilvl w:val="0"/>
          <w:numId w:val="2"/>
        </w:numPr>
        <w:tabs>
          <w:tab w:val="num" w:pos="360"/>
        </w:tabs>
        <w:spacing w:before="0" w:after="0"/>
        <w:ind w:right="0"/>
        <w:rPr>
          <w:rFonts w:cs="David"/>
          <w:sz w:val="24"/>
          <w:szCs w:val="24"/>
          <w:rtl/>
        </w:rPr>
      </w:pPr>
      <w:r w:rsidRPr="00E327C9">
        <w:rPr>
          <w:rFonts w:cs="David"/>
          <w:sz w:val="24"/>
          <w:szCs w:val="24"/>
          <w:rtl/>
        </w:rPr>
        <w:t>הגדרות וקיצורים</w:t>
      </w:r>
    </w:p>
    <w:p w14:paraId="22508EFE"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u w:val="single"/>
          <w:rtl/>
        </w:rPr>
        <w:t>מדיניות הדרכה</w:t>
      </w:r>
      <w:r w:rsidRPr="00547BE8">
        <w:rPr>
          <w:rFonts w:cs="David"/>
          <w:b w:val="0"/>
          <w:bCs w:val="0"/>
          <w:sz w:val="24"/>
          <w:szCs w:val="24"/>
          <w:rtl/>
        </w:rPr>
        <w:t xml:space="preserve"> - נקבעת על ידי הנהלת החברה על פי תכניות היצור ועל פי המדיניות המוצהרת של החברה.</w:t>
      </w:r>
    </w:p>
    <w:p w14:paraId="078A679D"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u w:val="single"/>
          <w:rtl/>
        </w:rPr>
        <w:t>חונכות</w:t>
      </w:r>
      <w:r w:rsidRPr="00547BE8">
        <w:rPr>
          <w:rFonts w:cs="David"/>
          <w:b w:val="0"/>
          <w:bCs w:val="0"/>
          <w:sz w:val="24"/>
          <w:szCs w:val="24"/>
          <w:rtl/>
        </w:rPr>
        <w:t xml:space="preserve"> - לימוד תוך כדי עבודה מעובד מנוסה וותיק בתפקיד.</w:t>
      </w:r>
    </w:p>
    <w:p w14:paraId="63B5B47F"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u w:val="single"/>
          <w:rtl/>
        </w:rPr>
        <w:t>הכשרה</w:t>
      </w:r>
      <w:r w:rsidRPr="00547BE8">
        <w:rPr>
          <w:rFonts w:cs="David"/>
          <w:b w:val="0"/>
          <w:bCs w:val="0"/>
          <w:sz w:val="24"/>
          <w:szCs w:val="24"/>
          <w:rtl/>
        </w:rPr>
        <w:t xml:space="preserve"> - הדרכה פנימית, נקודתית, הניתנת לעובד תוך כדי העבודה (לעובד חדש, רענון,       </w:t>
      </w:r>
      <w:r w:rsidRPr="00547BE8">
        <w:rPr>
          <w:rFonts w:cs="David"/>
          <w:b w:val="0"/>
          <w:bCs w:val="0"/>
          <w:sz w:val="24"/>
          <w:szCs w:val="24"/>
          <w:rtl/>
        </w:rPr>
        <w:br/>
        <w:t>מוצר חדש, תפקיד חדש</w:t>
      </w:r>
      <w:r>
        <w:rPr>
          <w:rFonts w:cs="David" w:hint="cs"/>
          <w:b w:val="0"/>
          <w:bCs w:val="0"/>
          <w:sz w:val="24"/>
          <w:szCs w:val="24"/>
          <w:rtl/>
        </w:rPr>
        <w:t xml:space="preserve">, </w:t>
      </w:r>
      <w:r w:rsidRPr="00F32B7E">
        <w:rPr>
          <w:rFonts w:ascii="Tahoma" w:hAnsi="Tahoma" w:cs="David"/>
          <w:b w:val="0"/>
          <w:bCs w:val="0"/>
          <w:sz w:val="24"/>
          <w:szCs w:val="24"/>
          <w:rtl/>
        </w:rPr>
        <w:t>ציוד חדש</w:t>
      </w:r>
      <w:r w:rsidRPr="00F32B7E">
        <w:rPr>
          <w:rFonts w:cs="David"/>
          <w:b w:val="0"/>
          <w:bCs w:val="0"/>
          <w:sz w:val="24"/>
          <w:szCs w:val="24"/>
          <w:rtl/>
        </w:rPr>
        <w:t>).</w:t>
      </w:r>
    </w:p>
    <w:p w14:paraId="4CDA4A65"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u w:val="single"/>
          <w:rtl/>
        </w:rPr>
        <w:t xml:space="preserve">השתלמות </w:t>
      </w:r>
      <w:r w:rsidRPr="00547BE8">
        <w:rPr>
          <w:rFonts w:cs="David"/>
          <w:b w:val="0"/>
          <w:bCs w:val="0"/>
          <w:sz w:val="24"/>
          <w:szCs w:val="24"/>
          <w:rtl/>
        </w:rPr>
        <w:t>- הדרכה חיצונית : סדנאות, כנסים, סיורים וימי עיון.</w:t>
      </w:r>
    </w:p>
    <w:p w14:paraId="6D64F1DC" w14:textId="77777777" w:rsidR="002009AC" w:rsidRPr="00547BE8" w:rsidRDefault="002009AC" w:rsidP="002009AC">
      <w:pPr>
        <w:pStyle w:val="1"/>
        <w:numPr>
          <w:ilvl w:val="1"/>
          <w:numId w:val="2"/>
        </w:numPr>
        <w:tabs>
          <w:tab w:val="num" w:pos="792"/>
        </w:tabs>
        <w:spacing w:before="0" w:after="0"/>
        <w:ind w:right="0"/>
        <w:rPr>
          <w:rFonts w:cs="David"/>
          <w:b w:val="0"/>
          <w:bCs w:val="0"/>
          <w:sz w:val="24"/>
          <w:szCs w:val="24"/>
          <w:rtl/>
        </w:rPr>
      </w:pPr>
      <w:r w:rsidRPr="00547BE8">
        <w:rPr>
          <w:rFonts w:cs="David"/>
          <w:b w:val="0"/>
          <w:bCs w:val="0"/>
          <w:sz w:val="24"/>
          <w:szCs w:val="24"/>
          <w:u w:val="single"/>
          <w:rtl/>
        </w:rPr>
        <w:t>לימודים</w:t>
      </w:r>
      <w:r w:rsidRPr="00547BE8">
        <w:rPr>
          <w:rFonts w:cs="David"/>
          <w:b w:val="0"/>
          <w:bCs w:val="0"/>
          <w:sz w:val="24"/>
          <w:szCs w:val="24"/>
          <w:rtl/>
        </w:rPr>
        <w:t xml:space="preserve"> - קורסים והשתלמויות על ידי מוסד השכלה מוכר, בהיקף העולה על 40 שעות,       המזכים את העובד בתעודת השתתפות/גמר.</w:t>
      </w:r>
    </w:p>
    <w:p w14:paraId="549F77B6" w14:textId="77777777" w:rsidR="002009AC" w:rsidRDefault="002009AC" w:rsidP="002009AC">
      <w:pPr>
        <w:pStyle w:val="1"/>
        <w:numPr>
          <w:ilvl w:val="1"/>
          <w:numId w:val="2"/>
        </w:numPr>
        <w:tabs>
          <w:tab w:val="num" w:pos="792"/>
        </w:tabs>
        <w:spacing w:before="0" w:after="0"/>
        <w:ind w:right="0"/>
        <w:rPr>
          <w:rFonts w:cs="David"/>
          <w:b w:val="0"/>
          <w:bCs w:val="0"/>
          <w:sz w:val="24"/>
          <w:szCs w:val="24"/>
          <w:u w:val="single"/>
          <w:rtl/>
        </w:rPr>
      </w:pPr>
      <w:r w:rsidRPr="00547BE8">
        <w:rPr>
          <w:rFonts w:cs="David"/>
          <w:b w:val="0"/>
          <w:bCs w:val="0"/>
          <w:sz w:val="24"/>
          <w:szCs w:val="24"/>
          <w:u w:val="single"/>
          <w:rtl/>
        </w:rPr>
        <w:t>הסמכה</w:t>
      </w:r>
      <w:r w:rsidRPr="00547BE8">
        <w:rPr>
          <w:rFonts w:cs="David"/>
          <w:b w:val="0"/>
          <w:bCs w:val="0"/>
          <w:sz w:val="24"/>
          <w:szCs w:val="24"/>
          <w:rtl/>
        </w:rPr>
        <w:t xml:space="preserve"> - הרשאה לביצוע עבודה ייחודית</w:t>
      </w:r>
      <w:r>
        <w:rPr>
          <w:rFonts w:cs="David" w:hint="cs"/>
          <w:b w:val="0"/>
          <w:bCs w:val="0"/>
          <w:sz w:val="24"/>
          <w:szCs w:val="24"/>
          <w:rtl/>
        </w:rPr>
        <w:t>.</w:t>
      </w:r>
    </w:p>
    <w:p w14:paraId="04C06573" w14:textId="77777777" w:rsidR="002009AC" w:rsidRDefault="002009AC" w:rsidP="002009AC">
      <w:pPr>
        <w:pStyle w:val="1"/>
        <w:numPr>
          <w:ilvl w:val="1"/>
          <w:numId w:val="2"/>
        </w:numPr>
        <w:tabs>
          <w:tab w:val="num" w:pos="792"/>
        </w:tabs>
        <w:spacing w:before="0" w:after="0"/>
        <w:ind w:right="0"/>
        <w:rPr>
          <w:rFonts w:cs="David"/>
          <w:b w:val="0"/>
          <w:bCs w:val="0"/>
          <w:sz w:val="24"/>
          <w:szCs w:val="24"/>
          <w:u w:val="single"/>
          <w:rtl/>
        </w:rPr>
      </w:pPr>
      <w:r>
        <w:rPr>
          <w:rFonts w:cs="David" w:hint="cs"/>
          <w:b w:val="0"/>
          <w:bCs w:val="0"/>
          <w:sz w:val="24"/>
          <w:szCs w:val="24"/>
          <w:u w:val="single"/>
          <w:rtl/>
        </w:rPr>
        <w:t xml:space="preserve">עובד קבוע </w:t>
      </w:r>
      <w:r w:rsidRPr="000C512A">
        <w:rPr>
          <w:rFonts w:cs="David"/>
          <w:b w:val="0"/>
          <w:bCs w:val="0"/>
          <w:sz w:val="24"/>
          <w:szCs w:val="24"/>
          <w:rtl/>
        </w:rPr>
        <w:t>– עובד מפעל או עובד חברת כ"א שהוגדר לו תפקיד מסויים הדורש הדרכה והסמכה מתמשכות.</w:t>
      </w:r>
    </w:p>
    <w:p w14:paraId="6400A891" w14:textId="77777777" w:rsidR="002009AC" w:rsidRPr="002009AC" w:rsidRDefault="002009AC" w:rsidP="002009AC">
      <w:pPr>
        <w:pStyle w:val="1"/>
        <w:numPr>
          <w:ilvl w:val="1"/>
          <w:numId w:val="2"/>
        </w:numPr>
        <w:tabs>
          <w:tab w:val="num" w:pos="792"/>
        </w:tabs>
        <w:spacing w:before="0" w:after="0"/>
        <w:ind w:right="0"/>
        <w:rPr>
          <w:rFonts w:cs="David"/>
          <w:b w:val="0"/>
          <w:bCs w:val="0"/>
          <w:sz w:val="24"/>
          <w:szCs w:val="24"/>
          <w:u w:val="single"/>
          <w:rtl/>
        </w:rPr>
      </w:pPr>
      <w:r>
        <w:rPr>
          <w:rFonts w:cs="David" w:hint="cs"/>
          <w:b w:val="0"/>
          <w:bCs w:val="0"/>
          <w:sz w:val="24"/>
          <w:szCs w:val="24"/>
          <w:u w:val="single"/>
          <w:rtl/>
        </w:rPr>
        <w:t xml:space="preserve">עובד יומי </w:t>
      </w:r>
      <w:r>
        <w:rPr>
          <w:rFonts w:cs="David"/>
          <w:b w:val="0"/>
          <w:bCs w:val="0"/>
          <w:sz w:val="24"/>
          <w:szCs w:val="24"/>
          <w:u w:val="single"/>
          <w:rtl/>
        </w:rPr>
        <w:t>–</w:t>
      </w:r>
      <w:r>
        <w:rPr>
          <w:rFonts w:cs="David" w:hint="cs"/>
          <w:b w:val="0"/>
          <w:bCs w:val="0"/>
          <w:sz w:val="24"/>
          <w:szCs w:val="24"/>
          <w:u w:val="single"/>
          <w:rtl/>
        </w:rPr>
        <w:t xml:space="preserve"> </w:t>
      </w:r>
      <w:r>
        <w:rPr>
          <w:rFonts w:cs="David" w:hint="cs"/>
          <w:b w:val="0"/>
          <w:bCs w:val="0"/>
          <w:sz w:val="24"/>
          <w:szCs w:val="24"/>
          <w:rtl/>
        </w:rPr>
        <w:t>עובד חברת כ"א, המגיע למפעל ע"פ דרישה יומית, לצורך ביצוע עבודה שדורשת הכשרה נקודתית לאותו יום עבודה.</w:t>
      </w:r>
    </w:p>
    <w:p w14:paraId="084FC0EF" w14:textId="77777777" w:rsidR="002009AC" w:rsidRPr="00F4316E" w:rsidRDefault="002009AC" w:rsidP="002009AC">
      <w:pPr>
        <w:rPr>
          <w:rtl/>
        </w:rPr>
      </w:pPr>
    </w:p>
    <w:p w14:paraId="76A946C5" w14:textId="77777777" w:rsidR="002009AC" w:rsidRPr="00E327C9" w:rsidRDefault="002009AC" w:rsidP="002009AC">
      <w:pPr>
        <w:pStyle w:val="1"/>
        <w:numPr>
          <w:ilvl w:val="0"/>
          <w:numId w:val="2"/>
        </w:numPr>
        <w:spacing w:before="0" w:after="0"/>
        <w:ind w:right="0"/>
        <w:rPr>
          <w:rFonts w:cs="David"/>
          <w:sz w:val="24"/>
          <w:szCs w:val="24"/>
          <w:rtl/>
        </w:rPr>
      </w:pPr>
      <w:r w:rsidRPr="00E327C9">
        <w:rPr>
          <w:rFonts w:cs="David"/>
          <w:sz w:val="24"/>
          <w:szCs w:val="24"/>
          <w:rtl/>
        </w:rPr>
        <w:lastRenderedPageBreak/>
        <w:t>השיטה</w:t>
      </w:r>
    </w:p>
    <w:p w14:paraId="570CEB60" w14:textId="77777777" w:rsidR="002009AC" w:rsidRPr="00547BE8" w:rsidRDefault="002009AC" w:rsidP="002009AC">
      <w:pPr>
        <w:pStyle w:val="2"/>
        <w:numPr>
          <w:ilvl w:val="1"/>
          <w:numId w:val="2"/>
        </w:numPr>
        <w:spacing w:before="0" w:after="0"/>
        <w:rPr>
          <w:rFonts w:cs="David"/>
        </w:rPr>
      </w:pPr>
      <w:r w:rsidRPr="00547BE8">
        <w:rPr>
          <w:rFonts w:cs="David"/>
          <w:kern w:val="28"/>
          <w:szCs w:val="24"/>
          <w:rtl/>
        </w:rPr>
        <w:t>כללי</w:t>
      </w:r>
    </w:p>
    <w:p w14:paraId="25AEACCD" w14:textId="77777777" w:rsidR="002009AC" w:rsidRPr="00254313" w:rsidRDefault="002009AC" w:rsidP="002009AC">
      <w:pPr>
        <w:pStyle w:val="2"/>
        <w:numPr>
          <w:ilvl w:val="2"/>
          <w:numId w:val="2"/>
        </w:numPr>
        <w:spacing w:before="0" w:after="0"/>
        <w:rPr>
          <w:rFonts w:cs="David"/>
          <w:b w:val="0"/>
          <w:bCs w:val="0"/>
          <w:szCs w:val="24"/>
          <w:rtl/>
        </w:rPr>
      </w:pPr>
      <w:r w:rsidRPr="00254313">
        <w:rPr>
          <w:rFonts w:cs="David" w:hint="cs"/>
          <w:b w:val="0"/>
          <w:bCs w:val="0"/>
          <w:szCs w:val="24"/>
          <w:rtl/>
        </w:rPr>
        <w:t xml:space="preserve">עובדים המבצעים עבודה המשפיעה על </w:t>
      </w:r>
      <w:r>
        <w:rPr>
          <w:rFonts w:cs="David" w:hint="cs"/>
          <w:b w:val="0"/>
          <w:bCs w:val="0"/>
          <w:szCs w:val="24"/>
          <w:rtl/>
        </w:rPr>
        <w:t>ביצועי המערכת המשולבת</w:t>
      </w:r>
      <w:r w:rsidRPr="00254313">
        <w:rPr>
          <w:rFonts w:cs="David" w:hint="cs"/>
          <w:b w:val="0"/>
          <w:bCs w:val="0"/>
          <w:szCs w:val="24"/>
          <w:rtl/>
        </w:rPr>
        <w:t>, יהיו כשירים מבחינת השכלה, הדרכה, מיומנויות ונסיון נאותים.</w:t>
      </w:r>
    </w:p>
    <w:p w14:paraId="3927EFAB" w14:textId="77777777" w:rsidR="002009AC" w:rsidRDefault="002009AC" w:rsidP="002009AC">
      <w:pPr>
        <w:pStyle w:val="2"/>
        <w:numPr>
          <w:ilvl w:val="2"/>
          <w:numId w:val="2"/>
        </w:numPr>
        <w:spacing w:before="0" w:after="0"/>
        <w:rPr>
          <w:rFonts w:cs="David"/>
          <w:b w:val="0"/>
          <w:bCs w:val="0"/>
          <w:szCs w:val="24"/>
        </w:rPr>
      </w:pPr>
      <w:r w:rsidRPr="00254313">
        <w:rPr>
          <w:rFonts w:cs="David" w:hint="cs"/>
          <w:b w:val="0"/>
          <w:bCs w:val="0"/>
          <w:szCs w:val="24"/>
          <w:rtl/>
        </w:rPr>
        <w:t xml:space="preserve">הכשירות ההכרחית לכל תפקיד תוגדר בקובץ הגדרות תפקיד, תיעוד </w:t>
      </w:r>
      <w:r w:rsidRPr="00254313">
        <w:rPr>
          <w:rFonts w:cs="David" w:hint="cs"/>
          <w:b w:val="0"/>
          <w:bCs w:val="0"/>
          <w:szCs w:val="24"/>
        </w:rPr>
        <w:t>XX</w:t>
      </w:r>
      <w:r w:rsidRPr="00254313">
        <w:rPr>
          <w:rFonts w:cs="David" w:hint="cs"/>
          <w:b w:val="0"/>
          <w:bCs w:val="0"/>
          <w:szCs w:val="24"/>
          <w:rtl/>
        </w:rPr>
        <w:t>.01.01</w:t>
      </w:r>
    </w:p>
    <w:p w14:paraId="4C2239A1" w14:textId="77777777" w:rsidR="002009AC" w:rsidRPr="00547BE8" w:rsidRDefault="002009AC" w:rsidP="002009AC">
      <w:pPr>
        <w:pStyle w:val="2"/>
        <w:numPr>
          <w:ilvl w:val="2"/>
          <w:numId w:val="2"/>
        </w:numPr>
        <w:spacing w:before="0" w:after="0"/>
        <w:rPr>
          <w:rFonts w:cs="David"/>
          <w:b w:val="0"/>
          <w:bCs w:val="0"/>
          <w:szCs w:val="24"/>
          <w:rtl/>
        </w:rPr>
      </w:pPr>
      <w:r w:rsidRPr="00547BE8">
        <w:rPr>
          <w:rFonts w:cs="David"/>
          <w:b w:val="0"/>
          <w:bCs w:val="0"/>
          <w:szCs w:val="24"/>
          <w:rtl/>
        </w:rPr>
        <w:t>המנכ"ל ומנהל המפעל ידאגו לפיתוח המשאב האנושי כחלק ממדיניות ניהול האיכות והשאיפה לשיפור מתמיד, ויבטיחו שהעובדים מודעים להשפעת עבודתם על</w:t>
      </w:r>
      <w:r>
        <w:rPr>
          <w:rFonts w:cs="David" w:hint="cs"/>
          <w:b w:val="0"/>
          <w:bCs w:val="0"/>
          <w:szCs w:val="24"/>
          <w:rtl/>
        </w:rPr>
        <w:t xml:space="preserve"> הסביבה, בטיחות העובדים, </w:t>
      </w:r>
      <w:r w:rsidRPr="00547BE8">
        <w:rPr>
          <w:rFonts w:cs="David"/>
          <w:b w:val="0"/>
          <w:bCs w:val="0"/>
          <w:szCs w:val="24"/>
          <w:rtl/>
        </w:rPr>
        <w:t xml:space="preserve"> איכות </w:t>
      </w:r>
      <w:r w:rsidRPr="00547BE8">
        <w:rPr>
          <w:rFonts w:ascii="Tahoma" w:hAnsi="Tahoma" w:cs="David"/>
          <w:b w:val="0"/>
          <w:bCs w:val="0"/>
          <w:szCs w:val="24"/>
          <w:rtl/>
        </w:rPr>
        <w:t>ובטיחות</w:t>
      </w:r>
      <w:r w:rsidRPr="00547BE8">
        <w:rPr>
          <w:rFonts w:cs="David" w:hint="cs"/>
          <w:b w:val="0"/>
          <w:bCs w:val="0"/>
          <w:color w:val="0000FF"/>
          <w:szCs w:val="24"/>
          <w:rtl/>
        </w:rPr>
        <w:t xml:space="preserve"> </w:t>
      </w:r>
      <w:r w:rsidRPr="00547BE8">
        <w:rPr>
          <w:rFonts w:cs="David"/>
          <w:b w:val="0"/>
          <w:bCs w:val="0"/>
          <w:szCs w:val="24"/>
          <w:rtl/>
        </w:rPr>
        <w:t>המוצר הניתן ללקוח.</w:t>
      </w:r>
      <w:r>
        <w:rPr>
          <w:rFonts w:cs="David" w:hint="cs"/>
          <w:b w:val="0"/>
          <w:bCs w:val="0"/>
          <w:szCs w:val="24"/>
          <w:rtl/>
        </w:rPr>
        <w:t xml:space="preserve"> </w:t>
      </w:r>
    </w:p>
    <w:p w14:paraId="5809AC67" w14:textId="77777777" w:rsidR="002009AC" w:rsidRDefault="002009AC" w:rsidP="002009AC">
      <w:pPr>
        <w:pStyle w:val="2"/>
        <w:numPr>
          <w:ilvl w:val="2"/>
          <w:numId w:val="2"/>
        </w:numPr>
        <w:spacing w:before="0" w:after="0"/>
        <w:rPr>
          <w:rFonts w:cs="David"/>
          <w:b w:val="0"/>
          <w:bCs w:val="0"/>
          <w:szCs w:val="24"/>
          <w:rtl/>
        </w:rPr>
      </w:pPr>
      <w:r w:rsidRPr="00547BE8">
        <w:rPr>
          <w:rFonts w:cs="David"/>
          <w:b w:val="0"/>
          <w:bCs w:val="0"/>
          <w:szCs w:val="24"/>
          <w:rtl/>
        </w:rPr>
        <w:t>הדבר יתבצע למשל על ידי הגדרות תפקיד אחריות וסמכות, תקשורת דו-כיוונית של מידע, הכרה ותגמול, יצירת אוירה המאפשרת חדשנות, הדרכה מתמשכת.</w:t>
      </w:r>
    </w:p>
    <w:p w14:paraId="0627E03C" w14:textId="77777777" w:rsidR="002009AC" w:rsidRPr="00547BE8" w:rsidRDefault="002009AC" w:rsidP="002009AC">
      <w:pPr>
        <w:spacing w:line="360" w:lineRule="auto"/>
        <w:rPr>
          <w:rFonts w:cs="David"/>
          <w:rtl/>
        </w:rPr>
      </w:pPr>
    </w:p>
    <w:p w14:paraId="42D21817" w14:textId="77777777" w:rsidR="002009AC" w:rsidRPr="00474235" w:rsidRDefault="002009AC" w:rsidP="002009AC">
      <w:pPr>
        <w:pStyle w:val="2"/>
        <w:numPr>
          <w:ilvl w:val="1"/>
          <w:numId w:val="2"/>
        </w:numPr>
        <w:spacing w:before="0" w:after="0"/>
        <w:rPr>
          <w:rFonts w:ascii="Tahoma" w:hAnsi="Tahoma" w:cs="David"/>
          <w:szCs w:val="24"/>
        </w:rPr>
      </w:pPr>
      <w:r>
        <w:rPr>
          <w:rFonts w:ascii="Tahoma" w:hAnsi="Tahoma" w:cs="David" w:hint="cs"/>
          <w:kern w:val="28"/>
          <w:szCs w:val="24"/>
          <w:rtl/>
        </w:rPr>
        <w:t xml:space="preserve">קליטת </w:t>
      </w:r>
      <w:r w:rsidRPr="00474235">
        <w:rPr>
          <w:rFonts w:ascii="Tahoma" w:hAnsi="Tahoma" w:cs="David" w:hint="cs"/>
          <w:kern w:val="28"/>
          <w:szCs w:val="24"/>
          <w:rtl/>
        </w:rPr>
        <w:t>עובדים קבועים:</w:t>
      </w:r>
    </w:p>
    <w:p w14:paraId="10F31056" w14:textId="77777777" w:rsidR="002009AC" w:rsidRDefault="002009AC" w:rsidP="000C512A">
      <w:pPr>
        <w:pStyle w:val="2"/>
        <w:numPr>
          <w:ilvl w:val="2"/>
          <w:numId w:val="2"/>
        </w:numPr>
        <w:spacing w:before="0" w:after="0"/>
        <w:rPr>
          <w:rFonts w:ascii="Tahoma" w:hAnsi="Tahoma" w:cs="David"/>
          <w:b w:val="0"/>
          <w:bCs w:val="0"/>
          <w:szCs w:val="24"/>
          <w:rtl/>
        </w:rPr>
      </w:pPr>
      <w:r w:rsidRPr="007E7C03">
        <w:rPr>
          <w:rFonts w:ascii="Tahoma" w:hAnsi="Tahoma" w:cs="David"/>
          <w:kern w:val="28"/>
          <w:szCs w:val="24"/>
          <w:rtl/>
        </w:rPr>
        <w:t>פתיחת</w:t>
      </w:r>
      <w:r w:rsidRPr="007F0E46">
        <w:rPr>
          <w:rFonts w:ascii="Tahoma" w:hAnsi="Tahoma" w:cs="David"/>
          <w:szCs w:val="24"/>
          <w:rtl/>
        </w:rPr>
        <w:t xml:space="preserve"> תיק אישי</w:t>
      </w:r>
      <w:r w:rsidRPr="007F0E46">
        <w:rPr>
          <w:rFonts w:ascii="Tahoma" w:hAnsi="Tahoma" w:cs="David" w:hint="cs"/>
          <w:szCs w:val="24"/>
          <w:rtl/>
        </w:rPr>
        <w:t xml:space="preserve"> ע"י אחראית משאבי אנוש</w:t>
      </w:r>
      <w:r>
        <w:rPr>
          <w:rFonts w:ascii="Tahoma" w:hAnsi="Tahoma" w:cs="David" w:hint="cs"/>
          <w:szCs w:val="24"/>
          <w:rtl/>
        </w:rPr>
        <w:t>:</w:t>
      </w:r>
      <w:r w:rsidRPr="00F32B7E">
        <w:rPr>
          <w:rFonts w:ascii="Tahoma" w:hAnsi="Tahoma" w:cs="David"/>
          <w:b w:val="0"/>
          <w:bCs w:val="0"/>
          <w:szCs w:val="24"/>
          <w:rtl/>
        </w:rPr>
        <w:t xml:space="preserve"> מילוי טופס 101, מילוי טופס בדבר תנאי עבודה, צילום תעודת זהות וכל התעודות הרלוונטיות לתפקיד כגון רישיון על המלגזה, רישיון מקצועי, תעודות גמר ממוסדות לימוד גבוהים</w:t>
      </w:r>
      <w:r>
        <w:rPr>
          <w:rFonts w:ascii="Tahoma" w:hAnsi="Tahoma" w:cs="David" w:hint="cs"/>
          <w:b w:val="0"/>
          <w:bCs w:val="0"/>
          <w:szCs w:val="24"/>
          <w:rtl/>
        </w:rPr>
        <w:t>, אישור בריאות</w:t>
      </w:r>
      <w:r w:rsidRPr="00F32B7E">
        <w:rPr>
          <w:rFonts w:ascii="Tahoma" w:hAnsi="Tahoma" w:cs="David"/>
          <w:b w:val="0"/>
          <w:bCs w:val="0"/>
          <w:szCs w:val="24"/>
          <w:rtl/>
        </w:rPr>
        <w:t xml:space="preserve">. </w:t>
      </w:r>
    </w:p>
    <w:p w14:paraId="57C66EE2" w14:textId="77777777" w:rsidR="002009AC" w:rsidDel="00EE3248" w:rsidRDefault="002009AC" w:rsidP="000C512A">
      <w:pPr>
        <w:pStyle w:val="2"/>
        <w:numPr>
          <w:ilvl w:val="2"/>
          <w:numId w:val="2"/>
        </w:numPr>
        <w:spacing w:before="0" w:after="0"/>
        <w:rPr>
          <w:del w:id="0" w:author="Efrat" w:date="2021-11-08T15:11:00Z"/>
          <w:rFonts w:ascii="Tahoma" w:hAnsi="Tahoma" w:cs="David"/>
          <w:b w:val="0"/>
          <w:bCs w:val="0"/>
          <w:szCs w:val="24"/>
          <w:rtl/>
        </w:rPr>
      </w:pPr>
      <w:del w:id="1" w:author="Efrat" w:date="2021-11-08T15:11:00Z">
        <w:r w:rsidDel="00EE3248">
          <w:rPr>
            <w:rFonts w:ascii="Tahoma" w:hAnsi="Tahoma" w:cs="David" w:hint="cs"/>
            <w:szCs w:val="24"/>
            <w:rtl/>
          </w:rPr>
          <w:delText xml:space="preserve">פתיחת "טופס טיולים": </w:delText>
        </w:r>
      </w:del>
    </w:p>
    <w:p w14:paraId="7298C46B" w14:textId="77777777" w:rsidR="002009AC" w:rsidRPr="00EE3248" w:rsidRDefault="002009AC">
      <w:pPr>
        <w:pStyle w:val="2"/>
        <w:numPr>
          <w:ilvl w:val="2"/>
          <w:numId w:val="2"/>
        </w:numPr>
        <w:spacing w:before="0" w:after="0"/>
        <w:rPr>
          <w:rFonts w:ascii="Tahoma" w:hAnsi="Tahoma" w:cs="David"/>
          <w:b w:val="0"/>
          <w:bCs w:val="0"/>
          <w:sz w:val="22"/>
          <w:szCs w:val="24"/>
          <w:rtl/>
        </w:rPr>
        <w:pPrChange w:id="2" w:author="Efrat" w:date="2021-11-08T15:11:00Z">
          <w:pPr>
            <w:pStyle w:val="2"/>
            <w:numPr>
              <w:ilvl w:val="4"/>
              <w:numId w:val="2"/>
            </w:numPr>
            <w:spacing w:before="0" w:after="0"/>
            <w:ind w:left="2232" w:hanging="792"/>
          </w:pPr>
        </w:pPrChange>
      </w:pPr>
      <w:r w:rsidRPr="00EE3248">
        <w:rPr>
          <w:rFonts w:ascii="David" w:hAnsi="David" w:cs="David" w:hint="eastAsia"/>
          <w:kern w:val="28"/>
          <w:szCs w:val="24"/>
          <w:rtl/>
        </w:rPr>
        <w:t>הדרכות</w:t>
      </w:r>
      <w:r w:rsidRPr="00EE3248">
        <w:rPr>
          <w:rFonts w:ascii="David" w:hAnsi="David" w:cs="David"/>
          <w:kern w:val="28"/>
          <w:szCs w:val="24"/>
          <w:rtl/>
        </w:rPr>
        <w:t xml:space="preserve"> חובה: </w:t>
      </w:r>
      <w:r w:rsidRPr="00EE3248">
        <w:rPr>
          <w:rFonts w:ascii="David" w:hAnsi="David" w:cs="David"/>
          <w:b w:val="0"/>
          <w:bCs w:val="0"/>
          <w:kern w:val="28"/>
          <w:szCs w:val="24"/>
          <w:rtl/>
        </w:rPr>
        <w:t xml:space="preserve"> </w:t>
      </w:r>
      <w:r w:rsidRPr="00EE3248">
        <w:rPr>
          <w:rFonts w:ascii="David" w:hAnsi="David" w:cs="David" w:hint="eastAsia"/>
          <w:b w:val="0"/>
          <w:bCs w:val="0"/>
          <w:kern w:val="28"/>
          <w:szCs w:val="24"/>
          <w:rtl/>
        </w:rPr>
        <w:t>הוראות</w:t>
      </w:r>
      <w:r w:rsidRPr="00EE3248">
        <w:rPr>
          <w:rFonts w:ascii="David" w:hAnsi="David" w:cs="David"/>
          <w:b w:val="0"/>
          <w:bCs w:val="0"/>
          <w:kern w:val="28"/>
          <w:szCs w:val="24"/>
          <w:rtl/>
        </w:rPr>
        <w:t xml:space="preserve"> </w:t>
      </w:r>
      <w:r w:rsidRPr="00EE3248">
        <w:rPr>
          <w:rFonts w:ascii="David" w:hAnsi="David" w:cs="David" w:hint="eastAsia"/>
          <w:b w:val="0"/>
          <w:bCs w:val="0"/>
          <w:kern w:val="28"/>
          <w:szCs w:val="24"/>
          <w:rtl/>
        </w:rPr>
        <w:t>הכנסת</w:t>
      </w:r>
      <w:r w:rsidRPr="00EE3248">
        <w:rPr>
          <w:rFonts w:ascii="David" w:hAnsi="David" w:cs="David"/>
          <w:b w:val="0"/>
          <w:bCs w:val="0"/>
          <w:kern w:val="28"/>
          <w:szCs w:val="24"/>
          <w:rtl/>
        </w:rPr>
        <w:t xml:space="preserve"> </w:t>
      </w:r>
      <w:r w:rsidRPr="00EE3248">
        <w:rPr>
          <w:rFonts w:ascii="David" w:hAnsi="David" w:cs="David" w:hint="eastAsia"/>
          <w:b w:val="0"/>
          <w:bCs w:val="0"/>
          <w:kern w:val="28"/>
          <w:szCs w:val="24"/>
          <w:rtl/>
        </w:rPr>
        <w:t>עובדים</w:t>
      </w:r>
      <w:r w:rsidRPr="00EE3248">
        <w:rPr>
          <w:rFonts w:ascii="David" w:hAnsi="David" w:cs="David"/>
          <w:b w:val="0"/>
          <w:bCs w:val="0"/>
          <w:kern w:val="28"/>
          <w:szCs w:val="24"/>
          <w:rtl/>
        </w:rPr>
        <w:t xml:space="preserve"> </w:t>
      </w:r>
      <w:r w:rsidRPr="00EE3248">
        <w:rPr>
          <w:rFonts w:ascii="David" w:hAnsi="David" w:cs="David" w:hint="eastAsia"/>
          <w:b w:val="0"/>
          <w:bCs w:val="0"/>
          <w:kern w:val="28"/>
          <w:szCs w:val="24"/>
          <w:rtl/>
        </w:rPr>
        <w:t>למשמרת</w:t>
      </w:r>
      <w:r w:rsidRPr="00EE3248">
        <w:rPr>
          <w:rFonts w:ascii="David" w:hAnsi="David" w:cs="David"/>
          <w:b w:val="0"/>
          <w:bCs w:val="0"/>
          <w:kern w:val="28"/>
          <w:szCs w:val="24"/>
          <w:rtl/>
        </w:rPr>
        <w:t xml:space="preserve"> </w:t>
      </w:r>
      <w:r w:rsidRPr="00EE3248">
        <w:rPr>
          <w:rFonts w:ascii="David" w:hAnsi="David" w:cs="David" w:hint="eastAsia"/>
          <w:b w:val="0"/>
          <w:bCs w:val="0"/>
          <w:kern w:val="28"/>
          <w:szCs w:val="24"/>
          <w:rtl/>
        </w:rPr>
        <w:t>בעברית</w:t>
      </w:r>
      <w:r w:rsidRPr="00EE3248">
        <w:rPr>
          <w:rFonts w:ascii="David" w:hAnsi="David" w:cs="David"/>
          <w:b w:val="0"/>
          <w:bCs w:val="0"/>
          <w:kern w:val="28"/>
          <w:szCs w:val="24"/>
          <w:rtl/>
        </w:rPr>
        <w:t xml:space="preserve"> (</w:t>
      </w:r>
      <w:r w:rsidRPr="00EE3248">
        <w:rPr>
          <w:rFonts w:ascii="David" w:hAnsi="David" w:cs="David" w:hint="eastAsia"/>
          <w:b w:val="0"/>
          <w:bCs w:val="0"/>
          <w:kern w:val="28"/>
          <w:szCs w:val="24"/>
          <w:rtl/>
        </w:rPr>
        <w:t>טופס</w:t>
      </w:r>
      <w:r w:rsidRPr="00EE3248">
        <w:rPr>
          <w:rFonts w:ascii="David" w:hAnsi="David" w:cs="David"/>
          <w:b w:val="0"/>
          <w:bCs w:val="0"/>
          <w:kern w:val="28"/>
          <w:szCs w:val="24"/>
          <w:rtl/>
        </w:rPr>
        <w:t xml:space="preserve"> 08.02.01) או רוסית (</w:t>
      </w:r>
      <w:r w:rsidRPr="00EE3248">
        <w:rPr>
          <w:rFonts w:ascii="David" w:hAnsi="David" w:cs="David" w:hint="eastAsia"/>
          <w:b w:val="0"/>
          <w:bCs w:val="0"/>
          <w:kern w:val="28"/>
          <w:szCs w:val="24"/>
          <w:rtl/>
        </w:rPr>
        <w:t>טופס</w:t>
      </w:r>
      <w:r w:rsidRPr="00EE3248">
        <w:rPr>
          <w:rFonts w:ascii="David" w:hAnsi="David" w:cs="David"/>
          <w:b w:val="0"/>
          <w:bCs w:val="0"/>
          <w:kern w:val="28"/>
          <w:szCs w:val="24"/>
          <w:rtl/>
        </w:rPr>
        <w:t xml:space="preserve"> 08.02.02) הכוללות הדרכה בסיסית בנושאים: נהלי עבודה כלליים, בטחון,</w:t>
      </w:r>
      <w:r w:rsidR="002566E4" w:rsidRPr="00EE3248">
        <w:rPr>
          <w:rFonts w:ascii="David" w:hAnsi="David" w:cs="David"/>
          <w:b w:val="0"/>
          <w:bCs w:val="0"/>
          <w:kern w:val="28"/>
          <w:szCs w:val="24"/>
          <w:rtl/>
        </w:rPr>
        <w:t xml:space="preserve"> איכות סביבה,</w:t>
      </w:r>
      <w:r w:rsidRPr="00EE3248">
        <w:rPr>
          <w:rFonts w:ascii="David" w:hAnsi="David" w:cs="David"/>
          <w:b w:val="0"/>
          <w:bCs w:val="0"/>
          <w:kern w:val="28"/>
          <w:szCs w:val="24"/>
          <w:rtl/>
        </w:rPr>
        <w:t xml:space="preserve"> בטיחות וסיכונים במקום העבודה, היגיינה ובטיחות מזון.</w:t>
      </w:r>
    </w:p>
    <w:p w14:paraId="69B4216C" w14:textId="77777777" w:rsidR="002009AC" w:rsidRPr="00EE3248" w:rsidRDefault="002009AC">
      <w:pPr>
        <w:pStyle w:val="2"/>
        <w:numPr>
          <w:ilvl w:val="2"/>
          <w:numId w:val="2"/>
        </w:numPr>
        <w:spacing w:before="0" w:after="0"/>
        <w:rPr>
          <w:rFonts w:ascii="David" w:hAnsi="David" w:cs="David"/>
          <w:kern w:val="28"/>
          <w:szCs w:val="24"/>
          <w:rtl/>
          <w:rPrChange w:id="3" w:author="Efrat" w:date="2021-11-08T15:12:00Z">
            <w:rPr>
              <w:rFonts w:ascii="Tahoma" w:hAnsi="Tahoma" w:cs="David"/>
              <w:b w:val="0"/>
              <w:bCs w:val="0"/>
              <w:sz w:val="22"/>
              <w:szCs w:val="24"/>
              <w:rtl/>
            </w:rPr>
          </w:rPrChange>
        </w:rPr>
        <w:pPrChange w:id="4" w:author="Efrat" w:date="2021-11-08T15:12:00Z">
          <w:pPr>
            <w:pStyle w:val="2"/>
            <w:numPr>
              <w:ilvl w:val="4"/>
              <w:numId w:val="2"/>
            </w:numPr>
            <w:spacing w:before="0" w:after="0"/>
            <w:ind w:left="2232" w:hanging="792"/>
          </w:pPr>
        </w:pPrChange>
      </w:pPr>
      <w:r w:rsidRPr="00EE3248">
        <w:rPr>
          <w:rFonts w:ascii="David" w:hAnsi="David" w:cs="David" w:hint="eastAsia"/>
          <w:kern w:val="28"/>
          <w:szCs w:val="24"/>
          <w:rtl/>
          <w:rPrChange w:id="5" w:author="Efrat" w:date="2021-11-08T15:12:00Z">
            <w:rPr>
              <w:rFonts w:ascii="Tahoma" w:hAnsi="Tahoma" w:cs="David" w:hint="eastAsia"/>
              <w:b w:val="0"/>
              <w:bCs w:val="0"/>
              <w:sz w:val="22"/>
              <w:szCs w:val="24"/>
              <w:rtl/>
            </w:rPr>
          </w:rPrChange>
        </w:rPr>
        <w:t>הרשאות</w:t>
      </w:r>
      <w:r w:rsidRPr="00EE3248">
        <w:rPr>
          <w:rFonts w:ascii="David" w:hAnsi="David" w:cs="David"/>
          <w:kern w:val="28"/>
          <w:szCs w:val="24"/>
          <w:rtl/>
          <w:rPrChange w:id="6" w:author="Efrat" w:date="2021-11-08T15:12:00Z">
            <w:rPr>
              <w:rFonts w:ascii="Tahoma" w:hAnsi="Tahoma" w:cs="David"/>
              <w:b w:val="0"/>
              <w:bCs w:val="0"/>
              <w:sz w:val="22"/>
              <w:szCs w:val="24"/>
              <w:rtl/>
            </w:rPr>
          </w:rPrChange>
        </w:rPr>
        <w:t xml:space="preserve"> </w:t>
      </w:r>
      <w:r w:rsidRPr="00EE3248">
        <w:rPr>
          <w:rFonts w:ascii="David" w:hAnsi="David" w:cs="David" w:hint="eastAsia"/>
          <w:kern w:val="28"/>
          <w:szCs w:val="24"/>
          <w:rtl/>
          <w:rPrChange w:id="7" w:author="Efrat" w:date="2021-11-08T15:12:00Z">
            <w:rPr>
              <w:rFonts w:ascii="Tahoma" w:hAnsi="Tahoma" w:cs="David" w:hint="eastAsia"/>
              <w:b w:val="0"/>
              <w:bCs w:val="0"/>
              <w:szCs w:val="24"/>
              <w:rtl/>
            </w:rPr>
          </w:rPrChange>
        </w:rPr>
        <w:t>כניסה</w:t>
      </w:r>
      <w:r w:rsidRPr="00EE3248">
        <w:rPr>
          <w:rFonts w:ascii="David" w:hAnsi="David" w:cs="David"/>
          <w:kern w:val="28"/>
          <w:szCs w:val="24"/>
          <w:rtl/>
          <w:rPrChange w:id="8" w:author="Efrat" w:date="2021-11-08T15:12:00Z">
            <w:rPr>
              <w:rFonts w:ascii="Tahoma" w:hAnsi="Tahoma" w:cs="David"/>
              <w:b w:val="0"/>
              <w:bCs w:val="0"/>
              <w:szCs w:val="24"/>
              <w:rtl/>
            </w:rPr>
          </w:rPrChange>
        </w:rPr>
        <w:t xml:space="preserve"> (כרטיסים אלקטרוניים ומפתחות)</w:t>
      </w:r>
      <w:ins w:id="9" w:author="Efrat" w:date="2021-11-08T15:12:00Z">
        <w:r w:rsidR="00EE3248">
          <w:rPr>
            <w:rFonts w:ascii="David" w:hAnsi="David" w:cs="David" w:hint="cs"/>
            <w:kern w:val="28"/>
            <w:szCs w:val="24"/>
          </w:rPr>
          <w:t xml:space="preserve"> </w:t>
        </w:r>
        <w:r w:rsidR="00EE3248">
          <w:rPr>
            <w:rFonts w:ascii="David" w:hAnsi="David" w:cs="David" w:hint="cs"/>
            <w:b w:val="0"/>
            <w:bCs w:val="0"/>
            <w:kern w:val="28"/>
            <w:szCs w:val="24"/>
            <w:rtl/>
          </w:rPr>
          <w:t>היכן שישים</w:t>
        </w:r>
      </w:ins>
    </w:p>
    <w:p w14:paraId="3E732372" w14:textId="77777777" w:rsidR="002009AC" w:rsidRPr="00EE3248" w:rsidRDefault="002009AC">
      <w:pPr>
        <w:pStyle w:val="2"/>
        <w:numPr>
          <w:ilvl w:val="2"/>
          <w:numId w:val="2"/>
        </w:numPr>
        <w:spacing w:before="0" w:after="0"/>
        <w:rPr>
          <w:rFonts w:ascii="David" w:hAnsi="David" w:cs="David"/>
          <w:b w:val="0"/>
          <w:bCs w:val="0"/>
          <w:kern w:val="28"/>
          <w:rtl/>
          <w:rPrChange w:id="10" w:author="Efrat" w:date="2021-11-08T15:12:00Z">
            <w:rPr>
              <w:rFonts w:ascii="Tahoma" w:hAnsi="Tahoma" w:cs="David"/>
              <w:b/>
              <w:bCs/>
              <w:rtl/>
            </w:rPr>
          </w:rPrChange>
        </w:rPr>
        <w:pPrChange w:id="11" w:author="Efrat" w:date="2021-11-08T15:12:00Z">
          <w:pPr>
            <w:numPr>
              <w:ilvl w:val="4"/>
              <w:numId w:val="5"/>
            </w:numPr>
            <w:spacing w:line="360" w:lineRule="auto"/>
            <w:ind w:left="2232" w:hanging="792"/>
          </w:pPr>
        </w:pPrChange>
      </w:pPr>
      <w:r w:rsidRPr="00EE3248">
        <w:rPr>
          <w:rFonts w:ascii="David" w:hAnsi="David" w:cs="David" w:hint="eastAsia"/>
          <w:kern w:val="28"/>
          <w:szCs w:val="24"/>
          <w:rtl/>
          <w:rPrChange w:id="12" w:author="Efrat" w:date="2021-11-08T15:12:00Z">
            <w:rPr>
              <w:rFonts w:ascii="Tahoma" w:hAnsi="Tahoma" w:cs="David" w:hint="eastAsia"/>
              <w:rtl/>
            </w:rPr>
          </w:rPrChange>
        </w:rPr>
        <w:t>קבלת</w:t>
      </w:r>
      <w:r w:rsidRPr="00EE3248">
        <w:rPr>
          <w:rFonts w:ascii="David" w:hAnsi="David" w:cs="David"/>
          <w:kern w:val="28"/>
          <w:szCs w:val="24"/>
          <w:rtl/>
          <w:rPrChange w:id="13" w:author="Efrat" w:date="2021-11-08T15:12:00Z">
            <w:rPr>
              <w:rFonts w:ascii="Tahoma" w:hAnsi="Tahoma" w:cs="David"/>
              <w:rtl/>
            </w:rPr>
          </w:rPrChange>
        </w:rPr>
        <w:t xml:space="preserve"> </w:t>
      </w:r>
      <w:r w:rsidRPr="00EE3248">
        <w:rPr>
          <w:rFonts w:ascii="David" w:hAnsi="David" w:cs="David" w:hint="eastAsia"/>
          <w:kern w:val="28"/>
          <w:szCs w:val="24"/>
          <w:rtl/>
          <w:rPrChange w:id="14" w:author="Efrat" w:date="2021-11-08T15:12:00Z">
            <w:rPr>
              <w:rFonts w:ascii="Tahoma" w:hAnsi="Tahoma" w:cs="David" w:hint="eastAsia"/>
              <w:rtl/>
            </w:rPr>
          </w:rPrChange>
        </w:rPr>
        <w:t>ציוד</w:t>
      </w:r>
      <w:r w:rsidRPr="00EE3248">
        <w:rPr>
          <w:rFonts w:ascii="David" w:hAnsi="David" w:cs="David"/>
          <w:kern w:val="28"/>
          <w:szCs w:val="24"/>
          <w:rtl/>
          <w:rPrChange w:id="15" w:author="Efrat" w:date="2021-11-08T15:12:00Z">
            <w:rPr>
              <w:rFonts w:ascii="Tahoma" w:hAnsi="Tahoma" w:cs="David"/>
              <w:rtl/>
            </w:rPr>
          </w:rPrChange>
        </w:rPr>
        <w:t xml:space="preserve"> </w:t>
      </w:r>
      <w:r w:rsidRPr="00EE3248">
        <w:rPr>
          <w:rFonts w:ascii="David" w:hAnsi="David" w:cs="David" w:hint="eastAsia"/>
          <w:kern w:val="28"/>
          <w:szCs w:val="24"/>
          <w:rtl/>
          <w:rPrChange w:id="16" w:author="Efrat" w:date="2021-11-08T15:12:00Z">
            <w:rPr>
              <w:rFonts w:ascii="Tahoma" w:hAnsi="Tahoma" w:cs="David" w:hint="eastAsia"/>
              <w:rtl/>
            </w:rPr>
          </w:rPrChange>
        </w:rPr>
        <w:t>מחסן</w:t>
      </w:r>
      <w:r w:rsidRPr="00EE3248">
        <w:rPr>
          <w:rFonts w:ascii="David" w:hAnsi="David" w:cs="David"/>
          <w:kern w:val="28"/>
          <w:szCs w:val="24"/>
          <w:rtl/>
          <w:rPrChange w:id="17" w:author="Efrat" w:date="2021-11-08T15:12:00Z">
            <w:rPr>
              <w:rFonts w:ascii="Tahoma" w:hAnsi="Tahoma" w:cs="David"/>
              <w:rtl/>
            </w:rPr>
          </w:rPrChange>
        </w:rPr>
        <w:t xml:space="preserve"> </w:t>
      </w:r>
      <w:r w:rsidRPr="00EE3248">
        <w:rPr>
          <w:rFonts w:ascii="David" w:hAnsi="David" w:cs="David" w:hint="eastAsia"/>
          <w:kern w:val="28"/>
          <w:szCs w:val="24"/>
          <w:rtl/>
          <w:rPrChange w:id="18" w:author="Efrat" w:date="2021-11-08T15:12:00Z">
            <w:rPr>
              <w:rFonts w:ascii="Tahoma" w:hAnsi="Tahoma" w:cs="David" w:hint="eastAsia"/>
              <w:rtl/>
            </w:rPr>
          </w:rPrChange>
        </w:rPr>
        <w:t>כללי</w:t>
      </w:r>
      <w:ins w:id="19" w:author="Efrat" w:date="2021-11-08T15:12:00Z">
        <w:r w:rsidR="00EE3248">
          <w:rPr>
            <w:rFonts w:ascii="David" w:hAnsi="David" w:cs="David" w:hint="cs"/>
            <w:kern w:val="28"/>
            <w:szCs w:val="24"/>
            <w:rtl/>
          </w:rPr>
          <w:t xml:space="preserve"> </w:t>
        </w:r>
        <w:r w:rsidR="00EE3248">
          <w:rPr>
            <w:rFonts w:ascii="David" w:hAnsi="David" w:cs="David" w:hint="cs"/>
            <w:b w:val="0"/>
            <w:bCs w:val="0"/>
            <w:kern w:val="28"/>
            <w:szCs w:val="24"/>
            <w:rtl/>
          </w:rPr>
          <w:t>היכן שישים</w:t>
        </w:r>
        <w:r w:rsidR="00EE3248">
          <w:rPr>
            <w:rFonts w:ascii="David" w:hAnsi="David" w:cs="David" w:hint="cs"/>
            <w:kern w:val="28"/>
            <w:szCs w:val="24"/>
            <w:rtl/>
          </w:rPr>
          <w:t>.</w:t>
        </w:r>
      </w:ins>
    </w:p>
    <w:p w14:paraId="6223A5E0" w14:textId="77777777" w:rsidR="002009AC" w:rsidRPr="00EE3248" w:rsidRDefault="002009AC">
      <w:pPr>
        <w:pStyle w:val="2"/>
        <w:numPr>
          <w:ilvl w:val="2"/>
          <w:numId w:val="2"/>
        </w:numPr>
        <w:spacing w:before="0" w:after="0"/>
        <w:rPr>
          <w:rFonts w:ascii="David" w:hAnsi="David" w:cs="David"/>
          <w:b w:val="0"/>
          <w:bCs w:val="0"/>
          <w:kern w:val="28"/>
          <w:rtl/>
          <w:rPrChange w:id="20" w:author="Efrat" w:date="2021-11-08T15:12:00Z">
            <w:rPr>
              <w:rFonts w:ascii="Tahoma" w:hAnsi="Tahoma" w:cs="David"/>
              <w:b/>
              <w:bCs/>
              <w:rtl/>
            </w:rPr>
          </w:rPrChange>
        </w:rPr>
        <w:pPrChange w:id="21" w:author="Efrat" w:date="2021-11-08T15:12:00Z">
          <w:pPr>
            <w:numPr>
              <w:ilvl w:val="4"/>
              <w:numId w:val="5"/>
            </w:numPr>
            <w:spacing w:line="360" w:lineRule="auto"/>
            <w:ind w:left="2232" w:hanging="792"/>
          </w:pPr>
        </w:pPrChange>
      </w:pPr>
      <w:r w:rsidRPr="00EE3248">
        <w:rPr>
          <w:rFonts w:ascii="David" w:hAnsi="David" w:cs="David" w:hint="eastAsia"/>
          <w:kern w:val="28"/>
          <w:szCs w:val="24"/>
          <w:rtl/>
          <w:rPrChange w:id="22" w:author="Efrat" w:date="2021-11-08T15:12:00Z">
            <w:rPr>
              <w:rFonts w:ascii="Tahoma" w:hAnsi="Tahoma" w:cs="David" w:hint="eastAsia"/>
              <w:rtl/>
            </w:rPr>
          </w:rPrChange>
        </w:rPr>
        <w:t>קבלת</w:t>
      </w:r>
      <w:r w:rsidRPr="00EE3248">
        <w:rPr>
          <w:rFonts w:ascii="David" w:hAnsi="David" w:cs="David"/>
          <w:kern w:val="28"/>
          <w:szCs w:val="24"/>
          <w:rtl/>
          <w:rPrChange w:id="23" w:author="Efrat" w:date="2021-11-08T15:12:00Z">
            <w:rPr>
              <w:rFonts w:ascii="Tahoma" w:hAnsi="Tahoma" w:cs="David"/>
              <w:rtl/>
            </w:rPr>
          </w:rPrChange>
        </w:rPr>
        <w:t xml:space="preserve"> </w:t>
      </w:r>
      <w:r w:rsidRPr="00EE3248">
        <w:rPr>
          <w:rFonts w:ascii="David" w:hAnsi="David" w:cs="David" w:hint="eastAsia"/>
          <w:kern w:val="28"/>
          <w:szCs w:val="24"/>
          <w:rtl/>
          <w:rPrChange w:id="24" w:author="Efrat" w:date="2021-11-08T15:12:00Z">
            <w:rPr>
              <w:rFonts w:ascii="Tahoma" w:hAnsi="Tahoma" w:cs="David" w:hint="eastAsia"/>
              <w:rtl/>
            </w:rPr>
          </w:rPrChange>
        </w:rPr>
        <w:t>ציוד</w:t>
      </w:r>
      <w:r w:rsidRPr="00EE3248">
        <w:rPr>
          <w:rFonts w:ascii="David" w:hAnsi="David" w:cs="David"/>
          <w:kern w:val="28"/>
          <w:szCs w:val="24"/>
          <w:rtl/>
          <w:rPrChange w:id="25" w:author="Efrat" w:date="2021-11-08T15:12:00Z">
            <w:rPr>
              <w:rFonts w:ascii="Tahoma" w:hAnsi="Tahoma" w:cs="David"/>
              <w:rtl/>
            </w:rPr>
          </w:rPrChange>
        </w:rPr>
        <w:t xml:space="preserve"> </w:t>
      </w:r>
      <w:r w:rsidRPr="00EE3248">
        <w:rPr>
          <w:rFonts w:ascii="David" w:hAnsi="David" w:cs="David" w:hint="eastAsia"/>
          <w:kern w:val="28"/>
          <w:szCs w:val="24"/>
          <w:rtl/>
          <w:rPrChange w:id="26" w:author="Efrat" w:date="2021-11-08T15:12:00Z">
            <w:rPr>
              <w:rFonts w:ascii="Tahoma" w:hAnsi="Tahoma" w:cs="David" w:hint="eastAsia"/>
              <w:rtl/>
            </w:rPr>
          </w:rPrChange>
        </w:rPr>
        <w:t>מחסן</w:t>
      </w:r>
      <w:r w:rsidRPr="00EE3248">
        <w:rPr>
          <w:rFonts w:ascii="David" w:hAnsi="David" w:cs="David"/>
          <w:kern w:val="28"/>
          <w:szCs w:val="24"/>
          <w:rtl/>
          <w:rPrChange w:id="27" w:author="Efrat" w:date="2021-11-08T15:12:00Z">
            <w:rPr>
              <w:rFonts w:ascii="Tahoma" w:hAnsi="Tahoma" w:cs="David"/>
              <w:rtl/>
            </w:rPr>
          </w:rPrChange>
        </w:rPr>
        <w:t xml:space="preserve"> </w:t>
      </w:r>
      <w:r w:rsidRPr="00EE3248">
        <w:rPr>
          <w:rFonts w:ascii="David" w:hAnsi="David" w:cs="David" w:hint="eastAsia"/>
          <w:kern w:val="28"/>
          <w:szCs w:val="24"/>
          <w:rtl/>
          <w:rPrChange w:id="28" w:author="Efrat" w:date="2021-11-08T15:12:00Z">
            <w:rPr>
              <w:rFonts w:ascii="Tahoma" w:hAnsi="Tahoma" w:cs="David" w:hint="eastAsia"/>
              <w:rtl/>
            </w:rPr>
          </w:rPrChange>
        </w:rPr>
        <w:t>טכני</w:t>
      </w:r>
      <w:ins w:id="29" w:author="Efrat" w:date="2021-11-08T15:12:00Z">
        <w:r w:rsidR="00EE3248">
          <w:rPr>
            <w:rFonts w:ascii="David" w:hAnsi="David" w:cs="David" w:hint="cs"/>
            <w:kern w:val="28"/>
            <w:szCs w:val="24"/>
            <w:rtl/>
          </w:rPr>
          <w:t xml:space="preserve"> </w:t>
        </w:r>
        <w:r w:rsidR="00EE3248">
          <w:rPr>
            <w:rFonts w:ascii="David" w:hAnsi="David" w:cs="David" w:hint="cs"/>
            <w:b w:val="0"/>
            <w:bCs w:val="0"/>
            <w:kern w:val="28"/>
            <w:szCs w:val="24"/>
            <w:rtl/>
          </w:rPr>
          <w:t>היכן שישים</w:t>
        </w:r>
      </w:ins>
      <w:ins w:id="30" w:author="Efrat" w:date="2021-11-08T15:13:00Z">
        <w:r w:rsidR="00EE3248">
          <w:rPr>
            <w:rFonts w:ascii="David" w:hAnsi="David" w:cs="David" w:hint="cs"/>
            <w:kern w:val="28"/>
            <w:szCs w:val="24"/>
            <w:rtl/>
          </w:rPr>
          <w:t>.</w:t>
        </w:r>
      </w:ins>
    </w:p>
    <w:p w14:paraId="0C9F7DEF" w14:textId="77777777" w:rsidR="002009AC" w:rsidRPr="00EE3248" w:rsidRDefault="002009AC">
      <w:pPr>
        <w:pStyle w:val="2"/>
        <w:numPr>
          <w:ilvl w:val="2"/>
          <w:numId w:val="2"/>
        </w:numPr>
        <w:spacing w:before="0" w:after="0"/>
        <w:rPr>
          <w:rFonts w:ascii="David" w:hAnsi="David" w:cs="David"/>
          <w:kern w:val="28"/>
          <w:rPrChange w:id="31" w:author="Efrat" w:date="2021-11-08T15:12:00Z">
            <w:rPr>
              <w:rFonts w:ascii="Tahoma" w:hAnsi="Tahoma" w:cs="David"/>
            </w:rPr>
          </w:rPrChange>
        </w:rPr>
        <w:pPrChange w:id="32" w:author="Efrat" w:date="2021-11-08T15:12:00Z">
          <w:pPr>
            <w:numPr>
              <w:ilvl w:val="4"/>
              <w:numId w:val="5"/>
            </w:numPr>
            <w:spacing w:line="360" w:lineRule="auto"/>
            <w:ind w:left="2232" w:hanging="792"/>
          </w:pPr>
        </w:pPrChange>
      </w:pPr>
      <w:r w:rsidRPr="00EE3248">
        <w:rPr>
          <w:rFonts w:ascii="David" w:hAnsi="David" w:cs="David" w:hint="eastAsia"/>
          <w:kern w:val="28"/>
          <w:szCs w:val="24"/>
          <w:rtl/>
          <w:rPrChange w:id="33" w:author="Efrat" w:date="2021-11-08T15:12:00Z">
            <w:rPr>
              <w:rFonts w:ascii="Tahoma" w:hAnsi="Tahoma" w:cs="David" w:hint="eastAsia"/>
              <w:rtl/>
            </w:rPr>
          </w:rPrChange>
        </w:rPr>
        <w:t>קבלת</w:t>
      </w:r>
      <w:r w:rsidRPr="00EE3248">
        <w:rPr>
          <w:rFonts w:ascii="David" w:hAnsi="David" w:cs="David"/>
          <w:kern w:val="28"/>
          <w:szCs w:val="24"/>
          <w:rtl/>
          <w:rPrChange w:id="34" w:author="Efrat" w:date="2021-11-08T15:12:00Z">
            <w:rPr>
              <w:rFonts w:ascii="Tahoma" w:hAnsi="Tahoma" w:cs="David"/>
              <w:rtl/>
            </w:rPr>
          </w:rPrChange>
        </w:rPr>
        <w:t xml:space="preserve"> </w:t>
      </w:r>
      <w:r w:rsidRPr="00EE3248">
        <w:rPr>
          <w:rFonts w:ascii="David" w:hAnsi="David" w:cs="David" w:hint="eastAsia"/>
          <w:kern w:val="28"/>
          <w:szCs w:val="24"/>
          <w:rtl/>
          <w:rPrChange w:id="35" w:author="Efrat" w:date="2021-11-08T15:12:00Z">
            <w:rPr>
              <w:rFonts w:ascii="Tahoma" w:hAnsi="Tahoma" w:cs="David" w:hint="eastAsia"/>
              <w:rtl/>
            </w:rPr>
          </w:rPrChange>
        </w:rPr>
        <w:t>הרשאות</w:t>
      </w:r>
      <w:r w:rsidRPr="00EE3248">
        <w:rPr>
          <w:rFonts w:ascii="David" w:hAnsi="David" w:cs="David"/>
          <w:kern w:val="28"/>
          <w:szCs w:val="24"/>
          <w:rtl/>
          <w:rPrChange w:id="36" w:author="Efrat" w:date="2021-11-08T15:12:00Z">
            <w:rPr>
              <w:rFonts w:ascii="Tahoma" w:hAnsi="Tahoma" w:cs="David"/>
              <w:rtl/>
            </w:rPr>
          </w:rPrChange>
        </w:rPr>
        <w:t xml:space="preserve"> </w:t>
      </w:r>
      <w:r w:rsidRPr="00EE3248">
        <w:rPr>
          <w:rFonts w:ascii="David" w:hAnsi="David" w:cs="David" w:hint="eastAsia"/>
          <w:kern w:val="28"/>
          <w:szCs w:val="24"/>
          <w:rtl/>
          <w:rPrChange w:id="37" w:author="Efrat" w:date="2021-11-08T15:12:00Z">
            <w:rPr>
              <w:rFonts w:ascii="Tahoma" w:hAnsi="Tahoma" w:cs="David" w:hint="eastAsia"/>
              <w:rtl/>
            </w:rPr>
          </w:rPrChange>
        </w:rPr>
        <w:t>מחשוב</w:t>
      </w:r>
      <w:ins w:id="38" w:author="Efrat" w:date="2021-11-08T15:12:00Z">
        <w:r w:rsidR="00EE3248">
          <w:rPr>
            <w:rFonts w:ascii="David" w:hAnsi="David" w:cs="David" w:hint="cs"/>
            <w:kern w:val="28"/>
            <w:szCs w:val="24"/>
            <w:rtl/>
          </w:rPr>
          <w:t xml:space="preserve"> </w:t>
        </w:r>
        <w:r w:rsidR="00EE3248">
          <w:rPr>
            <w:rFonts w:ascii="David" w:hAnsi="David" w:cs="David" w:hint="cs"/>
            <w:b w:val="0"/>
            <w:bCs w:val="0"/>
            <w:kern w:val="28"/>
            <w:szCs w:val="24"/>
            <w:rtl/>
          </w:rPr>
          <w:t>היכן שישים</w:t>
        </w:r>
      </w:ins>
      <w:ins w:id="39" w:author="Efrat" w:date="2021-11-08T15:13:00Z">
        <w:r w:rsidR="00EE3248">
          <w:rPr>
            <w:rFonts w:ascii="David" w:hAnsi="David" w:cs="David" w:hint="cs"/>
            <w:kern w:val="28"/>
            <w:szCs w:val="24"/>
            <w:rtl/>
          </w:rPr>
          <w:t>.</w:t>
        </w:r>
      </w:ins>
    </w:p>
    <w:p w14:paraId="5DAF0174" w14:textId="77777777" w:rsidR="002009AC" w:rsidRPr="00EE3248" w:rsidRDefault="002009AC">
      <w:pPr>
        <w:pStyle w:val="2"/>
        <w:numPr>
          <w:ilvl w:val="2"/>
          <w:numId w:val="2"/>
        </w:numPr>
        <w:spacing w:before="0" w:after="0"/>
        <w:rPr>
          <w:rFonts w:ascii="David" w:hAnsi="David" w:cs="David"/>
          <w:kern w:val="28"/>
          <w:rPrChange w:id="40" w:author="Efrat" w:date="2021-11-08T15:12:00Z">
            <w:rPr>
              <w:rFonts w:ascii="Tahoma" w:hAnsi="Tahoma" w:cs="David"/>
            </w:rPr>
          </w:rPrChange>
        </w:rPr>
        <w:pPrChange w:id="41" w:author="Efrat" w:date="2021-11-08T15:12:00Z">
          <w:pPr>
            <w:numPr>
              <w:ilvl w:val="4"/>
              <w:numId w:val="5"/>
            </w:numPr>
            <w:spacing w:line="360" w:lineRule="auto"/>
            <w:ind w:left="2232" w:hanging="792"/>
          </w:pPr>
        </w:pPrChange>
      </w:pPr>
      <w:r w:rsidRPr="00EE3248">
        <w:rPr>
          <w:rFonts w:ascii="David" w:hAnsi="David" w:cs="David" w:hint="eastAsia"/>
          <w:kern w:val="28"/>
          <w:szCs w:val="24"/>
          <w:rtl/>
          <w:rPrChange w:id="42" w:author="Efrat" w:date="2021-11-08T15:12:00Z">
            <w:rPr>
              <w:rFonts w:ascii="Tahoma" w:hAnsi="Tahoma" w:cs="David" w:hint="eastAsia"/>
              <w:rtl/>
            </w:rPr>
          </w:rPrChange>
        </w:rPr>
        <w:t>פתיחת</w:t>
      </w:r>
      <w:r w:rsidRPr="00EE3248">
        <w:rPr>
          <w:rFonts w:ascii="David" w:hAnsi="David" w:cs="David"/>
          <w:kern w:val="28"/>
          <w:szCs w:val="24"/>
          <w:rtl/>
          <w:rPrChange w:id="43" w:author="Efrat" w:date="2021-11-08T15:12:00Z">
            <w:rPr>
              <w:rFonts w:ascii="Tahoma" w:hAnsi="Tahoma" w:cs="David"/>
              <w:rtl/>
            </w:rPr>
          </w:rPrChange>
        </w:rPr>
        <w:t xml:space="preserve"> </w:t>
      </w:r>
      <w:r w:rsidRPr="00EE3248">
        <w:rPr>
          <w:rFonts w:ascii="David" w:hAnsi="David" w:cs="David" w:hint="eastAsia"/>
          <w:kern w:val="28"/>
          <w:szCs w:val="24"/>
          <w:rtl/>
          <w:rPrChange w:id="44" w:author="Efrat" w:date="2021-11-08T15:12:00Z">
            <w:rPr>
              <w:rFonts w:ascii="Tahoma" w:hAnsi="Tahoma" w:cs="David" w:hint="eastAsia"/>
              <w:rtl/>
            </w:rPr>
          </w:rPrChange>
        </w:rPr>
        <w:t>תכנית</w:t>
      </w:r>
      <w:r w:rsidRPr="00EE3248">
        <w:rPr>
          <w:rFonts w:ascii="David" w:hAnsi="David" w:cs="David"/>
          <w:kern w:val="28"/>
          <w:szCs w:val="24"/>
          <w:rtl/>
          <w:rPrChange w:id="45" w:author="Efrat" w:date="2021-11-08T15:12:00Z">
            <w:rPr>
              <w:rFonts w:ascii="Tahoma" w:hAnsi="Tahoma" w:cs="David"/>
              <w:rtl/>
            </w:rPr>
          </w:rPrChange>
        </w:rPr>
        <w:t xml:space="preserve"> </w:t>
      </w:r>
      <w:r w:rsidRPr="00EE3248">
        <w:rPr>
          <w:rFonts w:ascii="David" w:hAnsi="David" w:cs="David" w:hint="eastAsia"/>
          <w:kern w:val="28"/>
          <w:szCs w:val="24"/>
          <w:rtl/>
          <w:rPrChange w:id="46" w:author="Efrat" w:date="2021-11-08T15:12:00Z">
            <w:rPr>
              <w:rFonts w:ascii="Tahoma" w:hAnsi="Tahoma" w:cs="David" w:hint="eastAsia"/>
              <w:rtl/>
            </w:rPr>
          </w:rPrChange>
        </w:rPr>
        <w:t>הסמכה</w:t>
      </w:r>
      <w:ins w:id="47" w:author="Efrat" w:date="2021-11-08T15:12:00Z">
        <w:r w:rsidR="00EE3248">
          <w:rPr>
            <w:rFonts w:ascii="David" w:hAnsi="David" w:cs="David" w:hint="cs"/>
            <w:kern w:val="28"/>
            <w:szCs w:val="24"/>
            <w:rtl/>
          </w:rPr>
          <w:t xml:space="preserve"> </w:t>
        </w:r>
        <w:r w:rsidR="00EE3248">
          <w:rPr>
            <w:rFonts w:ascii="David" w:hAnsi="David" w:cs="David" w:hint="cs"/>
            <w:b w:val="0"/>
            <w:bCs w:val="0"/>
            <w:kern w:val="28"/>
            <w:szCs w:val="24"/>
            <w:rtl/>
          </w:rPr>
          <w:t>היכן שישים</w:t>
        </w:r>
      </w:ins>
      <w:ins w:id="48" w:author="Efrat" w:date="2021-11-08T15:13:00Z">
        <w:r w:rsidR="00EE3248">
          <w:rPr>
            <w:rFonts w:ascii="David" w:hAnsi="David" w:cs="David" w:hint="cs"/>
            <w:kern w:val="28"/>
            <w:szCs w:val="24"/>
            <w:rtl/>
          </w:rPr>
          <w:t>.</w:t>
        </w:r>
      </w:ins>
    </w:p>
    <w:p w14:paraId="1DD7B1DC" w14:textId="77777777" w:rsidR="002009AC" w:rsidRPr="00B8353A" w:rsidRDefault="002009AC">
      <w:pPr>
        <w:pStyle w:val="2"/>
        <w:numPr>
          <w:ilvl w:val="2"/>
          <w:numId w:val="2"/>
        </w:numPr>
        <w:spacing w:before="0" w:after="0"/>
        <w:rPr>
          <w:rFonts w:ascii="Tahoma" w:hAnsi="Tahoma" w:cs="David"/>
        </w:rPr>
        <w:pPrChange w:id="49" w:author="Efrat" w:date="2021-11-08T15:12:00Z">
          <w:pPr>
            <w:numPr>
              <w:ilvl w:val="4"/>
              <w:numId w:val="5"/>
            </w:numPr>
            <w:spacing w:line="360" w:lineRule="auto"/>
            <w:ind w:left="2232" w:hanging="792"/>
          </w:pPr>
        </w:pPrChange>
      </w:pPr>
      <w:r w:rsidRPr="00EE3248">
        <w:rPr>
          <w:rFonts w:ascii="David" w:hAnsi="David" w:cs="David" w:hint="eastAsia"/>
          <w:b w:val="0"/>
          <w:bCs w:val="0"/>
          <w:kern w:val="28"/>
          <w:szCs w:val="24"/>
          <w:rtl/>
          <w:rPrChange w:id="50" w:author="Efrat" w:date="2021-11-08T15:12:00Z">
            <w:rPr>
              <w:rFonts w:ascii="Tahoma" w:hAnsi="Tahoma" w:cs="David" w:hint="eastAsia"/>
              <w:rtl/>
            </w:rPr>
          </w:rPrChange>
        </w:rPr>
        <w:t>עם</w:t>
      </w:r>
      <w:r w:rsidRPr="00EE3248">
        <w:rPr>
          <w:rFonts w:ascii="David" w:hAnsi="David" w:cs="David"/>
          <w:b w:val="0"/>
          <w:bCs w:val="0"/>
          <w:kern w:val="28"/>
          <w:szCs w:val="24"/>
          <w:rtl/>
          <w:rPrChange w:id="51"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52" w:author="Efrat" w:date="2021-11-08T15:12:00Z">
            <w:rPr>
              <w:rFonts w:ascii="Tahoma" w:hAnsi="Tahoma" w:cs="David" w:hint="eastAsia"/>
              <w:rtl/>
            </w:rPr>
          </w:rPrChange>
        </w:rPr>
        <w:t>עזיבה</w:t>
      </w:r>
      <w:r w:rsidRPr="00EE3248">
        <w:rPr>
          <w:rFonts w:ascii="David" w:hAnsi="David" w:cs="David"/>
          <w:b w:val="0"/>
          <w:bCs w:val="0"/>
          <w:kern w:val="28"/>
          <w:szCs w:val="24"/>
          <w:rtl/>
          <w:rPrChange w:id="53"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54" w:author="Efrat" w:date="2021-11-08T15:12:00Z">
            <w:rPr>
              <w:rFonts w:ascii="Tahoma" w:hAnsi="Tahoma" w:cs="David" w:hint="eastAsia"/>
              <w:rtl/>
            </w:rPr>
          </w:rPrChange>
        </w:rPr>
        <w:t>העובד</w:t>
      </w:r>
      <w:r w:rsidRPr="00EE3248">
        <w:rPr>
          <w:rFonts w:ascii="David" w:hAnsi="David" w:cs="David"/>
          <w:b w:val="0"/>
          <w:bCs w:val="0"/>
          <w:kern w:val="28"/>
          <w:szCs w:val="24"/>
          <w:rtl/>
          <w:rPrChange w:id="55"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56" w:author="Efrat" w:date="2021-11-08T15:12:00Z">
            <w:rPr>
              <w:rFonts w:ascii="Tahoma" w:hAnsi="Tahoma" w:cs="David" w:hint="eastAsia"/>
              <w:rtl/>
            </w:rPr>
          </w:rPrChange>
        </w:rPr>
        <w:t>יחתים</w:t>
      </w:r>
      <w:r w:rsidRPr="00EE3248">
        <w:rPr>
          <w:rFonts w:ascii="David" w:hAnsi="David" w:cs="David"/>
          <w:b w:val="0"/>
          <w:bCs w:val="0"/>
          <w:kern w:val="28"/>
          <w:szCs w:val="24"/>
          <w:rtl/>
          <w:rPrChange w:id="57"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58" w:author="Efrat" w:date="2021-11-08T15:12:00Z">
            <w:rPr>
              <w:rFonts w:ascii="Tahoma" w:hAnsi="Tahoma" w:cs="David" w:hint="eastAsia"/>
              <w:rtl/>
            </w:rPr>
          </w:rPrChange>
        </w:rPr>
        <w:t>על</w:t>
      </w:r>
      <w:r w:rsidRPr="00EE3248">
        <w:rPr>
          <w:rFonts w:ascii="David" w:hAnsi="David" w:cs="David"/>
          <w:b w:val="0"/>
          <w:bCs w:val="0"/>
          <w:kern w:val="28"/>
          <w:szCs w:val="24"/>
          <w:rtl/>
          <w:rPrChange w:id="59"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60" w:author="Efrat" w:date="2021-11-08T15:12:00Z">
            <w:rPr>
              <w:rFonts w:ascii="Tahoma" w:hAnsi="Tahoma" w:cs="David" w:hint="eastAsia"/>
              <w:rtl/>
            </w:rPr>
          </w:rPrChange>
        </w:rPr>
        <w:t>טופס</w:t>
      </w:r>
      <w:r w:rsidRPr="00EE3248">
        <w:rPr>
          <w:rFonts w:ascii="David" w:hAnsi="David" w:cs="David"/>
          <w:b w:val="0"/>
          <w:bCs w:val="0"/>
          <w:kern w:val="28"/>
          <w:szCs w:val="24"/>
          <w:rtl/>
          <w:rPrChange w:id="61"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62" w:author="Efrat" w:date="2021-11-08T15:12:00Z">
            <w:rPr>
              <w:rFonts w:ascii="Tahoma" w:hAnsi="Tahoma" w:cs="David" w:hint="eastAsia"/>
              <w:rtl/>
            </w:rPr>
          </w:rPrChange>
        </w:rPr>
        <w:t>זה</w:t>
      </w:r>
      <w:r w:rsidRPr="00EE3248">
        <w:rPr>
          <w:rFonts w:ascii="David" w:hAnsi="David" w:cs="David"/>
          <w:b w:val="0"/>
          <w:bCs w:val="0"/>
          <w:kern w:val="28"/>
          <w:szCs w:val="24"/>
          <w:rtl/>
          <w:rPrChange w:id="63"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64" w:author="Efrat" w:date="2021-11-08T15:12:00Z">
            <w:rPr>
              <w:rFonts w:ascii="Tahoma" w:hAnsi="Tahoma" w:cs="David" w:hint="eastAsia"/>
              <w:rtl/>
            </w:rPr>
          </w:rPrChange>
        </w:rPr>
        <w:t>את</w:t>
      </w:r>
      <w:r w:rsidRPr="00EE3248">
        <w:rPr>
          <w:rFonts w:ascii="David" w:hAnsi="David" w:cs="David"/>
          <w:b w:val="0"/>
          <w:bCs w:val="0"/>
          <w:kern w:val="28"/>
          <w:szCs w:val="24"/>
          <w:rtl/>
          <w:rPrChange w:id="65"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66" w:author="Efrat" w:date="2021-11-08T15:12:00Z">
            <w:rPr>
              <w:rFonts w:ascii="Tahoma" w:hAnsi="Tahoma" w:cs="David" w:hint="eastAsia"/>
              <w:rtl/>
            </w:rPr>
          </w:rPrChange>
        </w:rPr>
        <w:t>האנשים</w:t>
      </w:r>
      <w:r w:rsidRPr="00EE3248">
        <w:rPr>
          <w:rFonts w:ascii="David" w:hAnsi="David" w:cs="David"/>
          <w:b w:val="0"/>
          <w:bCs w:val="0"/>
          <w:kern w:val="28"/>
          <w:szCs w:val="24"/>
          <w:rtl/>
          <w:rPrChange w:id="67"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68" w:author="Efrat" w:date="2021-11-08T15:12:00Z">
            <w:rPr>
              <w:rFonts w:ascii="Tahoma" w:hAnsi="Tahoma" w:cs="David" w:hint="eastAsia"/>
              <w:rtl/>
            </w:rPr>
          </w:rPrChange>
        </w:rPr>
        <w:t>הרלוונטיים</w:t>
      </w:r>
      <w:r w:rsidRPr="00EE3248">
        <w:rPr>
          <w:rFonts w:ascii="David" w:hAnsi="David" w:cs="David"/>
          <w:b w:val="0"/>
          <w:bCs w:val="0"/>
          <w:kern w:val="28"/>
          <w:szCs w:val="24"/>
          <w:rtl/>
          <w:rPrChange w:id="69"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70" w:author="Efrat" w:date="2021-11-08T15:12:00Z">
            <w:rPr>
              <w:rFonts w:ascii="Tahoma" w:hAnsi="Tahoma" w:cs="David" w:hint="eastAsia"/>
              <w:rtl/>
            </w:rPr>
          </w:rPrChange>
        </w:rPr>
        <w:t>לאישור</w:t>
      </w:r>
      <w:r w:rsidRPr="00EE3248">
        <w:rPr>
          <w:rFonts w:ascii="David" w:hAnsi="David" w:cs="David"/>
          <w:b w:val="0"/>
          <w:bCs w:val="0"/>
          <w:kern w:val="28"/>
          <w:szCs w:val="24"/>
          <w:rtl/>
          <w:rPrChange w:id="71" w:author="Efrat" w:date="2021-11-08T15:12:00Z">
            <w:rPr>
              <w:rFonts w:ascii="Tahoma" w:hAnsi="Tahoma" w:cs="David"/>
              <w:rtl/>
            </w:rPr>
          </w:rPrChange>
        </w:rPr>
        <w:t xml:space="preserve"> </w:t>
      </w:r>
      <w:r w:rsidRPr="00EE3248">
        <w:rPr>
          <w:rFonts w:ascii="David" w:hAnsi="David" w:cs="David" w:hint="eastAsia"/>
          <w:b w:val="0"/>
          <w:bCs w:val="0"/>
          <w:kern w:val="28"/>
          <w:szCs w:val="24"/>
          <w:rtl/>
          <w:rPrChange w:id="72" w:author="Efrat" w:date="2021-11-08T15:12:00Z">
            <w:rPr>
              <w:rFonts w:ascii="Tahoma" w:hAnsi="Tahoma" w:cs="David" w:hint="eastAsia"/>
              <w:rtl/>
            </w:rPr>
          </w:rPrChange>
        </w:rPr>
        <w:t>החזרת</w:t>
      </w:r>
      <w:r w:rsidRPr="00EE3248">
        <w:rPr>
          <w:rFonts w:ascii="Tahoma" w:hAnsi="Tahoma" w:cs="David"/>
          <w:b w:val="0"/>
          <w:bCs w:val="0"/>
          <w:szCs w:val="24"/>
          <w:rtl/>
        </w:rPr>
        <w:t xml:space="preserve"> ציוד וכו'.</w:t>
      </w:r>
    </w:p>
    <w:p w14:paraId="76CEFBEB" w14:textId="77777777" w:rsidR="002009AC" w:rsidRPr="002009AC" w:rsidRDefault="002009AC" w:rsidP="000C512A">
      <w:pPr>
        <w:pStyle w:val="2"/>
        <w:numPr>
          <w:ilvl w:val="2"/>
          <w:numId w:val="2"/>
        </w:numPr>
        <w:spacing w:before="0" w:after="0"/>
        <w:rPr>
          <w:rFonts w:cs="David"/>
          <w:kern w:val="28"/>
          <w:szCs w:val="24"/>
          <w:rtl/>
        </w:rPr>
      </w:pPr>
      <w:r w:rsidRPr="000C512A">
        <w:rPr>
          <w:rFonts w:ascii="Tahoma" w:hAnsi="Tahoma" w:cs="David"/>
          <w:kern w:val="28"/>
          <w:szCs w:val="24"/>
          <w:rtl/>
        </w:rPr>
        <w:t>הסמכה</w:t>
      </w:r>
      <w:r w:rsidRPr="002009AC">
        <w:rPr>
          <w:rFonts w:cs="David" w:hint="cs"/>
          <w:kern w:val="28"/>
          <w:szCs w:val="24"/>
          <w:rtl/>
        </w:rPr>
        <w:t>:</w:t>
      </w:r>
    </w:p>
    <w:p w14:paraId="7DA34CA5" w14:textId="77777777" w:rsidR="002009AC" w:rsidRDefault="002009AC" w:rsidP="002009AC">
      <w:pPr>
        <w:numPr>
          <w:ilvl w:val="3"/>
          <w:numId w:val="2"/>
        </w:numPr>
        <w:spacing w:line="360" w:lineRule="auto"/>
        <w:rPr>
          <w:rFonts w:cs="David"/>
          <w:sz w:val="24"/>
        </w:rPr>
      </w:pPr>
      <w:r>
        <w:rPr>
          <w:rFonts w:cs="David" w:hint="cs"/>
          <w:sz w:val="24"/>
          <w:rtl/>
        </w:rPr>
        <w:t>תכנית הסמכה תכלול לפחות את ההדרכות הבאות:</w:t>
      </w:r>
    </w:p>
    <w:p w14:paraId="7CC053E4" w14:textId="77777777" w:rsidR="002009AC" w:rsidRPr="001756DA" w:rsidRDefault="002009AC" w:rsidP="002009AC">
      <w:pPr>
        <w:numPr>
          <w:ilvl w:val="3"/>
          <w:numId w:val="6"/>
        </w:numPr>
        <w:spacing w:line="360" w:lineRule="auto"/>
        <w:rPr>
          <w:rFonts w:ascii="Tahoma" w:hAnsi="Tahoma" w:cs="David"/>
          <w:sz w:val="24"/>
          <w:rtl/>
        </w:rPr>
      </w:pPr>
      <w:r>
        <w:rPr>
          <w:rFonts w:ascii="Tahoma" w:hAnsi="Tahoma" w:cs="David" w:hint="cs"/>
          <w:sz w:val="24"/>
          <w:rtl/>
        </w:rPr>
        <w:t xml:space="preserve">לימוד התפקיד </w:t>
      </w:r>
      <w:r>
        <w:rPr>
          <w:rFonts w:ascii="Tahoma" w:hAnsi="Tahoma" w:cs="David"/>
          <w:sz w:val="24"/>
          <w:rtl/>
        </w:rPr>
        <w:t>–</w:t>
      </w:r>
      <w:r>
        <w:rPr>
          <w:rFonts w:ascii="Tahoma" w:hAnsi="Tahoma" w:cs="David" w:hint="cs"/>
          <w:sz w:val="24"/>
          <w:rtl/>
        </w:rPr>
        <w:t xml:space="preserve"> מעשי, חניכה, הוראות עבודה ונהלים.</w:t>
      </w:r>
    </w:p>
    <w:p w14:paraId="795F5F11" w14:textId="77777777" w:rsidR="002009AC" w:rsidRPr="001756DA" w:rsidRDefault="002009AC" w:rsidP="002009AC">
      <w:pPr>
        <w:numPr>
          <w:ilvl w:val="3"/>
          <w:numId w:val="6"/>
        </w:numPr>
        <w:spacing w:line="360" w:lineRule="auto"/>
        <w:rPr>
          <w:rFonts w:ascii="Tahoma" w:hAnsi="Tahoma" w:cs="David"/>
          <w:sz w:val="24"/>
          <w:rtl/>
        </w:rPr>
      </w:pPr>
      <w:r w:rsidRPr="001756DA">
        <w:rPr>
          <w:rFonts w:ascii="Tahoma" w:hAnsi="Tahoma" w:cs="David"/>
          <w:sz w:val="24"/>
          <w:rtl/>
        </w:rPr>
        <w:t>כללי - פעילות החברה</w:t>
      </w:r>
      <w:ins w:id="73" w:author="oxana" w:date="2021-11-09T16:16:00Z">
        <w:r w:rsidR="00C35EE2">
          <w:rPr>
            <w:rFonts w:ascii="Tahoma" w:hAnsi="Tahoma" w:cs="David" w:hint="cs"/>
            <w:sz w:val="24"/>
            <w:rtl/>
          </w:rPr>
          <w:t>.</w:t>
        </w:r>
      </w:ins>
    </w:p>
    <w:p w14:paraId="5ACEF826" w14:textId="77777777" w:rsidR="002009AC" w:rsidRPr="002009AC" w:rsidRDefault="002009AC" w:rsidP="002009AC">
      <w:pPr>
        <w:numPr>
          <w:ilvl w:val="3"/>
          <w:numId w:val="6"/>
        </w:numPr>
        <w:spacing w:line="360" w:lineRule="auto"/>
        <w:rPr>
          <w:rFonts w:ascii="Tahoma" w:hAnsi="Tahoma" w:cs="David"/>
          <w:sz w:val="24"/>
          <w:rtl/>
        </w:rPr>
      </w:pPr>
      <w:r w:rsidRPr="002009AC">
        <w:rPr>
          <w:rFonts w:ascii="Tahoma" w:hAnsi="Tahoma" w:cs="David" w:hint="cs"/>
          <w:sz w:val="24"/>
          <w:rtl/>
        </w:rPr>
        <w:t xml:space="preserve">בטיחות מזון, </w:t>
      </w:r>
      <w:r w:rsidRPr="002009AC">
        <w:rPr>
          <w:rFonts w:ascii="Tahoma" w:hAnsi="Tahoma" w:cs="David" w:hint="cs"/>
          <w:sz w:val="24"/>
        </w:rPr>
        <w:t>CCP</w:t>
      </w:r>
      <w:r w:rsidRPr="002009AC">
        <w:rPr>
          <w:rFonts w:ascii="Tahoma" w:hAnsi="Tahoma" w:cs="David" w:hint="cs"/>
          <w:sz w:val="24"/>
          <w:rtl/>
        </w:rPr>
        <w:t xml:space="preserve">, </w:t>
      </w:r>
      <w:r w:rsidRPr="002009AC">
        <w:rPr>
          <w:rFonts w:ascii="Tahoma" w:hAnsi="Tahoma" w:cs="David" w:hint="cs"/>
          <w:sz w:val="24"/>
        </w:rPr>
        <w:t>OPRP</w:t>
      </w:r>
      <w:r w:rsidRPr="002009AC">
        <w:rPr>
          <w:rFonts w:ascii="Tahoma" w:hAnsi="Tahoma" w:cs="David" w:hint="cs"/>
          <w:sz w:val="24"/>
          <w:rtl/>
        </w:rPr>
        <w:t xml:space="preserve"> רלוונטיים</w:t>
      </w:r>
      <w:ins w:id="74" w:author="oxana" w:date="2021-11-09T16:16:00Z">
        <w:r w:rsidR="00C35EE2">
          <w:rPr>
            <w:rFonts w:ascii="Tahoma" w:hAnsi="Tahoma" w:cs="David" w:hint="cs"/>
            <w:sz w:val="24"/>
            <w:rtl/>
          </w:rPr>
          <w:t>.</w:t>
        </w:r>
      </w:ins>
    </w:p>
    <w:p w14:paraId="5112B613" w14:textId="77777777" w:rsidR="002009AC" w:rsidRDefault="002009AC" w:rsidP="000C512A">
      <w:pPr>
        <w:numPr>
          <w:ilvl w:val="3"/>
          <w:numId w:val="6"/>
        </w:numPr>
        <w:spacing w:line="360" w:lineRule="auto"/>
        <w:rPr>
          <w:rFonts w:ascii="Tahoma" w:hAnsi="Tahoma" w:cs="David"/>
          <w:sz w:val="24"/>
        </w:rPr>
      </w:pPr>
      <w:r w:rsidRPr="000C512A">
        <w:rPr>
          <w:rFonts w:ascii="Tahoma" w:hAnsi="Tahoma" w:cs="David" w:hint="eastAsia"/>
          <w:sz w:val="24"/>
          <w:rtl/>
        </w:rPr>
        <w:t>לימוד</w:t>
      </w:r>
      <w:r w:rsidRPr="000C512A">
        <w:rPr>
          <w:rFonts w:ascii="Tahoma" w:hAnsi="Tahoma" w:cs="David"/>
          <w:sz w:val="24"/>
          <w:rtl/>
        </w:rPr>
        <w:t xml:space="preserve"> </w:t>
      </w:r>
      <w:r w:rsidRPr="000C512A">
        <w:rPr>
          <w:rFonts w:ascii="Tahoma" w:hAnsi="Tahoma" w:cs="David" w:hint="eastAsia"/>
          <w:sz w:val="24"/>
          <w:rtl/>
        </w:rPr>
        <w:t>והדרכה</w:t>
      </w:r>
      <w:r w:rsidRPr="000C512A">
        <w:rPr>
          <w:rFonts w:ascii="Tahoma" w:hAnsi="Tahoma" w:cs="David"/>
          <w:sz w:val="24"/>
          <w:rtl/>
        </w:rPr>
        <w:t xml:space="preserve"> </w:t>
      </w:r>
      <w:r w:rsidRPr="000C512A">
        <w:rPr>
          <w:rFonts w:ascii="Tahoma" w:hAnsi="Tahoma" w:cs="David" w:hint="eastAsia"/>
          <w:sz w:val="24"/>
          <w:rtl/>
        </w:rPr>
        <w:t>בתחומי</w:t>
      </w:r>
      <w:r w:rsidRPr="000C512A">
        <w:rPr>
          <w:rFonts w:ascii="Tahoma" w:hAnsi="Tahoma" w:cs="David"/>
          <w:sz w:val="24"/>
          <w:rtl/>
        </w:rPr>
        <w:t xml:space="preserve"> </w:t>
      </w:r>
      <w:r w:rsidRPr="000C512A">
        <w:rPr>
          <w:rFonts w:ascii="Tahoma" w:hAnsi="Tahoma" w:cs="David" w:hint="eastAsia"/>
          <w:sz w:val="24"/>
          <w:rtl/>
        </w:rPr>
        <w:t>הסביבה</w:t>
      </w:r>
      <w:r w:rsidRPr="000C512A">
        <w:rPr>
          <w:rFonts w:ascii="Tahoma" w:hAnsi="Tahoma" w:cs="David"/>
          <w:sz w:val="24"/>
          <w:rtl/>
        </w:rPr>
        <w:t xml:space="preserve"> </w:t>
      </w:r>
      <w:r w:rsidRPr="000C512A">
        <w:rPr>
          <w:rFonts w:ascii="Tahoma" w:hAnsi="Tahoma" w:cs="David" w:hint="eastAsia"/>
          <w:sz w:val="24"/>
          <w:rtl/>
        </w:rPr>
        <w:t>והבטיחות</w:t>
      </w:r>
      <w:r w:rsidRPr="000C512A">
        <w:rPr>
          <w:rFonts w:ascii="Tahoma" w:hAnsi="Tahoma" w:cs="David"/>
          <w:sz w:val="24"/>
          <w:rtl/>
        </w:rPr>
        <w:t xml:space="preserve"> </w:t>
      </w:r>
      <w:r w:rsidRPr="000C512A">
        <w:rPr>
          <w:rFonts w:ascii="Tahoma" w:hAnsi="Tahoma" w:cs="David" w:hint="eastAsia"/>
          <w:sz w:val="24"/>
          <w:rtl/>
        </w:rPr>
        <w:t>של</w:t>
      </w:r>
      <w:r w:rsidRPr="000C512A">
        <w:rPr>
          <w:rFonts w:ascii="Tahoma" w:hAnsi="Tahoma" w:cs="David"/>
          <w:sz w:val="24"/>
          <w:rtl/>
        </w:rPr>
        <w:t xml:space="preserve"> </w:t>
      </w:r>
      <w:r w:rsidRPr="000C512A">
        <w:rPr>
          <w:rFonts w:ascii="Tahoma" w:hAnsi="Tahoma" w:cs="David" w:hint="eastAsia"/>
          <w:sz w:val="24"/>
          <w:rtl/>
        </w:rPr>
        <w:t>העבודה</w:t>
      </w:r>
      <w:r w:rsidRPr="000C512A">
        <w:rPr>
          <w:rFonts w:ascii="Tahoma" w:hAnsi="Tahoma" w:cs="David"/>
          <w:sz w:val="24"/>
          <w:rtl/>
        </w:rPr>
        <w:t>.</w:t>
      </w:r>
    </w:p>
    <w:p w14:paraId="55DFE2CC" w14:textId="77777777" w:rsidR="002009AC" w:rsidRPr="000C512A" w:rsidRDefault="002009AC" w:rsidP="000C512A">
      <w:pPr>
        <w:numPr>
          <w:ilvl w:val="3"/>
          <w:numId w:val="2"/>
        </w:numPr>
        <w:spacing w:line="360" w:lineRule="auto"/>
        <w:rPr>
          <w:rFonts w:ascii="Tahoma" w:hAnsi="Tahoma" w:cs="David"/>
          <w:sz w:val="24"/>
        </w:rPr>
      </w:pPr>
      <w:r>
        <w:rPr>
          <w:rFonts w:ascii="Tahoma" w:hAnsi="Tahoma" w:cs="David" w:hint="cs"/>
          <w:sz w:val="24"/>
          <w:rtl/>
        </w:rPr>
        <w:t>טפסי ההדרכה (08.01) המלאים ישמרו בתיק הדרכה.</w:t>
      </w:r>
    </w:p>
    <w:p w14:paraId="090C9B88" w14:textId="77777777" w:rsidR="002009AC" w:rsidRPr="002009AC" w:rsidRDefault="002009AC" w:rsidP="000C512A">
      <w:pPr>
        <w:numPr>
          <w:ilvl w:val="3"/>
          <w:numId w:val="2"/>
        </w:numPr>
        <w:spacing w:line="360" w:lineRule="auto"/>
        <w:rPr>
          <w:rFonts w:cs="David"/>
          <w:sz w:val="24"/>
        </w:rPr>
      </w:pPr>
      <w:r>
        <w:rPr>
          <w:rFonts w:cs="David" w:hint="cs"/>
          <w:sz w:val="24"/>
          <w:rtl/>
        </w:rPr>
        <w:t>הסמכות בתחום הבטיחות ינתנו ע"פ חוק ע"י מנהל הבטיחות, כתבי מינוי יונפקו ע"י מנהל המפעל, כנדרש בחוק.</w:t>
      </w:r>
    </w:p>
    <w:p w14:paraId="43B767B4" w14:textId="77777777" w:rsidR="002009AC" w:rsidRPr="00C2437F" w:rsidRDefault="002009AC" w:rsidP="000C512A">
      <w:pPr>
        <w:numPr>
          <w:ilvl w:val="3"/>
          <w:numId w:val="2"/>
        </w:numPr>
        <w:spacing w:line="360" w:lineRule="auto"/>
        <w:rPr>
          <w:rFonts w:cs="David"/>
          <w:rtl/>
        </w:rPr>
      </w:pPr>
      <w:r w:rsidRPr="00C2437F">
        <w:rPr>
          <w:rFonts w:cs="David"/>
          <w:sz w:val="24"/>
          <w:rtl/>
        </w:rPr>
        <w:lastRenderedPageBreak/>
        <w:t xml:space="preserve">עובדים </w:t>
      </w:r>
      <w:r>
        <w:rPr>
          <w:rFonts w:cs="David" w:hint="cs"/>
          <w:sz w:val="24"/>
          <w:rtl/>
        </w:rPr>
        <w:t>קבועים</w:t>
      </w:r>
      <w:r w:rsidRPr="00C2437F">
        <w:rPr>
          <w:rFonts w:cs="David"/>
          <w:sz w:val="24"/>
          <w:rtl/>
        </w:rPr>
        <w:t xml:space="preserve"> יעברו רענון שנתי לחידוש הסמכתם לביצוע</w:t>
      </w:r>
      <w:r w:rsidRPr="00C2437F">
        <w:rPr>
          <w:rFonts w:cs="David"/>
          <w:rtl/>
        </w:rPr>
        <w:t xml:space="preserve"> העבודה.</w:t>
      </w:r>
    </w:p>
    <w:p w14:paraId="6E12402D" w14:textId="77777777" w:rsidR="002009AC" w:rsidRPr="00C2437F" w:rsidRDefault="002009AC" w:rsidP="000C512A">
      <w:pPr>
        <w:numPr>
          <w:ilvl w:val="3"/>
          <w:numId w:val="2"/>
        </w:numPr>
        <w:spacing w:line="360" w:lineRule="auto"/>
        <w:rPr>
          <w:rFonts w:cs="David"/>
          <w:rtl/>
        </w:rPr>
      </w:pPr>
      <w:r w:rsidRPr="00C2437F">
        <w:rPr>
          <w:rFonts w:cs="David" w:hint="cs"/>
          <w:rtl/>
        </w:rPr>
        <w:t>מנהל האיכות</w:t>
      </w:r>
      <w:r>
        <w:rPr>
          <w:rFonts w:cs="David" w:hint="cs"/>
          <w:rtl/>
        </w:rPr>
        <w:t xml:space="preserve"> / מנהל הבטיחות</w:t>
      </w:r>
      <w:r w:rsidRPr="00C2437F">
        <w:rPr>
          <w:rFonts w:cs="David" w:hint="cs"/>
          <w:rtl/>
        </w:rPr>
        <w:t xml:space="preserve"> י</w:t>
      </w:r>
      <w:r w:rsidRPr="00C2437F">
        <w:rPr>
          <w:rFonts w:cs="David"/>
          <w:rtl/>
        </w:rPr>
        <w:t>וודא</w:t>
      </w:r>
      <w:r>
        <w:rPr>
          <w:rFonts w:cs="David" w:hint="cs"/>
          <w:rtl/>
        </w:rPr>
        <w:t>ו</w:t>
      </w:r>
      <w:r w:rsidRPr="00C2437F">
        <w:rPr>
          <w:rFonts w:cs="David"/>
          <w:rtl/>
        </w:rPr>
        <w:t xml:space="preserve"> ביצוע הדרכת רענון, בדיקת אפקטיביות וחידוש הסמכה</w:t>
      </w:r>
      <w:r w:rsidRPr="00C2437F">
        <w:rPr>
          <w:rFonts w:cs="David" w:hint="cs"/>
          <w:rtl/>
        </w:rPr>
        <w:t xml:space="preserve"> בכל המחלקות.</w:t>
      </w:r>
    </w:p>
    <w:p w14:paraId="4D34EBBE" w14:textId="77777777" w:rsidR="002009AC" w:rsidRDefault="002009AC" w:rsidP="000C512A">
      <w:pPr>
        <w:numPr>
          <w:ilvl w:val="3"/>
          <w:numId w:val="2"/>
        </w:numPr>
        <w:spacing w:line="360" w:lineRule="auto"/>
        <w:rPr>
          <w:rFonts w:cs="David"/>
        </w:rPr>
      </w:pPr>
      <w:r w:rsidRPr="00C2437F">
        <w:rPr>
          <w:rFonts w:cs="David"/>
          <w:b/>
          <w:bCs/>
          <w:rtl/>
        </w:rPr>
        <w:t>עובדי חברה</w:t>
      </w:r>
      <w:r w:rsidRPr="00C2437F">
        <w:rPr>
          <w:rFonts w:cs="David"/>
          <w:rtl/>
        </w:rPr>
        <w:t xml:space="preserve"> בעלי הסמכה חיצונית לתפקידם נדרשים לחידוש הסמכה בהתאם לדרישות חוק וצרכי המפעל.</w:t>
      </w:r>
    </w:p>
    <w:p w14:paraId="0244B95C" w14:textId="77777777" w:rsidR="00B02741" w:rsidRPr="000C512A" w:rsidRDefault="00B02741" w:rsidP="00EE3248">
      <w:pPr>
        <w:pStyle w:val="2"/>
        <w:spacing w:before="0" w:after="0"/>
        <w:rPr>
          <w:rFonts w:ascii="Tahoma" w:hAnsi="Tahoma" w:cs="David"/>
          <w:szCs w:val="24"/>
          <w:rtl/>
        </w:rPr>
      </w:pPr>
    </w:p>
    <w:p w14:paraId="2187B007" w14:textId="77777777" w:rsidR="002009AC" w:rsidRPr="00F32B7E" w:rsidRDefault="002009AC" w:rsidP="002009AC">
      <w:pPr>
        <w:pStyle w:val="2"/>
        <w:numPr>
          <w:ilvl w:val="1"/>
          <w:numId w:val="2"/>
        </w:numPr>
        <w:spacing w:before="0" w:after="0"/>
        <w:rPr>
          <w:rFonts w:ascii="Tahoma" w:hAnsi="Tahoma" w:cs="David"/>
          <w:szCs w:val="24"/>
        </w:rPr>
      </w:pPr>
      <w:r>
        <w:rPr>
          <w:rFonts w:ascii="Tahoma" w:hAnsi="Tahoma" w:cs="David" w:hint="cs"/>
          <w:kern w:val="28"/>
          <w:szCs w:val="24"/>
          <w:rtl/>
        </w:rPr>
        <w:t xml:space="preserve">קליטת </w:t>
      </w:r>
      <w:r w:rsidRPr="00F32B7E">
        <w:rPr>
          <w:rFonts w:ascii="Tahoma" w:hAnsi="Tahoma" w:cs="David"/>
          <w:kern w:val="28"/>
          <w:szCs w:val="24"/>
          <w:rtl/>
        </w:rPr>
        <w:t>עובדים</w:t>
      </w:r>
      <w:r w:rsidRPr="00F32B7E">
        <w:rPr>
          <w:rFonts w:ascii="Tahoma" w:hAnsi="Tahoma" w:cs="David"/>
          <w:szCs w:val="24"/>
          <w:rtl/>
        </w:rPr>
        <w:t xml:space="preserve"> </w:t>
      </w:r>
      <w:r>
        <w:rPr>
          <w:rFonts w:ascii="Tahoma" w:hAnsi="Tahoma" w:cs="David" w:hint="cs"/>
          <w:szCs w:val="24"/>
          <w:rtl/>
        </w:rPr>
        <w:t>יומיים</w:t>
      </w:r>
      <w:r w:rsidR="00A70C43">
        <w:rPr>
          <w:rFonts w:ascii="Tahoma" w:hAnsi="Tahoma" w:cs="David" w:hint="cs"/>
          <w:szCs w:val="24"/>
          <w:rtl/>
        </w:rPr>
        <w:t xml:space="preserve"> </w:t>
      </w:r>
      <w:r w:rsidRPr="00F32B7E">
        <w:rPr>
          <w:rFonts w:ascii="Tahoma" w:hAnsi="Tahoma" w:cs="David"/>
          <w:szCs w:val="24"/>
          <w:rtl/>
        </w:rPr>
        <w:t>:</w:t>
      </w:r>
    </w:p>
    <w:p w14:paraId="6D78B976" w14:textId="77777777" w:rsidR="002009AC" w:rsidRPr="00F32B7E" w:rsidRDefault="002009AC" w:rsidP="002009AC">
      <w:pPr>
        <w:pStyle w:val="2"/>
        <w:numPr>
          <w:ilvl w:val="2"/>
          <w:numId w:val="2"/>
        </w:numPr>
        <w:spacing w:before="0" w:after="0"/>
        <w:rPr>
          <w:rFonts w:ascii="Tahoma" w:hAnsi="Tahoma" w:cs="David"/>
          <w:b w:val="0"/>
          <w:bCs w:val="0"/>
          <w:szCs w:val="24"/>
        </w:rPr>
      </w:pPr>
      <w:r w:rsidRPr="00F32B7E">
        <w:rPr>
          <w:rFonts w:ascii="Tahoma" w:hAnsi="Tahoma" w:cs="David"/>
          <w:b w:val="0"/>
          <w:bCs w:val="0"/>
          <w:szCs w:val="24"/>
          <w:rtl/>
        </w:rPr>
        <w:t xml:space="preserve">רכז כ"א זמני פונה לחברות כ"א </w:t>
      </w:r>
      <w:r>
        <w:rPr>
          <w:rFonts w:ascii="Tahoma" w:hAnsi="Tahoma" w:cs="David" w:hint="cs"/>
          <w:b w:val="0"/>
          <w:bCs w:val="0"/>
          <w:szCs w:val="24"/>
          <w:rtl/>
        </w:rPr>
        <w:t>ל</w:t>
      </w:r>
      <w:r w:rsidRPr="00F32B7E">
        <w:rPr>
          <w:rFonts w:ascii="Tahoma" w:hAnsi="Tahoma" w:cs="David"/>
          <w:b w:val="0"/>
          <w:bCs w:val="0"/>
          <w:szCs w:val="24"/>
          <w:rtl/>
        </w:rPr>
        <w:t>הזמנת אנשים לעבודה לפי ימים</w:t>
      </w:r>
      <w:r>
        <w:rPr>
          <w:rFonts w:ascii="Tahoma" w:hAnsi="Tahoma" w:cs="David" w:hint="cs"/>
          <w:b w:val="0"/>
          <w:bCs w:val="0"/>
          <w:szCs w:val="24"/>
          <w:rtl/>
        </w:rPr>
        <w:t xml:space="preserve"> בהתאם לתכנית היצור והאריזה השבועיות.</w:t>
      </w:r>
    </w:p>
    <w:p w14:paraId="4B6FC832" w14:textId="77777777" w:rsidR="002009AC" w:rsidRPr="000C512A" w:rsidRDefault="002009AC" w:rsidP="000C512A">
      <w:pPr>
        <w:pStyle w:val="2"/>
        <w:numPr>
          <w:ilvl w:val="2"/>
          <w:numId w:val="2"/>
        </w:numPr>
        <w:spacing w:before="0" w:after="0"/>
        <w:rPr>
          <w:rFonts w:ascii="Tahoma" w:hAnsi="Tahoma" w:cs="David"/>
        </w:rPr>
      </w:pPr>
      <w:r w:rsidRPr="000C512A">
        <w:rPr>
          <w:rFonts w:ascii="Tahoma" w:hAnsi="Tahoma" w:cs="David" w:hint="eastAsia"/>
          <w:b w:val="0"/>
          <w:bCs w:val="0"/>
          <w:szCs w:val="24"/>
          <w:rtl/>
        </w:rPr>
        <w:t>עם</w:t>
      </w:r>
      <w:r w:rsidRPr="000C512A">
        <w:rPr>
          <w:rFonts w:ascii="Tahoma" w:hAnsi="Tahoma" w:cs="David"/>
          <w:b w:val="0"/>
          <w:bCs w:val="0"/>
          <w:szCs w:val="24"/>
          <w:rtl/>
        </w:rPr>
        <w:t xml:space="preserve"> </w:t>
      </w:r>
      <w:r w:rsidRPr="000C512A">
        <w:rPr>
          <w:rFonts w:ascii="Tahoma" w:hAnsi="Tahoma" w:cs="David" w:hint="eastAsia"/>
          <w:b w:val="0"/>
          <w:bCs w:val="0"/>
          <w:szCs w:val="24"/>
          <w:rtl/>
        </w:rPr>
        <w:t>הגעה</w:t>
      </w:r>
      <w:r w:rsidRPr="000C512A">
        <w:rPr>
          <w:rFonts w:ascii="Tahoma" w:hAnsi="Tahoma" w:cs="David"/>
          <w:b w:val="0"/>
          <w:bCs w:val="0"/>
          <w:szCs w:val="24"/>
          <w:rtl/>
        </w:rPr>
        <w:t xml:space="preserve"> </w:t>
      </w:r>
      <w:r w:rsidRPr="000C512A">
        <w:rPr>
          <w:rFonts w:ascii="Tahoma" w:hAnsi="Tahoma" w:cs="David" w:hint="eastAsia"/>
          <w:b w:val="0"/>
          <w:bCs w:val="0"/>
          <w:szCs w:val="24"/>
          <w:rtl/>
        </w:rPr>
        <w:t>ראשונה</w:t>
      </w:r>
      <w:r w:rsidRPr="000C512A">
        <w:rPr>
          <w:rFonts w:ascii="Tahoma" w:hAnsi="Tahoma" w:cs="David"/>
          <w:b w:val="0"/>
          <w:bCs w:val="0"/>
          <w:szCs w:val="24"/>
          <w:rtl/>
        </w:rPr>
        <w:t xml:space="preserve"> </w:t>
      </w:r>
      <w:r w:rsidRPr="000C512A">
        <w:rPr>
          <w:rFonts w:ascii="Tahoma" w:hAnsi="Tahoma" w:cs="David" w:hint="eastAsia"/>
          <w:b w:val="0"/>
          <w:bCs w:val="0"/>
          <w:szCs w:val="24"/>
          <w:rtl/>
        </w:rPr>
        <w:t>לעבודה</w:t>
      </w:r>
      <w:r w:rsidRPr="000C512A">
        <w:rPr>
          <w:rFonts w:ascii="Tahoma" w:hAnsi="Tahoma" w:cs="David"/>
          <w:b w:val="0"/>
          <w:bCs w:val="0"/>
          <w:szCs w:val="24"/>
          <w:rtl/>
        </w:rPr>
        <w:t xml:space="preserve">: </w:t>
      </w:r>
      <w:r w:rsidRPr="000C512A">
        <w:rPr>
          <w:rFonts w:ascii="Tahoma" w:hAnsi="Tahoma" w:cs="David" w:hint="eastAsia"/>
          <w:b w:val="0"/>
          <w:bCs w:val="0"/>
          <w:szCs w:val="24"/>
          <w:rtl/>
        </w:rPr>
        <w:t>יקבל</w:t>
      </w:r>
      <w:r w:rsidRPr="000C512A">
        <w:rPr>
          <w:rFonts w:ascii="Tahoma" w:hAnsi="Tahoma" w:cs="David"/>
          <w:b w:val="0"/>
          <w:bCs w:val="0"/>
          <w:szCs w:val="24"/>
          <w:rtl/>
        </w:rPr>
        <w:t xml:space="preserve"> </w:t>
      </w:r>
      <w:r w:rsidRPr="000C512A">
        <w:rPr>
          <w:rFonts w:ascii="Tahoma" w:hAnsi="Tahoma" w:cs="David" w:hint="eastAsia"/>
          <w:b w:val="0"/>
          <w:bCs w:val="0"/>
          <w:szCs w:val="24"/>
          <w:rtl/>
        </w:rPr>
        <w:t>העובד</w:t>
      </w:r>
      <w:r w:rsidRPr="000C512A">
        <w:rPr>
          <w:rFonts w:ascii="Tahoma" w:hAnsi="Tahoma" w:cs="David"/>
          <w:b w:val="0"/>
          <w:bCs w:val="0"/>
          <w:szCs w:val="24"/>
          <w:rtl/>
        </w:rPr>
        <w:t xml:space="preserve"> </w:t>
      </w:r>
      <w:r w:rsidRPr="000C512A">
        <w:rPr>
          <w:rFonts w:ascii="Tahoma" w:hAnsi="Tahoma" w:cs="David" w:hint="eastAsia"/>
          <w:b w:val="0"/>
          <w:bCs w:val="0"/>
          <w:szCs w:val="24"/>
          <w:rtl/>
        </w:rPr>
        <w:t>מאחראי</w:t>
      </w:r>
      <w:r w:rsidRPr="000C512A">
        <w:rPr>
          <w:rFonts w:ascii="Tahoma" w:hAnsi="Tahoma" w:cs="David"/>
          <w:b w:val="0"/>
          <w:bCs w:val="0"/>
          <w:szCs w:val="24"/>
          <w:rtl/>
        </w:rPr>
        <w:t xml:space="preserve"> </w:t>
      </w:r>
      <w:r w:rsidRPr="000C512A">
        <w:rPr>
          <w:rFonts w:ascii="Tahoma" w:hAnsi="Tahoma" w:cs="David" w:hint="eastAsia"/>
          <w:b w:val="0"/>
          <w:bCs w:val="0"/>
          <w:szCs w:val="24"/>
          <w:rtl/>
        </w:rPr>
        <w:t>כח</w:t>
      </w:r>
      <w:r w:rsidRPr="000C512A">
        <w:rPr>
          <w:rFonts w:ascii="Tahoma" w:hAnsi="Tahoma" w:cs="David"/>
          <w:b w:val="0"/>
          <w:bCs w:val="0"/>
          <w:szCs w:val="24"/>
          <w:rtl/>
        </w:rPr>
        <w:t xml:space="preserve"> </w:t>
      </w:r>
      <w:r w:rsidRPr="000C512A">
        <w:rPr>
          <w:rFonts w:ascii="Tahoma" w:hAnsi="Tahoma" w:cs="David" w:hint="eastAsia"/>
          <w:b w:val="0"/>
          <w:bCs w:val="0"/>
          <w:szCs w:val="24"/>
          <w:rtl/>
        </w:rPr>
        <w:t>האדם</w:t>
      </w:r>
      <w:r w:rsidRPr="000C512A">
        <w:rPr>
          <w:rFonts w:ascii="Tahoma" w:hAnsi="Tahoma" w:cs="David"/>
          <w:b w:val="0"/>
          <w:bCs w:val="0"/>
          <w:szCs w:val="24"/>
          <w:rtl/>
        </w:rPr>
        <w:t xml:space="preserve"> </w:t>
      </w:r>
      <w:r w:rsidRPr="000C512A">
        <w:rPr>
          <w:rFonts w:ascii="Tahoma" w:hAnsi="Tahoma" w:cs="David" w:hint="eastAsia"/>
          <w:b w:val="0"/>
          <w:bCs w:val="0"/>
          <w:szCs w:val="24"/>
          <w:rtl/>
        </w:rPr>
        <w:t>את</w:t>
      </w:r>
      <w:r w:rsidRPr="000C512A">
        <w:rPr>
          <w:rFonts w:ascii="Tahoma" w:hAnsi="Tahoma" w:cs="David"/>
          <w:b w:val="0"/>
          <w:bCs w:val="0"/>
          <w:szCs w:val="24"/>
          <w:rtl/>
        </w:rPr>
        <w:t xml:space="preserve"> </w:t>
      </w:r>
      <w:r w:rsidRPr="000C512A">
        <w:rPr>
          <w:rFonts w:ascii="Tahoma" w:hAnsi="Tahoma" w:cs="David" w:hint="eastAsia"/>
          <w:b w:val="0"/>
          <w:bCs w:val="0"/>
          <w:szCs w:val="24"/>
          <w:rtl/>
        </w:rPr>
        <w:t>ההדרכות</w:t>
      </w:r>
      <w:r w:rsidRPr="000C512A">
        <w:rPr>
          <w:rFonts w:ascii="Tahoma" w:hAnsi="Tahoma" w:cs="David"/>
          <w:b w:val="0"/>
          <w:bCs w:val="0"/>
          <w:szCs w:val="24"/>
          <w:rtl/>
        </w:rPr>
        <w:t xml:space="preserve"> </w:t>
      </w:r>
      <w:r w:rsidRPr="000C512A">
        <w:rPr>
          <w:rFonts w:ascii="Tahoma" w:hAnsi="Tahoma" w:cs="David" w:hint="eastAsia"/>
          <w:b w:val="0"/>
          <w:bCs w:val="0"/>
          <w:szCs w:val="24"/>
          <w:rtl/>
        </w:rPr>
        <w:t>הבאות</w:t>
      </w:r>
      <w:r w:rsidRPr="000C512A">
        <w:rPr>
          <w:rFonts w:ascii="Tahoma" w:hAnsi="Tahoma" w:cs="David"/>
          <w:b w:val="0"/>
          <w:bCs w:val="0"/>
          <w:szCs w:val="24"/>
          <w:rtl/>
        </w:rPr>
        <w:t xml:space="preserve"> </w:t>
      </w:r>
      <w:r w:rsidRPr="000C512A">
        <w:rPr>
          <w:rFonts w:ascii="Tahoma" w:hAnsi="Tahoma" w:cs="David" w:hint="eastAsia"/>
          <w:b w:val="0"/>
          <w:bCs w:val="0"/>
          <w:szCs w:val="24"/>
          <w:rtl/>
        </w:rPr>
        <w:t>לקריאה</w:t>
      </w:r>
      <w:r w:rsidRPr="000C512A">
        <w:rPr>
          <w:rFonts w:ascii="Tahoma" w:hAnsi="Tahoma" w:cs="David"/>
          <w:b w:val="0"/>
          <w:bCs w:val="0"/>
          <w:szCs w:val="24"/>
          <w:rtl/>
        </w:rPr>
        <w:t xml:space="preserve"> </w:t>
      </w:r>
      <w:r w:rsidRPr="000C512A">
        <w:rPr>
          <w:rFonts w:ascii="Tahoma" w:hAnsi="Tahoma" w:cs="David" w:hint="eastAsia"/>
          <w:b w:val="0"/>
          <w:bCs w:val="0"/>
          <w:szCs w:val="24"/>
          <w:rtl/>
        </w:rPr>
        <w:t>וחתימה</w:t>
      </w:r>
      <w:r w:rsidRPr="000C512A">
        <w:rPr>
          <w:rFonts w:ascii="Tahoma" w:hAnsi="Tahoma" w:cs="David"/>
          <w:b w:val="0"/>
          <w:bCs w:val="0"/>
          <w:szCs w:val="24"/>
          <w:rtl/>
        </w:rPr>
        <w:t>:</w:t>
      </w:r>
    </w:p>
    <w:p w14:paraId="1A600866" w14:textId="77777777" w:rsidR="002009AC" w:rsidRPr="006C3C7B" w:rsidRDefault="002009AC" w:rsidP="00B8353A">
      <w:pPr>
        <w:numPr>
          <w:ilvl w:val="3"/>
          <w:numId w:val="3"/>
        </w:numPr>
        <w:spacing w:line="360" w:lineRule="auto"/>
        <w:rPr>
          <w:rFonts w:ascii="Tahoma" w:hAnsi="Tahoma" w:cs="David"/>
        </w:rPr>
      </w:pPr>
      <w:r w:rsidRPr="002B7576">
        <w:rPr>
          <w:rFonts w:ascii="David" w:hAnsi="David" w:cs="David"/>
          <w:kern w:val="28"/>
          <w:sz w:val="24"/>
          <w:rtl/>
        </w:rPr>
        <w:t>הוראות ה</w:t>
      </w:r>
      <w:r w:rsidRPr="002009AC">
        <w:rPr>
          <w:rFonts w:ascii="David" w:hAnsi="David" w:cs="David"/>
          <w:kern w:val="28"/>
          <w:rtl/>
        </w:rPr>
        <w:t>כנסת עובדים למשמרת בעברית (</w:t>
      </w:r>
      <w:r w:rsidRPr="002009AC">
        <w:rPr>
          <w:rFonts w:ascii="David" w:hAnsi="David" w:cs="David" w:hint="cs"/>
          <w:kern w:val="28"/>
          <w:rtl/>
        </w:rPr>
        <w:t>טופס</w:t>
      </w:r>
      <w:r w:rsidRPr="002009AC">
        <w:rPr>
          <w:rFonts w:ascii="David" w:hAnsi="David" w:cs="David"/>
          <w:kern w:val="28"/>
          <w:rtl/>
        </w:rPr>
        <w:t xml:space="preserve"> 08.02</w:t>
      </w:r>
      <w:r w:rsidRPr="002009AC">
        <w:rPr>
          <w:rFonts w:ascii="David" w:hAnsi="David" w:cs="David" w:hint="cs"/>
          <w:kern w:val="28"/>
          <w:rtl/>
        </w:rPr>
        <w:t>.01</w:t>
      </w:r>
      <w:r w:rsidRPr="002009AC">
        <w:rPr>
          <w:rFonts w:ascii="David" w:hAnsi="David" w:cs="David"/>
          <w:kern w:val="28"/>
          <w:rtl/>
        </w:rPr>
        <w:t xml:space="preserve">) </w:t>
      </w:r>
      <w:del w:id="75" w:author="oxana" w:date="2021-11-09T16:17:00Z">
        <w:r w:rsidRPr="002009AC" w:rsidDel="00C35EE2">
          <w:rPr>
            <w:rFonts w:ascii="David" w:hAnsi="David" w:cs="David"/>
            <w:kern w:val="28"/>
            <w:rtl/>
          </w:rPr>
          <w:delText xml:space="preserve">או </w:delText>
        </w:r>
      </w:del>
      <w:ins w:id="76" w:author="oxana" w:date="2021-11-09T16:17:00Z">
        <w:r w:rsidR="00C35EE2">
          <w:rPr>
            <w:rFonts w:ascii="David" w:hAnsi="David" w:cs="David" w:hint="cs"/>
            <w:kern w:val="28"/>
            <w:rtl/>
          </w:rPr>
          <w:t>,</w:t>
        </w:r>
        <w:r w:rsidR="00C35EE2" w:rsidRPr="002009AC">
          <w:rPr>
            <w:rFonts w:ascii="David" w:hAnsi="David" w:cs="David"/>
            <w:kern w:val="28"/>
            <w:rtl/>
          </w:rPr>
          <w:t xml:space="preserve"> </w:t>
        </w:r>
      </w:ins>
      <w:r w:rsidRPr="002009AC">
        <w:rPr>
          <w:rFonts w:ascii="David" w:hAnsi="David" w:cs="David"/>
          <w:kern w:val="28"/>
          <w:rtl/>
        </w:rPr>
        <w:t>רוסית (</w:t>
      </w:r>
      <w:r w:rsidRPr="002009AC">
        <w:rPr>
          <w:rFonts w:ascii="David" w:hAnsi="David" w:cs="David" w:hint="cs"/>
          <w:kern w:val="28"/>
          <w:rtl/>
        </w:rPr>
        <w:t>טופס</w:t>
      </w:r>
      <w:r w:rsidRPr="002B7576">
        <w:rPr>
          <w:rFonts w:ascii="David" w:hAnsi="David" w:cs="David"/>
          <w:kern w:val="28"/>
          <w:sz w:val="24"/>
          <w:rtl/>
        </w:rPr>
        <w:t xml:space="preserve"> 08.</w:t>
      </w:r>
      <w:r w:rsidRPr="002009AC">
        <w:rPr>
          <w:rFonts w:ascii="David" w:hAnsi="David" w:cs="David" w:hint="cs"/>
          <w:kern w:val="28"/>
          <w:rtl/>
        </w:rPr>
        <w:t>02.02</w:t>
      </w:r>
      <w:r w:rsidRPr="002B7576">
        <w:rPr>
          <w:rFonts w:ascii="David" w:hAnsi="David" w:cs="David"/>
          <w:kern w:val="28"/>
          <w:sz w:val="24"/>
          <w:rtl/>
        </w:rPr>
        <w:t>)</w:t>
      </w:r>
      <w:ins w:id="77" w:author="oxana" w:date="2021-11-09T16:17:00Z">
        <w:r w:rsidR="00C35EE2">
          <w:rPr>
            <w:rFonts w:ascii="David" w:hAnsi="David" w:cs="David" w:hint="cs"/>
            <w:kern w:val="28"/>
            <w:sz w:val="24"/>
            <w:rtl/>
          </w:rPr>
          <w:t xml:space="preserve"> או בערבית (טופס 08.02.03)</w:t>
        </w:r>
      </w:ins>
      <w:r w:rsidRPr="002B7576">
        <w:rPr>
          <w:rFonts w:ascii="David" w:hAnsi="David" w:cs="David"/>
          <w:kern w:val="28"/>
          <w:sz w:val="24"/>
          <w:rtl/>
        </w:rPr>
        <w:t xml:space="preserve"> הכוללות הדרכה בסיסית בנושאים: נהלי עבודה כלליים, בטחון, </w:t>
      </w:r>
      <w:r w:rsidR="00A70C43">
        <w:rPr>
          <w:rFonts w:ascii="David" w:hAnsi="David" w:cs="David" w:hint="cs"/>
          <w:kern w:val="28"/>
          <w:sz w:val="24"/>
          <w:rtl/>
        </w:rPr>
        <w:t xml:space="preserve">איכות סביבה, </w:t>
      </w:r>
      <w:r w:rsidRPr="002B7576">
        <w:rPr>
          <w:rFonts w:ascii="David" w:hAnsi="David" w:cs="David"/>
          <w:kern w:val="28"/>
          <w:sz w:val="24"/>
          <w:rtl/>
        </w:rPr>
        <w:t>בטיחות וסיכונים במקום העבודה</w:t>
      </w:r>
      <w:r w:rsidRPr="006C3C7B">
        <w:rPr>
          <w:rFonts w:ascii="David" w:hAnsi="David" w:cs="David"/>
          <w:kern w:val="28"/>
          <w:sz w:val="24"/>
          <w:rtl/>
        </w:rPr>
        <w:t>, היגיינה ובטיחות מזון.</w:t>
      </w:r>
    </w:p>
    <w:p w14:paraId="712EE98C" w14:textId="77777777" w:rsidR="002009AC" w:rsidRPr="00485580" w:rsidRDefault="002009AC" w:rsidP="002009AC">
      <w:pPr>
        <w:numPr>
          <w:ilvl w:val="3"/>
          <w:numId w:val="3"/>
        </w:numPr>
        <w:spacing w:line="360" w:lineRule="auto"/>
        <w:rPr>
          <w:rFonts w:ascii="Tahoma" w:hAnsi="Tahoma" w:cs="David"/>
          <w:sz w:val="24"/>
        </w:rPr>
      </w:pPr>
      <w:r w:rsidRPr="00485580">
        <w:rPr>
          <w:rFonts w:ascii="Tahoma" w:hAnsi="Tahoma" w:cs="David"/>
          <w:sz w:val="24"/>
          <w:rtl/>
        </w:rPr>
        <w:t>על העובד להביא אישור רפואי עם קליט</w:t>
      </w:r>
      <w:r w:rsidRPr="00485580">
        <w:rPr>
          <w:rFonts w:ascii="Tahoma" w:hAnsi="Tahoma" w:cs="David" w:hint="eastAsia"/>
          <w:sz w:val="24"/>
          <w:rtl/>
        </w:rPr>
        <w:t>תו</w:t>
      </w:r>
      <w:r w:rsidRPr="00485580">
        <w:rPr>
          <w:rFonts w:ascii="Tahoma" w:hAnsi="Tahoma" w:cs="David"/>
          <w:sz w:val="24"/>
          <w:rtl/>
        </w:rPr>
        <w:t xml:space="preserve"> לעבודה.</w:t>
      </w:r>
    </w:p>
    <w:p w14:paraId="2FC29E6A" w14:textId="77777777" w:rsidR="002009AC" w:rsidRDefault="002009AC" w:rsidP="000C512A">
      <w:pPr>
        <w:numPr>
          <w:ilvl w:val="2"/>
          <w:numId w:val="2"/>
        </w:numPr>
        <w:spacing w:line="360" w:lineRule="auto"/>
        <w:rPr>
          <w:rFonts w:ascii="Tahoma" w:hAnsi="Tahoma" w:cs="David"/>
          <w:sz w:val="24"/>
        </w:rPr>
      </w:pPr>
      <w:r w:rsidRPr="00485580">
        <w:rPr>
          <w:rFonts w:ascii="Tahoma" w:hAnsi="Tahoma" w:cs="David"/>
          <w:sz w:val="24"/>
          <w:rtl/>
        </w:rPr>
        <w:t>במידה</w:t>
      </w:r>
      <w:r w:rsidRPr="001142E9">
        <w:rPr>
          <w:rFonts w:ascii="Tahoma" w:hAnsi="Tahoma" w:cs="David"/>
          <w:sz w:val="24"/>
          <w:rtl/>
        </w:rPr>
        <w:t xml:space="preserve"> ואחראי כח אדם לא זמין על</w:t>
      </w:r>
      <w:r w:rsidRPr="001142E9">
        <w:rPr>
          <w:rFonts w:ascii="Tahoma" w:hAnsi="Tahoma" w:cs="David" w:hint="cs"/>
          <w:sz w:val="24"/>
          <w:rtl/>
        </w:rPr>
        <w:t xml:space="preserve"> ממלא מקומ</w:t>
      </w:r>
      <w:r w:rsidRPr="001142E9">
        <w:rPr>
          <w:rFonts w:ascii="Tahoma" w:hAnsi="Tahoma" w:cs="David"/>
          <w:sz w:val="24"/>
          <w:rtl/>
        </w:rPr>
        <w:t>ו לבצע הדרכה. באחריות סגנית חשב לוודא ביצוע הדרכה</w:t>
      </w:r>
      <w:r>
        <w:rPr>
          <w:rFonts w:ascii="Tahoma" w:hAnsi="Tahoma" w:cs="David" w:hint="cs"/>
          <w:sz w:val="24"/>
          <w:rtl/>
        </w:rPr>
        <w:t xml:space="preserve"> ע"י מ"מ</w:t>
      </w:r>
      <w:r w:rsidRPr="001142E9">
        <w:rPr>
          <w:rFonts w:ascii="Tahoma" w:hAnsi="Tahoma" w:cs="David"/>
          <w:sz w:val="24"/>
          <w:rtl/>
        </w:rPr>
        <w:t>.</w:t>
      </w:r>
    </w:p>
    <w:p w14:paraId="58441A67" w14:textId="77777777" w:rsidR="002009AC" w:rsidRDefault="002009AC" w:rsidP="002009AC">
      <w:pPr>
        <w:numPr>
          <w:ilvl w:val="2"/>
          <w:numId w:val="2"/>
        </w:numPr>
        <w:spacing w:line="360" w:lineRule="auto"/>
        <w:rPr>
          <w:rFonts w:ascii="Tahoma" w:hAnsi="Tahoma" w:cs="David"/>
          <w:sz w:val="24"/>
        </w:rPr>
      </w:pPr>
      <w:r w:rsidRPr="000C512A">
        <w:rPr>
          <w:rFonts w:ascii="Tahoma" w:hAnsi="Tahoma" w:cs="David" w:hint="eastAsia"/>
          <w:b/>
          <w:bCs/>
          <w:sz w:val="24"/>
          <w:u w:val="single"/>
          <w:rtl/>
        </w:rPr>
        <w:t>עם</w:t>
      </w:r>
      <w:r w:rsidRPr="000C512A">
        <w:rPr>
          <w:rFonts w:ascii="Tahoma" w:hAnsi="Tahoma" w:cs="David"/>
          <w:b/>
          <w:bCs/>
          <w:sz w:val="24"/>
          <w:u w:val="single"/>
          <w:rtl/>
        </w:rPr>
        <w:t xml:space="preserve"> </w:t>
      </w:r>
      <w:r w:rsidRPr="000C512A">
        <w:rPr>
          <w:rFonts w:ascii="Tahoma" w:hAnsi="Tahoma" w:cs="David" w:hint="eastAsia"/>
          <w:b/>
          <w:bCs/>
          <w:sz w:val="24"/>
          <w:u w:val="single"/>
          <w:rtl/>
        </w:rPr>
        <w:t>הכניסה</w:t>
      </w:r>
      <w:r w:rsidRPr="000C512A">
        <w:rPr>
          <w:rFonts w:ascii="Tahoma" w:hAnsi="Tahoma" w:cs="David"/>
          <w:b/>
          <w:bCs/>
          <w:sz w:val="24"/>
          <w:u w:val="single"/>
          <w:rtl/>
        </w:rPr>
        <w:t xml:space="preserve"> </w:t>
      </w:r>
      <w:r w:rsidRPr="000C512A">
        <w:rPr>
          <w:rFonts w:ascii="Tahoma" w:hAnsi="Tahoma" w:cs="David" w:hint="eastAsia"/>
          <w:b/>
          <w:bCs/>
          <w:sz w:val="24"/>
          <w:u w:val="single"/>
          <w:rtl/>
        </w:rPr>
        <w:t>לעמדת</w:t>
      </w:r>
      <w:r w:rsidRPr="000C512A">
        <w:rPr>
          <w:rFonts w:ascii="Tahoma" w:hAnsi="Tahoma" w:cs="David"/>
          <w:b/>
          <w:bCs/>
          <w:sz w:val="24"/>
          <w:u w:val="single"/>
          <w:rtl/>
        </w:rPr>
        <w:t xml:space="preserve"> </w:t>
      </w:r>
      <w:r w:rsidRPr="000C512A">
        <w:rPr>
          <w:rFonts w:ascii="Tahoma" w:hAnsi="Tahoma" w:cs="David" w:hint="eastAsia"/>
          <w:b/>
          <w:bCs/>
          <w:sz w:val="24"/>
          <w:u w:val="single"/>
          <w:rtl/>
        </w:rPr>
        <w:t>העבודה</w:t>
      </w:r>
      <w:r w:rsidRPr="000C512A">
        <w:rPr>
          <w:rFonts w:ascii="Tahoma" w:hAnsi="Tahoma" w:cs="David"/>
          <w:b/>
          <w:bCs/>
          <w:sz w:val="24"/>
          <w:u w:val="single"/>
          <w:rtl/>
        </w:rPr>
        <w:t>:</w:t>
      </w:r>
      <w:r w:rsidRPr="00485580">
        <w:rPr>
          <w:rFonts w:ascii="Tahoma" w:hAnsi="Tahoma" w:cs="David"/>
          <w:sz w:val="24"/>
          <w:rtl/>
        </w:rPr>
        <w:t xml:space="preserve"> הדרכ</w:t>
      </w:r>
      <w:r w:rsidRPr="00485580">
        <w:rPr>
          <w:rFonts w:ascii="Tahoma" w:hAnsi="Tahoma" w:cs="David" w:hint="eastAsia"/>
          <w:sz w:val="24"/>
          <w:rtl/>
        </w:rPr>
        <w:t>ה</w:t>
      </w:r>
      <w:r w:rsidRPr="00485580">
        <w:rPr>
          <w:rFonts w:ascii="Tahoma" w:hAnsi="Tahoma" w:cs="David"/>
          <w:sz w:val="24"/>
          <w:rtl/>
        </w:rPr>
        <w:t xml:space="preserve"> בתחנת</w:t>
      </w:r>
      <w:r w:rsidRPr="006522EF">
        <w:rPr>
          <w:rFonts w:ascii="Tahoma" w:hAnsi="Tahoma" w:cs="David"/>
          <w:sz w:val="24"/>
          <w:rtl/>
        </w:rPr>
        <w:t xml:space="preserve"> העבודה על ידי </w:t>
      </w:r>
      <w:r>
        <w:rPr>
          <w:rFonts w:ascii="Tahoma" w:hAnsi="Tahoma" w:cs="David" w:hint="cs"/>
          <w:sz w:val="24"/>
          <w:rtl/>
        </w:rPr>
        <w:t>אחראי הקו/ מנהל המחלקה על אופי העבודה והסיכונים הכרוכים בה.</w:t>
      </w:r>
    </w:p>
    <w:p w14:paraId="47B5CFB6" w14:textId="77777777" w:rsidR="002009AC" w:rsidRPr="00D17E53" w:rsidRDefault="002009AC" w:rsidP="002009AC"/>
    <w:p w14:paraId="24EE6158" w14:textId="77777777" w:rsidR="002009AC" w:rsidRPr="00254313" w:rsidRDefault="002009AC" w:rsidP="002009AC">
      <w:pPr>
        <w:pStyle w:val="2"/>
        <w:numPr>
          <w:ilvl w:val="1"/>
          <w:numId w:val="2"/>
        </w:numPr>
        <w:spacing w:before="0" w:after="0"/>
      </w:pPr>
      <w:r w:rsidRPr="00EE0BC1">
        <w:rPr>
          <w:rFonts w:cs="David"/>
          <w:kern w:val="28"/>
          <w:szCs w:val="24"/>
          <w:rtl/>
        </w:rPr>
        <w:t>תכנית הדרכה</w:t>
      </w:r>
      <w:r>
        <w:rPr>
          <w:rFonts w:hint="cs"/>
          <w:rtl/>
        </w:rPr>
        <w:t xml:space="preserve"> </w:t>
      </w:r>
      <w:r w:rsidRPr="000C512A">
        <w:rPr>
          <w:rFonts w:ascii="David" w:hAnsi="David" w:cs="David" w:hint="eastAsia"/>
          <w:szCs w:val="24"/>
          <w:rtl/>
        </w:rPr>
        <w:t>מפעלית</w:t>
      </w:r>
      <w:r w:rsidRPr="000C512A">
        <w:rPr>
          <w:rFonts w:ascii="David" w:hAnsi="David" w:cs="David"/>
          <w:szCs w:val="24"/>
          <w:rtl/>
        </w:rPr>
        <w:t>:</w:t>
      </w:r>
    </w:p>
    <w:p w14:paraId="681939D8" w14:textId="77777777" w:rsidR="002009AC" w:rsidRPr="00A040C2" w:rsidRDefault="002009AC" w:rsidP="002009AC">
      <w:pPr>
        <w:pStyle w:val="2"/>
        <w:numPr>
          <w:ilvl w:val="2"/>
          <w:numId w:val="2"/>
        </w:numPr>
        <w:spacing w:before="0" w:after="0"/>
        <w:rPr>
          <w:rFonts w:cs="David"/>
          <w:b w:val="0"/>
          <w:bCs w:val="0"/>
          <w:szCs w:val="24"/>
        </w:rPr>
      </w:pPr>
      <w:r w:rsidRPr="00EE0BC1">
        <w:rPr>
          <w:rFonts w:cs="David"/>
          <w:b w:val="0"/>
          <w:bCs w:val="0"/>
          <w:szCs w:val="24"/>
          <w:rtl/>
        </w:rPr>
        <w:t>אחת לשנה, מנהל ה</w:t>
      </w:r>
      <w:r>
        <w:rPr>
          <w:rFonts w:cs="David" w:hint="cs"/>
          <w:b w:val="0"/>
          <w:bCs w:val="0"/>
          <w:szCs w:val="24"/>
          <w:rtl/>
        </w:rPr>
        <w:t xml:space="preserve">איכות </w:t>
      </w:r>
      <w:r w:rsidRPr="00EE0BC1">
        <w:rPr>
          <w:rFonts w:cs="David"/>
          <w:b w:val="0"/>
          <w:bCs w:val="0"/>
          <w:szCs w:val="24"/>
          <w:rtl/>
        </w:rPr>
        <w:t xml:space="preserve">בשיתוף </w:t>
      </w:r>
      <w:r>
        <w:rPr>
          <w:rFonts w:cs="David" w:hint="cs"/>
          <w:b w:val="0"/>
          <w:bCs w:val="0"/>
          <w:szCs w:val="24"/>
          <w:rtl/>
        </w:rPr>
        <w:t>עם מנהל המפעל</w:t>
      </w:r>
      <w:r w:rsidRPr="00EE0BC1">
        <w:rPr>
          <w:rFonts w:cs="David"/>
          <w:b w:val="0"/>
          <w:bCs w:val="0"/>
          <w:szCs w:val="24"/>
          <w:rtl/>
        </w:rPr>
        <w:t xml:space="preserve"> יזהו את צרכי הדרכה לעובדי החברה</w:t>
      </w:r>
      <w:r>
        <w:rPr>
          <w:rFonts w:cs="David" w:hint="cs"/>
          <w:b w:val="0"/>
          <w:bCs w:val="0"/>
          <w:szCs w:val="24"/>
          <w:rtl/>
        </w:rPr>
        <w:t>, ויבנו תכנית הדרכה, תיעוד 08.01</w:t>
      </w:r>
      <w:r w:rsidRPr="00EE0BC1">
        <w:rPr>
          <w:rFonts w:cs="David"/>
          <w:b w:val="0"/>
          <w:bCs w:val="0"/>
          <w:szCs w:val="24"/>
          <w:rtl/>
        </w:rPr>
        <w:t>.</w:t>
      </w:r>
      <w:r>
        <w:rPr>
          <w:rFonts w:cs="David" w:hint="cs"/>
          <w:b w:val="0"/>
          <w:bCs w:val="0"/>
          <w:szCs w:val="24"/>
          <w:rtl/>
        </w:rPr>
        <w:t xml:space="preserve"> בזיהוי הצרכים ישתתפו גם מנהל הבטיחות ומנהל איכות הסביבה.</w:t>
      </w:r>
    </w:p>
    <w:p w14:paraId="2ACCFB3F" w14:textId="77777777" w:rsidR="002009AC" w:rsidRPr="00A040C2" w:rsidRDefault="002009AC" w:rsidP="002009AC">
      <w:pPr>
        <w:pStyle w:val="2"/>
        <w:numPr>
          <w:ilvl w:val="2"/>
          <w:numId w:val="2"/>
        </w:numPr>
        <w:spacing w:before="0" w:after="0"/>
        <w:rPr>
          <w:rFonts w:cs="David"/>
          <w:b w:val="0"/>
          <w:bCs w:val="0"/>
          <w:szCs w:val="24"/>
        </w:rPr>
      </w:pPr>
      <w:r w:rsidRPr="00EE0BC1">
        <w:rPr>
          <w:rFonts w:cs="David"/>
          <w:b w:val="0"/>
          <w:bCs w:val="0"/>
          <w:szCs w:val="24"/>
          <w:rtl/>
        </w:rPr>
        <w:t xml:space="preserve">מנהל </w:t>
      </w:r>
      <w:r>
        <w:rPr>
          <w:rFonts w:cs="David" w:hint="cs"/>
          <w:b w:val="0"/>
          <w:bCs w:val="0"/>
          <w:szCs w:val="24"/>
          <w:rtl/>
        </w:rPr>
        <w:t>האיכות</w:t>
      </w:r>
      <w:r w:rsidRPr="00EE0BC1">
        <w:rPr>
          <w:rFonts w:cs="David"/>
          <w:b w:val="0"/>
          <w:bCs w:val="0"/>
          <w:szCs w:val="24"/>
          <w:rtl/>
        </w:rPr>
        <w:t xml:space="preserve"> בשיתוף מנהל </w:t>
      </w:r>
      <w:r w:rsidRPr="00EE0BC1">
        <w:rPr>
          <w:rFonts w:cs="David" w:hint="cs"/>
          <w:b w:val="0"/>
          <w:bCs w:val="0"/>
          <w:szCs w:val="24"/>
          <w:rtl/>
        </w:rPr>
        <w:t>ה</w:t>
      </w:r>
      <w:r>
        <w:rPr>
          <w:rFonts w:cs="David" w:hint="cs"/>
          <w:b w:val="0"/>
          <w:bCs w:val="0"/>
          <w:szCs w:val="24"/>
          <w:rtl/>
        </w:rPr>
        <w:t>מפעל</w:t>
      </w:r>
      <w:r w:rsidRPr="00EE0BC1">
        <w:rPr>
          <w:rFonts w:cs="David"/>
          <w:b w:val="0"/>
          <w:bCs w:val="0"/>
          <w:szCs w:val="24"/>
          <w:rtl/>
        </w:rPr>
        <w:t xml:space="preserve"> יכין קווים מנחים לתכנית ההדרכה לשנה הקרובה, תוך התחשבות בביצוע תכנית </w:t>
      </w:r>
      <w:r>
        <w:rPr>
          <w:rFonts w:cs="David" w:hint="cs"/>
          <w:b w:val="0"/>
          <w:bCs w:val="0"/>
          <w:szCs w:val="24"/>
          <w:rtl/>
        </w:rPr>
        <w:t>ה</w:t>
      </w:r>
      <w:r w:rsidRPr="00EE0BC1">
        <w:rPr>
          <w:rFonts w:cs="David"/>
          <w:b w:val="0"/>
          <w:bCs w:val="0"/>
          <w:szCs w:val="24"/>
          <w:rtl/>
        </w:rPr>
        <w:t xml:space="preserve">הדרכה של </w:t>
      </w:r>
      <w:r>
        <w:rPr>
          <w:rFonts w:cs="David" w:hint="cs"/>
          <w:b w:val="0"/>
          <w:bCs w:val="0"/>
          <w:szCs w:val="24"/>
          <w:rtl/>
        </w:rPr>
        <w:t>ה</w:t>
      </w:r>
      <w:r w:rsidRPr="00EE0BC1">
        <w:rPr>
          <w:rFonts w:cs="David"/>
          <w:b w:val="0"/>
          <w:bCs w:val="0"/>
          <w:szCs w:val="24"/>
          <w:rtl/>
        </w:rPr>
        <w:t xml:space="preserve">שנה </w:t>
      </w:r>
      <w:r>
        <w:rPr>
          <w:rFonts w:cs="David" w:hint="cs"/>
          <w:b w:val="0"/>
          <w:bCs w:val="0"/>
          <w:szCs w:val="24"/>
          <w:rtl/>
        </w:rPr>
        <w:t>ה</w:t>
      </w:r>
      <w:r w:rsidRPr="00EE0BC1">
        <w:rPr>
          <w:rFonts w:cs="David"/>
          <w:b w:val="0"/>
          <w:bCs w:val="0"/>
          <w:szCs w:val="24"/>
          <w:rtl/>
        </w:rPr>
        <w:t>קודמת והפערים שזוהו</w:t>
      </w:r>
      <w:r>
        <w:rPr>
          <w:rFonts w:cs="David" w:hint="cs"/>
          <w:b w:val="0"/>
          <w:bCs w:val="0"/>
          <w:szCs w:val="24"/>
          <w:rtl/>
        </w:rPr>
        <w:t xml:space="preserve"> בתחומי מערכת הניהול המשולבת, לרבות איכות סביבה, בב"ת, ואיכות</w:t>
      </w:r>
      <w:r w:rsidRPr="00EE0BC1">
        <w:rPr>
          <w:rFonts w:cs="David"/>
          <w:b w:val="0"/>
          <w:bCs w:val="0"/>
          <w:szCs w:val="24"/>
          <w:rtl/>
        </w:rPr>
        <w:t>.</w:t>
      </w:r>
    </w:p>
    <w:p w14:paraId="14CF6952" w14:textId="77777777" w:rsidR="002009AC" w:rsidRDefault="002009AC" w:rsidP="002009AC">
      <w:pPr>
        <w:pStyle w:val="2"/>
        <w:numPr>
          <w:ilvl w:val="2"/>
          <w:numId w:val="2"/>
        </w:numPr>
        <w:spacing w:before="0" w:after="0"/>
        <w:rPr>
          <w:rFonts w:cs="David"/>
          <w:b w:val="0"/>
          <w:bCs w:val="0"/>
          <w:szCs w:val="24"/>
          <w:rtl/>
        </w:rPr>
      </w:pPr>
      <w:r w:rsidRPr="00A040C2">
        <w:rPr>
          <w:rFonts w:cs="David"/>
          <w:b w:val="0"/>
          <w:bCs w:val="0"/>
          <w:szCs w:val="24"/>
          <w:rtl/>
        </w:rPr>
        <w:t xml:space="preserve">תכנית ההדרכות תכלול הדרכות </w:t>
      </w:r>
      <w:r>
        <w:rPr>
          <w:rFonts w:cs="David" w:hint="cs"/>
          <w:b w:val="0"/>
          <w:bCs w:val="0"/>
          <w:szCs w:val="24"/>
          <w:rtl/>
        </w:rPr>
        <w:t xml:space="preserve">חובה </w:t>
      </w:r>
      <w:r w:rsidRPr="00A040C2">
        <w:rPr>
          <w:rFonts w:cs="David"/>
          <w:b w:val="0"/>
          <w:bCs w:val="0"/>
          <w:szCs w:val="24"/>
          <w:rtl/>
        </w:rPr>
        <w:t xml:space="preserve">לצוות </w:t>
      </w:r>
      <w:r w:rsidRPr="00F32B7E">
        <w:rPr>
          <w:rFonts w:ascii="Tahoma" w:hAnsi="Tahoma" w:cs="David"/>
          <w:b w:val="0"/>
          <w:bCs w:val="0"/>
          <w:szCs w:val="24"/>
          <w:rtl/>
        </w:rPr>
        <w:t>בטיחות מזון</w:t>
      </w:r>
      <w:r w:rsidRPr="00A040C2">
        <w:rPr>
          <w:rFonts w:cs="David"/>
          <w:b w:val="0"/>
          <w:bCs w:val="0"/>
          <w:szCs w:val="24"/>
          <w:rtl/>
        </w:rPr>
        <w:t xml:space="preserve"> ולעובדים</w:t>
      </w:r>
      <w:r>
        <w:rPr>
          <w:rFonts w:cs="David" w:hint="cs"/>
          <w:b w:val="0"/>
          <w:bCs w:val="0"/>
          <w:szCs w:val="24"/>
          <w:rtl/>
        </w:rPr>
        <w:t xml:space="preserve"> המנטרים </w:t>
      </w:r>
      <w:r>
        <w:rPr>
          <w:rFonts w:cs="David" w:hint="cs"/>
          <w:b w:val="0"/>
          <w:bCs w:val="0"/>
          <w:szCs w:val="24"/>
        </w:rPr>
        <w:t>CCP</w:t>
      </w:r>
      <w:r>
        <w:rPr>
          <w:rFonts w:cs="David" w:hint="cs"/>
          <w:b w:val="0"/>
          <w:bCs w:val="0"/>
          <w:szCs w:val="24"/>
          <w:rtl/>
        </w:rPr>
        <w:t xml:space="preserve"> ו </w:t>
      </w:r>
      <w:r>
        <w:rPr>
          <w:rFonts w:cs="David" w:hint="cs"/>
          <w:b w:val="0"/>
          <w:bCs w:val="0"/>
          <w:szCs w:val="24"/>
        </w:rPr>
        <w:t>OPRP</w:t>
      </w:r>
      <w:r>
        <w:rPr>
          <w:rFonts w:cs="David" w:hint="cs"/>
          <w:b w:val="0"/>
          <w:bCs w:val="0"/>
          <w:szCs w:val="24"/>
          <w:rtl/>
        </w:rPr>
        <w:t>, והדרכות חובה כנדרש בחוק.</w:t>
      </w:r>
    </w:p>
    <w:p w14:paraId="74082290" w14:textId="77777777" w:rsidR="002009AC" w:rsidRDefault="002009AC" w:rsidP="002009AC">
      <w:pPr>
        <w:pStyle w:val="2"/>
        <w:numPr>
          <w:ilvl w:val="2"/>
          <w:numId w:val="2"/>
        </w:numPr>
        <w:spacing w:before="0" w:after="0"/>
        <w:rPr>
          <w:b w:val="0"/>
          <w:bCs w:val="0"/>
          <w:szCs w:val="24"/>
          <w:rtl/>
        </w:rPr>
      </w:pPr>
      <w:r w:rsidRPr="00EE3248">
        <w:rPr>
          <w:rFonts w:ascii="Arial" w:hAnsi="Arial" w:cs="David"/>
          <w:b w:val="0"/>
          <w:bCs w:val="0"/>
          <w:szCs w:val="24"/>
          <w:rtl/>
        </w:rPr>
        <w:t xml:space="preserve">באחריות ממונה הבטיחות/מנהל </w:t>
      </w:r>
      <w:r w:rsidRPr="00EE3248">
        <w:rPr>
          <w:rFonts w:ascii="Arial" w:hAnsi="Arial" w:cs="David" w:hint="eastAsia"/>
          <w:b w:val="0"/>
          <w:bCs w:val="0"/>
          <w:szCs w:val="24"/>
          <w:rtl/>
        </w:rPr>
        <w:t>אבטחת</w:t>
      </w:r>
      <w:r w:rsidRPr="00EE3248">
        <w:rPr>
          <w:rFonts w:ascii="Arial" w:hAnsi="Arial" w:cs="David"/>
          <w:b w:val="0"/>
          <w:bCs w:val="0"/>
          <w:szCs w:val="24"/>
          <w:rtl/>
        </w:rPr>
        <w:t xml:space="preserve"> </w:t>
      </w:r>
      <w:r w:rsidRPr="00EE3248">
        <w:rPr>
          <w:rFonts w:ascii="Arial" w:hAnsi="Arial" w:cs="David" w:hint="eastAsia"/>
          <w:b w:val="0"/>
          <w:bCs w:val="0"/>
          <w:szCs w:val="24"/>
          <w:rtl/>
        </w:rPr>
        <w:t>איכות</w:t>
      </w:r>
      <w:r w:rsidRPr="00EE3248">
        <w:rPr>
          <w:rFonts w:ascii="Arial" w:hAnsi="Arial" w:cs="David"/>
          <w:b w:val="0"/>
          <w:bCs w:val="0"/>
          <w:szCs w:val="24"/>
          <w:rtl/>
        </w:rPr>
        <w:t xml:space="preserve"> </w:t>
      </w:r>
      <w:r w:rsidRPr="00EE3248">
        <w:rPr>
          <w:rFonts w:ascii="Arial" w:hAnsi="Arial" w:cs="David" w:hint="eastAsia"/>
          <w:b w:val="0"/>
          <w:bCs w:val="0"/>
          <w:szCs w:val="24"/>
          <w:rtl/>
        </w:rPr>
        <w:t>וסביבה</w:t>
      </w:r>
      <w:r w:rsidRPr="00EE3248">
        <w:rPr>
          <w:rFonts w:ascii="Arial" w:hAnsi="Arial" w:cs="David"/>
          <w:b w:val="0"/>
          <w:bCs w:val="0"/>
          <w:szCs w:val="24"/>
          <w:rtl/>
        </w:rPr>
        <w:t xml:space="preserve"> (כ"א בתחומו) בסיוע מחלקת משאבי אנוש לעקוב אחר מועד פקיעת  תוקף של ההסמכות הדורשות רענון עפ"י החוק, במעקב זה יירשמו סוג ההסמכה, תאריך פג התוקף, סוג ההדרכה / </w:t>
      </w:r>
      <w:r w:rsidRPr="00EE3248">
        <w:rPr>
          <w:rFonts w:ascii="Arial" w:hAnsi="Arial" w:cs="David"/>
          <w:b w:val="0"/>
          <w:bCs w:val="0"/>
          <w:szCs w:val="24"/>
          <w:rtl/>
        </w:rPr>
        <w:lastRenderedPageBreak/>
        <w:t>רענון הנדרש לצורך חידוש ההסמכה (לדוג' הסמכה לעבודה בגובה). רענונים אלו לחידוש ההסמכה יוכנסו כחלק מתוכנית ההדרכה השנתית</w:t>
      </w:r>
      <w:r w:rsidR="000C512A">
        <w:rPr>
          <w:rFonts w:hint="cs"/>
          <w:b w:val="0"/>
          <w:bCs w:val="0"/>
          <w:szCs w:val="24"/>
          <w:rtl/>
        </w:rPr>
        <w:t>.</w:t>
      </w:r>
    </w:p>
    <w:p w14:paraId="7722DBDB" w14:textId="77777777" w:rsidR="00A70C43" w:rsidRPr="00EE3248" w:rsidRDefault="00A70C43" w:rsidP="00A70C43">
      <w:pPr>
        <w:pStyle w:val="2"/>
        <w:numPr>
          <w:ilvl w:val="2"/>
          <w:numId w:val="2"/>
        </w:numPr>
        <w:spacing w:before="0" w:after="0"/>
        <w:rPr>
          <w:rFonts w:ascii="Arial" w:hAnsi="Arial" w:cs="David"/>
          <w:b w:val="0"/>
          <w:bCs w:val="0"/>
          <w:szCs w:val="24"/>
        </w:rPr>
      </w:pPr>
      <w:r w:rsidRPr="00EE3248">
        <w:rPr>
          <w:rFonts w:ascii="Arial" w:hAnsi="Arial" w:cs="David" w:hint="eastAsia"/>
          <w:b w:val="0"/>
          <w:bCs w:val="0"/>
          <w:szCs w:val="24"/>
          <w:rtl/>
        </w:rPr>
        <w:t>בעת</w:t>
      </w:r>
      <w:r w:rsidRPr="00EE3248">
        <w:rPr>
          <w:rFonts w:ascii="Arial" w:hAnsi="Arial" w:cs="David"/>
          <w:b w:val="0"/>
          <w:bCs w:val="0"/>
          <w:szCs w:val="24"/>
          <w:rtl/>
        </w:rPr>
        <w:t xml:space="preserve"> </w:t>
      </w:r>
      <w:r w:rsidRPr="00EE3248">
        <w:rPr>
          <w:rFonts w:ascii="Arial" w:hAnsi="Arial" w:cs="David" w:hint="eastAsia"/>
          <w:b w:val="0"/>
          <w:bCs w:val="0"/>
          <w:szCs w:val="24"/>
          <w:rtl/>
        </w:rPr>
        <w:t>זיהוי</w:t>
      </w:r>
      <w:r w:rsidRPr="00EE3248">
        <w:rPr>
          <w:rFonts w:ascii="Arial" w:hAnsi="Arial" w:cs="David"/>
          <w:b w:val="0"/>
          <w:bCs w:val="0"/>
          <w:szCs w:val="24"/>
          <w:rtl/>
        </w:rPr>
        <w:t xml:space="preserve"> </w:t>
      </w:r>
      <w:r w:rsidRPr="00EE3248">
        <w:rPr>
          <w:rFonts w:ascii="Arial" w:hAnsi="Arial" w:cs="David" w:hint="eastAsia"/>
          <w:b w:val="0"/>
          <w:bCs w:val="0"/>
          <w:szCs w:val="24"/>
          <w:rtl/>
        </w:rPr>
        <w:t>צורכי</w:t>
      </w:r>
      <w:r w:rsidRPr="00EE3248">
        <w:rPr>
          <w:rFonts w:ascii="Arial" w:hAnsi="Arial" w:cs="David"/>
          <w:b w:val="0"/>
          <w:bCs w:val="0"/>
          <w:szCs w:val="24"/>
          <w:rtl/>
        </w:rPr>
        <w:t xml:space="preserve"> </w:t>
      </w:r>
      <w:r w:rsidRPr="00EE3248">
        <w:rPr>
          <w:rFonts w:ascii="Arial" w:hAnsi="Arial" w:cs="David" w:hint="eastAsia"/>
          <w:b w:val="0"/>
          <w:bCs w:val="0"/>
          <w:szCs w:val="24"/>
          <w:rtl/>
        </w:rPr>
        <w:t>ההדרכה</w:t>
      </w:r>
      <w:r w:rsidRPr="00EE3248">
        <w:rPr>
          <w:rFonts w:ascii="Arial" w:hAnsi="Arial" w:cs="David"/>
          <w:b w:val="0"/>
          <w:bCs w:val="0"/>
          <w:szCs w:val="24"/>
          <w:rtl/>
        </w:rPr>
        <w:t xml:space="preserve"> </w:t>
      </w:r>
      <w:r w:rsidRPr="00EE3248">
        <w:rPr>
          <w:rFonts w:ascii="Arial" w:hAnsi="Arial" w:cs="David" w:hint="eastAsia"/>
          <w:b w:val="0"/>
          <w:bCs w:val="0"/>
          <w:szCs w:val="24"/>
          <w:rtl/>
        </w:rPr>
        <w:t>הקשורים</w:t>
      </w:r>
      <w:r w:rsidRPr="00EE3248">
        <w:rPr>
          <w:rFonts w:ascii="Arial" w:hAnsi="Arial" w:cs="David"/>
          <w:b w:val="0"/>
          <w:bCs w:val="0"/>
          <w:szCs w:val="24"/>
          <w:rtl/>
        </w:rPr>
        <w:t xml:space="preserve"> </w:t>
      </w:r>
      <w:r w:rsidRPr="00EE3248">
        <w:rPr>
          <w:rFonts w:ascii="Arial" w:hAnsi="Arial" w:cs="David" w:hint="eastAsia"/>
          <w:b w:val="0"/>
          <w:bCs w:val="0"/>
          <w:szCs w:val="24"/>
          <w:rtl/>
        </w:rPr>
        <w:t>בבטיחות</w:t>
      </w:r>
      <w:r w:rsidRPr="00EE3248">
        <w:rPr>
          <w:rFonts w:ascii="Arial" w:hAnsi="Arial" w:cs="David"/>
          <w:b w:val="0"/>
          <w:bCs w:val="0"/>
          <w:szCs w:val="24"/>
          <w:rtl/>
        </w:rPr>
        <w:t xml:space="preserve"> </w:t>
      </w:r>
      <w:r w:rsidRPr="00EE3248">
        <w:rPr>
          <w:rFonts w:ascii="Arial" w:hAnsi="Arial" w:cs="David" w:hint="eastAsia"/>
          <w:b w:val="0"/>
          <w:bCs w:val="0"/>
          <w:szCs w:val="24"/>
          <w:rtl/>
        </w:rPr>
        <w:t>עובדים</w:t>
      </w:r>
      <w:r w:rsidRPr="00EE3248">
        <w:rPr>
          <w:rFonts w:ascii="Arial" w:hAnsi="Arial" w:cs="David"/>
          <w:b w:val="0"/>
          <w:bCs w:val="0"/>
          <w:szCs w:val="24"/>
          <w:rtl/>
        </w:rPr>
        <w:t xml:space="preserve">, </w:t>
      </w:r>
      <w:r w:rsidRPr="00EE3248">
        <w:rPr>
          <w:rFonts w:ascii="Arial" w:hAnsi="Arial" w:cs="David" w:hint="eastAsia"/>
          <w:b w:val="0"/>
          <w:bCs w:val="0"/>
          <w:szCs w:val="24"/>
          <w:rtl/>
        </w:rPr>
        <w:t>יש</w:t>
      </w:r>
      <w:r w:rsidRPr="00EE3248">
        <w:rPr>
          <w:rFonts w:ascii="Arial" w:hAnsi="Arial" w:cs="David"/>
          <w:b w:val="0"/>
          <w:bCs w:val="0"/>
          <w:szCs w:val="24"/>
          <w:rtl/>
        </w:rPr>
        <w:t xml:space="preserve"> </w:t>
      </w:r>
      <w:r w:rsidRPr="00EE3248">
        <w:rPr>
          <w:rFonts w:ascii="Arial" w:hAnsi="Arial" w:cs="David" w:hint="eastAsia"/>
          <w:b w:val="0"/>
          <w:bCs w:val="0"/>
          <w:szCs w:val="24"/>
          <w:rtl/>
        </w:rPr>
        <w:t>להביא</w:t>
      </w:r>
      <w:r w:rsidRPr="00EE3248">
        <w:rPr>
          <w:rFonts w:ascii="Arial" w:hAnsi="Arial" w:cs="David"/>
          <w:b w:val="0"/>
          <w:bCs w:val="0"/>
          <w:szCs w:val="24"/>
          <w:rtl/>
        </w:rPr>
        <w:t xml:space="preserve"> </w:t>
      </w:r>
      <w:r w:rsidRPr="00EE3248">
        <w:rPr>
          <w:rFonts w:ascii="Arial" w:hAnsi="Arial" w:cs="David" w:hint="eastAsia"/>
          <w:b w:val="0"/>
          <w:bCs w:val="0"/>
          <w:szCs w:val="24"/>
          <w:rtl/>
        </w:rPr>
        <w:t>בחשבון</w:t>
      </w:r>
      <w:r w:rsidRPr="00EE3248">
        <w:rPr>
          <w:rFonts w:ascii="Arial" w:hAnsi="Arial" w:cs="David"/>
          <w:b w:val="0"/>
          <w:bCs w:val="0"/>
          <w:szCs w:val="24"/>
          <w:rtl/>
        </w:rPr>
        <w:t xml:space="preserve"> </w:t>
      </w:r>
      <w:r w:rsidRPr="00EE3248">
        <w:rPr>
          <w:rFonts w:ascii="Arial" w:hAnsi="Arial" w:cs="David" w:hint="eastAsia"/>
          <w:b w:val="0"/>
          <w:bCs w:val="0"/>
          <w:szCs w:val="24"/>
          <w:rtl/>
        </w:rPr>
        <w:t>גם</w:t>
      </w:r>
      <w:r w:rsidRPr="00EE3248">
        <w:rPr>
          <w:rFonts w:ascii="Arial" w:hAnsi="Arial" w:cs="David"/>
          <w:b w:val="0"/>
          <w:bCs w:val="0"/>
          <w:szCs w:val="24"/>
          <w:rtl/>
        </w:rPr>
        <w:t xml:space="preserve"> </w:t>
      </w:r>
      <w:r w:rsidRPr="00EE3248">
        <w:rPr>
          <w:rFonts w:ascii="Arial" w:hAnsi="Arial" w:cs="David" w:hint="eastAsia"/>
          <w:b w:val="0"/>
          <w:bCs w:val="0"/>
          <w:szCs w:val="24"/>
          <w:rtl/>
        </w:rPr>
        <w:t>מחזיקי</w:t>
      </w:r>
      <w:r w:rsidRPr="00EE3248">
        <w:rPr>
          <w:rFonts w:ascii="Arial" w:hAnsi="Arial" w:cs="David"/>
          <w:b w:val="0"/>
          <w:bCs w:val="0"/>
          <w:szCs w:val="24"/>
          <w:rtl/>
        </w:rPr>
        <w:t xml:space="preserve"> </w:t>
      </w:r>
      <w:r w:rsidRPr="00EE3248">
        <w:rPr>
          <w:rFonts w:ascii="Arial" w:hAnsi="Arial" w:cs="David" w:hint="eastAsia"/>
          <w:b w:val="0"/>
          <w:bCs w:val="0"/>
          <w:szCs w:val="24"/>
          <w:rtl/>
        </w:rPr>
        <w:t>עניין</w:t>
      </w:r>
      <w:r w:rsidRPr="00EE3248">
        <w:rPr>
          <w:rFonts w:ascii="Arial" w:hAnsi="Arial" w:cs="David"/>
          <w:b w:val="0"/>
          <w:bCs w:val="0"/>
          <w:szCs w:val="24"/>
          <w:rtl/>
        </w:rPr>
        <w:t xml:space="preserve"> </w:t>
      </w:r>
      <w:r w:rsidRPr="00EE3248">
        <w:rPr>
          <w:rFonts w:ascii="Arial" w:hAnsi="Arial" w:cs="David" w:hint="eastAsia"/>
          <w:b w:val="0"/>
          <w:bCs w:val="0"/>
          <w:szCs w:val="24"/>
          <w:rtl/>
        </w:rPr>
        <w:t>רלוונטיים</w:t>
      </w:r>
      <w:r w:rsidRPr="00EE3248">
        <w:rPr>
          <w:rFonts w:ascii="Arial" w:hAnsi="Arial" w:cs="David"/>
          <w:b w:val="0"/>
          <w:bCs w:val="0"/>
          <w:szCs w:val="24"/>
          <w:rtl/>
        </w:rPr>
        <w:t xml:space="preserve"> </w:t>
      </w:r>
      <w:r w:rsidRPr="00EE3248">
        <w:rPr>
          <w:rFonts w:ascii="Arial" w:hAnsi="Arial" w:cs="David" w:hint="eastAsia"/>
          <w:b w:val="0"/>
          <w:bCs w:val="0"/>
          <w:szCs w:val="24"/>
          <w:rtl/>
        </w:rPr>
        <w:t>דוגמת</w:t>
      </w:r>
      <w:r w:rsidRPr="00EE3248">
        <w:rPr>
          <w:rFonts w:ascii="Arial" w:hAnsi="Arial" w:cs="David"/>
          <w:b w:val="0"/>
          <w:bCs w:val="0"/>
          <w:szCs w:val="24"/>
          <w:rtl/>
        </w:rPr>
        <w:t xml:space="preserve"> </w:t>
      </w:r>
      <w:r w:rsidRPr="00EE3248">
        <w:rPr>
          <w:rFonts w:ascii="Arial" w:hAnsi="Arial" w:cs="David" w:hint="eastAsia"/>
          <w:b w:val="0"/>
          <w:bCs w:val="0"/>
          <w:szCs w:val="24"/>
          <w:rtl/>
        </w:rPr>
        <w:t>עובדי</w:t>
      </w:r>
      <w:r w:rsidRPr="00EE3248">
        <w:rPr>
          <w:rFonts w:ascii="Arial" w:hAnsi="Arial" w:cs="David"/>
          <w:b w:val="0"/>
          <w:bCs w:val="0"/>
          <w:szCs w:val="24"/>
          <w:rtl/>
        </w:rPr>
        <w:t xml:space="preserve"> </w:t>
      </w:r>
      <w:r w:rsidRPr="00EE3248">
        <w:rPr>
          <w:rFonts w:ascii="Arial" w:hAnsi="Arial" w:cs="David" w:hint="eastAsia"/>
          <w:b w:val="0"/>
          <w:bCs w:val="0"/>
          <w:szCs w:val="24"/>
          <w:rtl/>
        </w:rPr>
        <w:t>קבלן</w:t>
      </w:r>
      <w:r w:rsidRPr="00EE3248">
        <w:rPr>
          <w:rFonts w:ascii="Arial" w:hAnsi="Arial" w:cs="David"/>
          <w:b w:val="0"/>
          <w:bCs w:val="0"/>
          <w:szCs w:val="24"/>
          <w:rtl/>
        </w:rPr>
        <w:t xml:space="preserve">, </w:t>
      </w:r>
      <w:r w:rsidRPr="00EE3248">
        <w:rPr>
          <w:rFonts w:ascii="Arial" w:hAnsi="Arial" w:cs="David" w:hint="eastAsia"/>
          <w:b w:val="0"/>
          <w:bCs w:val="0"/>
          <w:szCs w:val="24"/>
          <w:rtl/>
        </w:rPr>
        <w:t>ספקים</w:t>
      </w:r>
      <w:r w:rsidRPr="00EE3248">
        <w:rPr>
          <w:rFonts w:ascii="Arial" w:hAnsi="Arial" w:cs="David"/>
          <w:b w:val="0"/>
          <w:bCs w:val="0"/>
          <w:szCs w:val="24"/>
          <w:rtl/>
        </w:rPr>
        <w:t xml:space="preserve"> </w:t>
      </w:r>
      <w:r w:rsidRPr="00EE3248">
        <w:rPr>
          <w:rFonts w:ascii="Arial" w:hAnsi="Arial" w:cs="David" w:hint="eastAsia"/>
          <w:b w:val="0"/>
          <w:bCs w:val="0"/>
          <w:szCs w:val="24"/>
          <w:rtl/>
        </w:rPr>
        <w:t>וכן</w:t>
      </w:r>
      <w:r w:rsidRPr="00EE3248">
        <w:rPr>
          <w:rFonts w:ascii="Arial" w:hAnsi="Arial" w:cs="David"/>
          <w:b w:val="0"/>
          <w:bCs w:val="0"/>
          <w:szCs w:val="24"/>
          <w:rtl/>
        </w:rPr>
        <w:t xml:space="preserve"> </w:t>
      </w:r>
      <w:r w:rsidRPr="00EE3248">
        <w:rPr>
          <w:rFonts w:ascii="Arial" w:hAnsi="Arial" w:cs="David" w:hint="eastAsia"/>
          <w:b w:val="0"/>
          <w:bCs w:val="0"/>
          <w:szCs w:val="24"/>
          <w:rtl/>
        </w:rPr>
        <w:t>מפעלים</w:t>
      </w:r>
      <w:r w:rsidRPr="00EE3248">
        <w:rPr>
          <w:rFonts w:ascii="Arial" w:hAnsi="Arial" w:cs="David"/>
          <w:b w:val="0"/>
          <w:bCs w:val="0"/>
          <w:szCs w:val="24"/>
          <w:rtl/>
        </w:rPr>
        <w:t xml:space="preserve"> </w:t>
      </w:r>
      <w:r w:rsidRPr="00EE3248">
        <w:rPr>
          <w:rFonts w:ascii="Arial" w:hAnsi="Arial" w:cs="David" w:hint="eastAsia"/>
          <w:b w:val="0"/>
          <w:bCs w:val="0"/>
          <w:szCs w:val="24"/>
          <w:rtl/>
        </w:rPr>
        <w:t>שכנים</w:t>
      </w:r>
      <w:r w:rsidRPr="00EE3248">
        <w:rPr>
          <w:rFonts w:ascii="Arial" w:hAnsi="Arial" w:cs="David"/>
          <w:b w:val="0"/>
          <w:bCs w:val="0"/>
          <w:szCs w:val="24"/>
          <w:rtl/>
        </w:rPr>
        <w:t xml:space="preserve"> </w:t>
      </w:r>
      <w:r w:rsidRPr="00EE3248">
        <w:rPr>
          <w:rFonts w:ascii="Arial" w:hAnsi="Arial" w:cs="David" w:hint="eastAsia"/>
          <w:b w:val="0"/>
          <w:bCs w:val="0"/>
          <w:szCs w:val="24"/>
          <w:rtl/>
        </w:rPr>
        <w:t>העלולים</w:t>
      </w:r>
      <w:r w:rsidRPr="00EE3248">
        <w:rPr>
          <w:rFonts w:ascii="Arial" w:hAnsi="Arial" w:cs="David"/>
          <w:b w:val="0"/>
          <w:bCs w:val="0"/>
          <w:szCs w:val="24"/>
          <w:rtl/>
        </w:rPr>
        <w:t xml:space="preserve"> </w:t>
      </w:r>
      <w:r w:rsidRPr="00EE3248">
        <w:rPr>
          <w:rFonts w:ascii="Arial" w:hAnsi="Arial" w:cs="David" w:hint="eastAsia"/>
          <w:b w:val="0"/>
          <w:bCs w:val="0"/>
          <w:szCs w:val="24"/>
          <w:rtl/>
        </w:rPr>
        <w:t>למצוא</w:t>
      </w:r>
      <w:r w:rsidRPr="00EE3248">
        <w:rPr>
          <w:rFonts w:ascii="Arial" w:hAnsi="Arial" w:cs="David"/>
          <w:b w:val="0"/>
          <w:bCs w:val="0"/>
          <w:szCs w:val="24"/>
          <w:rtl/>
        </w:rPr>
        <w:t xml:space="preserve"> </w:t>
      </w:r>
      <w:r w:rsidRPr="00EE3248">
        <w:rPr>
          <w:rFonts w:ascii="Arial" w:hAnsi="Arial" w:cs="David" w:hint="eastAsia"/>
          <w:b w:val="0"/>
          <w:bCs w:val="0"/>
          <w:szCs w:val="24"/>
          <w:rtl/>
        </w:rPr>
        <w:t>את</w:t>
      </w:r>
      <w:r w:rsidRPr="00EE3248">
        <w:rPr>
          <w:rFonts w:ascii="Arial" w:hAnsi="Arial" w:cs="David"/>
          <w:b w:val="0"/>
          <w:bCs w:val="0"/>
          <w:szCs w:val="24"/>
          <w:rtl/>
        </w:rPr>
        <w:t xml:space="preserve"> </w:t>
      </w:r>
      <w:r w:rsidRPr="00EE3248">
        <w:rPr>
          <w:rFonts w:ascii="Arial" w:hAnsi="Arial" w:cs="David" w:hint="eastAsia"/>
          <w:b w:val="0"/>
          <w:bCs w:val="0"/>
          <w:szCs w:val="24"/>
          <w:rtl/>
        </w:rPr>
        <w:t>עצמם</w:t>
      </w:r>
      <w:r w:rsidRPr="00EE3248">
        <w:rPr>
          <w:rFonts w:ascii="Arial" w:hAnsi="Arial" w:cs="David"/>
          <w:b w:val="0"/>
          <w:bCs w:val="0"/>
          <w:szCs w:val="24"/>
          <w:rtl/>
        </w:rPr>
        <w:t xml:space="preserve"> </w:t>
      </w:r>
      <w:r w:rsidRPr="00EE3248">
        <w:rPr>
          <w:rFonts w:ascii="Arial" w:hAnsi="Arial" w:cs="David" w:hint="eastAsia"/>
          <w:b w:val="0"/>
          <w:bCs w:val="0"/>
          <w:szCs w:val="24"/>
          <w:rtl/>
        </w:rPr>
        <w:t>חלק</w:t>
      </w:r>
      <w:r w:rsidRPr="00EE3248">
        <w:rPr>
          <w:rFonts w:ascii="Arial" w:hAnsi="Arial" w:cs="David"/>
          <w:b w:val="0"/>
          <w:bCs w:val="0"/>
          <w:szCs w:val="24"/>
          <w:rtl/>
        </w:rPr>
        <w:t xml:space="preserve"> </w:t>
      </w:r>
      <w:r w:rsidRPr="00EE3248">
        <w:rPr>
          <w:rFonts w:ascii="Arial" w:hAnsi="Arial" w:cs="David" w:hint="eastAsia"/>
          <w:b w:val="0"/>
          <w:bCs w:val="0"/>
          <w:szCs w:val="24"/>
          <w:rtl/>
        </w:rPr>
        <w:t>מאירוע</w:t>
      </w:r>
      <w:r w:rsidRPr="00EE3248">
        <w:rPr>
          <w:rFonts w:ascii="Arial" w:hAnsi="Arial" w:cs="David"/>
          <w:b w:val="0"/>
          <w:bCs w:val="0"/>
          <w:szCs w:val="24"/>
          <w:rtl/>
        </w:rPr>
        <w:t xml:space="preserve"> </w:t>
      </w:r>
      <w:r w:rsidRPr="00EE3248">
        <w:rPr>
          <w:rFonts w:ascii="Arial" w:hAnsi="Arial" w:cs="David" w:hint="eastAsia"/>
          <w:b w:val="0"/>
          <w:bCs w:val="0"/>
          <w:szCs w:val="24"/>
          <w:rtl/>
        </w:rPr>
        <w:t>חירום</w:t>
      </w:r>
      <w:r w:rsidRPr="00EE3248">
        <w:rPr>
          <w:rFonts w:ascii="Arial" w:hAnsi="Arial" w:cs="David"/>
          <w:b w:val="0"/>
          <w:bCs w:val="0"/>
          <w:szCs w:val="24"/>
          <w:rtl/>
        </w:rPr>
        <w:t xml:space="preserve"> </w:t>
      </w:r>
      <w:r w:rsidRPr="00EE3248">
        <w:rPr>
          <w:rFonts w:ascii="Arial" w:hAnsi="Arial" w:cs="David" w:hint="eastAsia"/>
          <w:b w:val="0"/>
          <w:bCs w:val="0"/>
          <w:szCs w:val="24"/>
          <w:rtl/>
        </w:rPr>
        <w:t>של</w:t>
      </w:r>
      <w:r w:rsidRPr="00EE3248">
        <w:rPr>
          <w:rFonts w:ascii="Arial" w:hAnsi="Arial" w:cs="David"/>
          <w:b w:val="0"/>
          <w:bCs w:val="0"/>
          <w:szCs w:val="24"/>
          <w:rtl/>
        </w:rPr>
        <w:t xml:space="preserve"> </w:t>
      </w:r>
      <w:r w:rsidRPr="00EE3248">
        <w:rPr>
          <w:rFonts w:ascii="Arial" w:hAnsi="Arial" w:cs="David" w:hint="eastAsia"/>
          <w:b w:val="0"/>
          <w:bCs w:val="0"/>
          <w:szCs w:val="24"/>
          <w:rtl/>
        </w:rPr>
        <w:t>הארגון</w:t>
      </w:r>
      <w:r w:rsidRPr="00EE3248">
        <w:rPr>
          <w:rFonts w:ascii="Arial" w:hAnsi="Arial" w:cs="David"/>
          <w:b w:val="0"/>
          <w:bCs w:val="0"/>
          <w:szCs w:val="24"/>
          <w:rtl/>
        </w:rPr>
        <w:t xml:space="preserve"> </w:t>
      </w:r>
      <w:r w:rsidRPr="00EE3248">
        <w:rPr>
          <w:rFonts w:ascii="Arial" w:hAnsi="Arial" w:cs="David" w:hint="eastAsia"/>
          <w:b w:val="0"/>
          <w:bCs w:val="0"/>
          <w:szCs w:val="24"/>
          <w:rtl/>
        </w:rPr>
        <w:t>אם</w:t>
      </w:r>
      <w:r w:rsidRPr="00EE3248">
        <w:rPr>
          <w:rFonts w:ascii="Arial" w:hAnsi="Arial" w:cs="David"/>
          <w:b w:val="0"/>
          <w:bCs w:val="0"/>
          <w:szCs w:val="24"/>
          <w:rtl/>
        </w:rPr>
        <w:t xml:space="preserve"> </w:t>
      </w:r>
      <w:r w:rsidRPr="00EE3248">
        <w:rPr>
          <w:rFonts w:ascii="Arial" w:hAnsi="Arial" w:cs="David" w:hint="eastAsia"/>
          <w:b w:val="0"/>
          <w:bCs w:val="0"/>
          <w:szCs w:val="24"/>
          <w:rtl/>
        </w:rPr>
        <w:t>כזה</w:t>
      </w:r>
      <w:r w:rsidRPr="00EE3248">
        <w:rPr>
          <w:rFonts w:ascii="Arial" w:hAnsi="Arial" w:cs="David"/>
          <w:b w:val="0"/>
          <w:bCs w:val="0"/>
          <w:szCs w:val="24"/>
          <w:rtl/>
        </w:rPr>
        <w:t xml:space="preserve"> </w:t>
      </w:r>
      <w:r w:rsidRPr="00EE3248">
        <w:rPr>
          <w:rFonts w:ascii="Arial" w:hAnsi="Arial" w:cs="David" w:hint="eastAsia"/>
          <w:b w:val="0"/>
          <w:bCs w:val="0"/>
          <w:szCs w:val="24"/>
          <w:rtl/>
        </w:rPr>
        <w:t>יתרחש</w:t>
      </w:r>
      <w:r w:rsidRPr="00EE3248">
        <w:rPr>
          <w:rFonts w:ascii="Arial" w:hAnsi="Arial" w:cs="David"/>
          <w:b w:val="0"/>
          <w:bCs w:val="0"/>
          <w:szCs w:val="24"/>
          <w:rtl/>
        </w:rPr>
        <w:t xml:space="preserve">. </w:t>
      </w:r>
      <w:r w:rsidRPr="00EE3248">
        <w:rPr>
          <w:rFonts w:ascii="Arial" w:hAnsi="Arial" w:cs="David" w:hint="eastAsia"/>
          <w:b w:val="0"/>
          <w:bCs w:val="0"/>
          <w:szCs w:val="24"/>
          <w:rtl/>
        </w:rPr>
        <w:t>אם</w:t>
      </w:r>
      <w:r w:rsidRPr="00EE3248">
        <w:rPr>
          <w:rFonts w:ascii="Arial" w:hAnsi="Arial" w:cs="David"/>
          <w:b w:val="0"/>
          <w:bCs w:val="0"/>
          <w:szCs w:val="24"/>
          <w:rtl/>
        </w:rPr>
        <w:t xml:space="preserve"> </w:t>
      </w:r>
      <w:r w:rsidRPr="00EE3248">
        <w:rPr>
          <w:rFonts w:ascii="Arial" w:hAnsi="Arial" w:cs="David" w:hint="eastAsia"/>
          <w:b w:val="0"/>
          <w:bCs w:val="0"/>
          <w:szCs w:val="24"/>
          <w:rtl/>
        </w:rPr>
        <w:t>עולה</w:t>
      </w:r>
      <w:r w:rsidRPr="00EE3248">
        <w:rPr>
          <w:rFonts w:ascii="Arial" w:hAnsi="Arial" w:cs="David"/>
          <w:b w:val="0"/>
          <w:bCs w:val="0"/>
          <w:szCs w:val="24"/>
          <w:rtl/>
        </w:rPr>
        <w:t xml:space="preserve"> </w:t>
      </w:r>
      <w:r w:rsidRPr="00EE3248">
        <w:rPr>
          <w:rFonts w:ascii="Arial" w:hAnsi="Arial" w:cs="David" w:hint="eastAsia"/>
          <w:b w:val="0"/>
          <w:bCs w:val="0"/>
          <w:szCs w:val="24"/>
          <w:rtl/>
        </w:rPr>
        <w:t>כי</w:t>
      </w:r>
      <w:r w:rsidRPr="00EE3248">
        <w:rPr>
          <w:rFonts w:ascii="Arial" w:hAnsi="Arial" w:cs="David"/>
          <w:b w:val="0"/>
          <w:bCs w:val="0"/>
          <w:szCs w:val="24"/>
          <w:rtl/>
        </w:rPr>
        <w:t xml:space="preserve"> </w:t>
      </w:r>
      <w:r w:rsidRPr="00EE3248">
        <w:rPr>
          <w:rFonts w:ascii="Arial" w:hAnsi="Arial" w:cs="David" w:hint="eastAsia"/>
          <w:b w:val="0"/>
          <w:bCs w:val="0"/>
          <w:szCs w:val="24"/>
          <w:rtl/>
        </w:rPr>
        <w:t>ישנם</w:t>
      </w:r>
      <w:r w:rsidRPr="00EE3248">
        <w:rPr>
          <w:rFonts w:ascii="Arial" w:hAnsi="Arial" w:cs="David"/>
          <w:b w:val="0"/>
          <w:bCs w:val="0"/>
          <w:szCs w:val="24"/>
          <w:rtl/>
        </w:rPr>
        <w:t xml:space="preserve"> </w:t>
      </w:r>
      <w:r w:rsidRPr="00EE3248">
        <w:rPr>
          <w:rFonts w:ascii="Arial" w:hAnsi="Arial" w:cs="David" w:hint="eastAsia"/>
          <w:b w:val="0"/>
          <w:bCs w:val="0"/>
          <w:szCs w:val="24"/>
          <w:rtl/>
        </w:rPr>
        <w:t>מחזיקי</w:t>
      </w:r>
      <w:r w:rsidRPr="00EE3248">
        <w:rPr>
          <w:rFonts w:ascii="Arial" w:hAnsi="Arial" w:cs="David"/>
          <w:b w:val="0"/>
          <w:bCs w:val="0"/>
          <w:szCs w:val="24"/>
          <w:rtl/>
        </w:rPr>
        <w:t xml:space="preserve"> </w:t>
      </w:r>
      <w:r w:rsidRPr="00EE3248">
        <w:rPr>
          <w:rFonts w:ascii="Arial" w:hAnsi="Arial" w:cs="David" w:hint="eastAsia"/>
          <w:b w:val="0"/>
          <w:bCs w:val="0"/>
          <w:szCs w:val="24"/>
          <w:rtl/>
        </w:rPr>
        <w:t>עניין</w:t>
      </w:r>
      <w:r w:rsidRPr="00EE3248">
        <w:rPr>
          <w:rFonts w:ascii="Arial" w:hAnsi="Arial" w:cs="David"/>
          <w:b w:val="0"/>
          <w:bCs w:val="0"/>
          <w:szCs w:val="24"/>
          <w:rtl/>
        </w:rPr>
        <w:t xml:space="preserve"> </w:t>
      </w:r>
      <w:r w:rsidRPr="00EE3248">
        <w:rPr>
          <w:rFonts w:ascii="Arial" w:hAnsi="Arial" w:cs="David" w:hint="eastAsia"/>
          <w:b w:val="0"/>
          <w:bCs w:val="0"/>
          <w:szCs w:val="24"/>
          <w:rtl/>
        </w:rPr>
        <w:t>רלוונטיים</w:t>
      </w:r>
      <w:r w:rsidRPr="00EE3248">
        <w:rPr>
          <w:rFonts w:ascii="Arial" w:hAnsi="Arial" w:cs="David"/>
          <w:b w:val="0"/>
          <w:bCs w:val="0"/>
          <w:szCs w:val="24"/>
          <w:rtl/>
        </w:rPr>
        <w:t xml:space="preserve"> </w:t>
      </w:r>
      <w:r w:rsidRPr="00EE3248">
        <w:rPr>
          <w:rFonts w:ascii="Arial" w:hAnsi="Arial" w:cs="David" w:hint="eastAsia"/>
          <w:b w:val="0"/>
          <w:bCs w:val="0"/>
          <w:szCs w:val="24"/>
          <w:rtl/>
        </w:rPr>
        <w:t>בהקשר</w:t>
      </w:r>
      <w:r w:rsidRPr="00EE3248">
        <w:rPr>
          <w:rFonts w:ascii="Arial" w:hAnsi="Arial" w:cs="David"/>
          <w:b w:val="0"/>
          <w:bCs w:val="0"/>
          <w:szCs w:val="24"/>
          <w:rtl/>
        </w:rPr>
        <w:t xml:space="preserve"> </w:t>
      </w:r>
      <w:r w:rsidRPr="00EE3248">
        <w:rPr>
          <w:rFonts w:ascii="Arial" w:hAnsi="Arial" w:cs="David" w:hint="eastAsia"/>
          <w:b w:val="0"/>
          <w:bCs w:val="0"/>
          <w:szCs w:val="24"/>
          <w:rtl/>
        </w:rPr>
        <w:t>זה</w:t>
      </w:r>
      <w:r w:rsidRPr="00EE3248">
        <w:rPr>
          <w:rFonts w:ascii="Arial" w:hAnsi="Arial" w:cs="David"/>
          <w:b w:val="0"/>
          <w:bCs w:val="0"/>
          <w:szCs w:val="24"/>
          <w:rtl/>
        </w:rPr>
        <w:t xml:space="preserve">, </w:t>
      </w:r>
      <w:r w:rsidRPr="00EE3248">
        <w:rPr>
          <w:rFonts w:ascii="Arial" w:hAnsi="Arial" w:cs="David" w:hint="eastAsia"/>
          <w:b w:val="0"/>
          <w:bCs w:val="0"/>
          <w:szCs w:val="24"/>
          <w:rtl/>
        </w:rPr>
        <w:t>יש</w:t>
      </w:r>
      <w:r w:rsidRPr="00EE3248">
        <w:rPr>
          <w:rFonts w:ascii="Arial" w:hAnsi="Arial" w:cs="David"/>
          <w:b w:val="0"/>
          <w:bCs w:val="0"/>
          <w:szCs w:val="24"/>
          <w:rtl/>
        </w:rPr>
        <w:t xml:space="preserve"> </w:t>
      </w:r>
      <w:r w:rsidRPr="00EE3248">
        <w:rPr>
          <w:rFonts w:ascii="Arial" w:hAnsi="Arial" w:cs="David" w:hint="eastAsia"/>
          <w:b w:val="0"/>
          <w:bCs w:val="0"/>
          <w:szCs w:val="24"/>
          <w:rtl/>
        </w:rPr>
        <w:t>למצוא</w:t>
      </w:r>
      <w:r w:rsidRPr="00EE3248">
        <w:rPr>
          <w:rFonts w:ascii="Arial" w:hAnsi="Arial" w:cs="David"/>
          <w:b w:val="0"/>
          <w:bCs w:val="0"/>
          <w:szCs w:val="24"/>
          <w:rtl/>
        </w:rPr>
        <w:t xml:space="preserve"> </w:t>
      </w:r>
      <w:r w:rsidRPr="00EE3248">
        <w:rPr>
          <w:rFonts w:ascii="Arial" w:hAnsi="Arial" w:cs="David" w:hint="eastAsia"/>
          <w:b w:val="0"/>
          <w:bCs w:val="0"/>
          <w:szCs w:val="24"/>
          <w:rtl/>
        </w:rPr>
        <w:t>את</w:t>
      </w:r>
      <w:r w:rsidRPr="00EE3248">
        <w:rPr>
          <w:rFonts w:ascii="Arial" w:hAnsi="Arial" w:cs="David"/>
          <w:b w:val="0"/>
          <w:bCs w:val="0"/>
          <w:szCs w:val="24"/>
          <w:rtl/>
        </w:rPr>
        <w:t xml:space="preserve"> </w:t>
      </w:r>
      <w:r w:rsidRPr="00EE3248">
        <w:rPr>
          <w:rFonts w:ascii="Arial" w:hAnsi="Arial" w:cs="David" w:hint="eastAsia"/>
          <w:b w:val="0"/>
          <w:bCs w:val="0"/>
          <w:szCs w:val="24"/>
          <w:rtl/>
        </w:rPr>
        <w:t>הדרך</w:t>
      </w:r>
      <w:r w:rsidRPr="00EE3248">
        <w:rPr>
          <w:rFonts w:ascii="Arial" w:hAnsi="Arial" w:cs="David"/>
          <w:b w:val="0"/>
          <w:bCs w:val="0"/>
          <w:szCs w:val="24"/>
          <w:rtl/>
        </w:rPr>
        <w:t xml:space="preserve"> </w:t>
      </w:r>
      <w:r w:rsidRPr="00EE3248">
        <w:rPr>
          <w:rFonts w:ascii="Arial" w:hAnsi="Arial" w:cs="David" w:hint="eastAsia"/>
          <w:b w:val="0"/>
          <w:bCs w:val="0"/>
          <w:szCs w:val="24"/>
          <w:rtl/>
        </w:rPr>
        <w:t>המתאימה</w:t>
      </w:r>
      <w:r w:rsidRPr="00EE3248">
        <w:rPr>
          <w:rFonts w:ascii="Arial" w:hAnsi="Arial" w:cs="David"/>
          <w:b w:val="0"/>
          <w:bCs w:val="0"/>
          <w:szCs w:val="24"/>
          <w:rtl/>
        </w:rPr>
        <w:t xml:space="preserve"> </w:t>
      </w:r>
      <w:r w:rsidRPr="00EE3248">
        <w:rPr>
          <w:rFonts w:ascii="Arial" w:hAnsi="Arial" w:cs="David" w:hint="eastAsia"/>
          <w:b w:val="0"/>
          <w:bCs w:val="0"/>
          <w:szCs w:val="24"/>
          <w:rtl/>
        </w:rPr>
        <w:t>ולהעביר</w:t>
      </w:r>
      <w:r w:rsidRPr="00EE3248">
        <w:rPr>
          <w:rFonts w:ascii="Arial" w:hAnsi="Arial" w:cs="David"/>
          <w:b w:val="0"/>
          <w:bCs w:val="0"/>
          <w:szCs w:val="24"/>
          <w:rtl/>
        </w:rPr>
        <w:t xml:space="preserve"> </w:t>
      </w:r>
      <w:r w:rsidRPr="00EE3248">
        <w:rPr>
          <w:rFonts w:ascii="Arial" w:hAnsi="Arial" w:cs="David" w:hint="eastAsia"/>
          <w:b w:val="0"/>
          <w:bCs w:val="0"/>
          <w:szCs w:val="24"/>
          <w:rtl/>
        </w:rPr>
        <w:t>להם</w:t>
      </w:r>
      <w:r w:rsidRPr="00EE3248">
        <w:rPr>
          <w:rFonts w:ascii="Arial" w:hAnsi="Arial" w:cs="David"/>
          <w:b w:val="0"/>
          <w:bCs w:val="0"/>
          <w:szCs w:val="24"/>
          <w:rtl/>
        </w:rPr>
        <w:t xml:space="preserve"> </w:t>
      </w:r>
      <w:r w:rsidRPr="00EE3248">
        <w:rPr>
          <w:rFonts w:ascii="Arial" w:hAnsi="Arial" w:cs="David" w:hint="eastAsia"/>
          <w:b w:val="0"/>
          <w:bCs w:val="0"/>
          <w:szCs w:val="24"/>
          <w:rtl/>
        </w:rPr>
        <w:t>את</w:t>
      </w:r>
      <w:r w:rsidRPr="00EE3248">
        <w:rPr>
          <w:rFonts w:ascii="Arial" w:hAnsi="Arial" w:cs="David"/>
          <w:b w:val="0"/>
          <w:bCs w:val="0"/>
          <w:szCs w:val="24"/>
          <w:rtl/>
        </w:rPr>
        <w:t xml:space="preserve"> </w:t>
      </w:r>
      <w:r w:rsidRPr="00EE3248">
        <w:rPr>
          <w:rFonts w:ascii="Arial" w:hAnsi="Arial" w:cs="David" w:hint="eastAsia"/>
          <w:b w:val="0"/>
          <w:bCs w:val="0"/>
          <w:szCs w:val="24"/>
          <w:rtl/>
        </w:rPr>
        <w:t>המידע</w:t>
      </w:r>
      <w:r w:rsidRPr="00EE3248">
        <w:rPr>
          <w:rFonts w:ascii="Arial" w:hAnsi="Arial" w:cs="David"/>
          <w:b w:val="0"/>
          <w:bCs w:val="0"/>
          <w:szCs w:val="24"/>
          <w:rtl/>
        </w:rPr>
        <w:t xml:space="preserve"> </w:t>
      </w:r>
      <w:r w:rsidRPr="00EE3248">
        <w:rPr>
          <w:rFonts w:ascii="Arial" w:hAnsi="Arial" w:cs="David" w:hint="eastAsia"/>
          <w:b w:val="0"/>
          <w:bCs w:val="0"/>
          <w:szCs w:val="24"/>
          <w:rtl/>
        </w:rPr>
        <w:t>הרלוונטי</w:t>
      </w:r>
      <w:r w:rsidRPr="00EE3248">
        <w:rPr>
          <w:rFonts w:ascii="Arial" w:hAnsi="Arial" w:cs="David"/>
          <w:b w:val="0"/>
          <w:bCs w:val="0"/>
          <w:szCs w:val="24"/>
          <w:rtl/>
        </w:rPr>
        <w:t xml:space="preserve"> </w:t>
      </w:r>
      <w:r w:rsidRPr="00EE3248">
        <w:rPr>
          <w:rFonts w:ascii="Arial" w:hAnsi="Arial" w:cs="David" w:hint="eastAsia"/>
          <w:b w:val="0"/>
          <w:bCs w:val="0"/>
          <w:szCs w:val="24"/>
          <w:rtl/>
        </w:rPr>
        <w:t>לתגובה</w:t>
      </w:r>
      <w:r w:rsidRPr="00EE3248">
        <w:rPr>
          <w:rFonts w:ascii="Arial" w:hAnsi="Arial" w:cs="David"/>
          <w:b w:val="0"/>
          <w:bCs w:val="0"/>
          <w:szCs w:val="24"/>
          <w:rtl/>
        </w:rPr>
        <w:t xml:space="preserve"> </w:t>
      </w:r>
      <w:r w:rsidRPr="00EE3248">
        <w:rPr>
          <w:rFonts w:ascii="Arial" w:hAnsi="Arial" w:cs="David" w:hint="eastAsia"/>
          <w:b w:val="0"/>
          <w:bCs w:val="0"/>
          <w:szCs w:val="24"/>
          <w:rtl/>
        </w:rPr>
        <w:t>בעת</w:t>
      </w:r>
      <w:r w:rsidRPr="00EE3248">
        <w:rPr>
          <w:rFonts w:ascii="Arial" w:hAnsi="Arial" w:cs="David"/>
          <w:b w:val="0"/>
          <w:bCs w:val="0"/>
          <w:szCs w:val="24"/>
          <w:rtl/>
        </w:rPr>
        <w:t xml:space="preserve"> </w:t>
      </w:r>
      <w:r w:rsidRPr="00EE3248">
        <w:rPr>
          <w:rFonts w:ascii="Arial" w:hAnsi="Arial" w:cs="David" w:hint="eastAsia"/>
          <w:b w:val="0"/>
          <w:bCs w:val="0"/>
          <w:szCs w:val="24"/>
          <w:rtl/>
        </w:rPr>
        <w:t>אירוע</w:t>
      </w:r>
      <w:r w:rsidRPr="00EE3248">
        <w:rPr>
          <w:rFonts w:ascii="Arial" w:hAnsi="Arial" w:cs="David"/>
          <w:b w:val="0"/>
          <w:bCs w:val="0"/>
          <w:szCs w:val="24"/>
          <w:rtl/>
        </w:rPr>
        <w:t xml:space="preserve"> </w:t>
      </w:r>
      <w:r w:rsidRPr="00EE3248">
        <w:rPr>
          <w:rFonts w:ascii="Arial" w:hAnsi="Arial" w:cs="David" w:hint="eastAsia"/>
          <w:b w:val="0"/>
          <w:bCs w:val="0"/>
          <w:szCs w:val="24"/>
          <w:rtl/>
        </w:rPr>
        <w:t>חירום</w:t>
      </w:r>
      <w:r w:rsidRPr="00EE3248">
        <w:rPr>
          <w:rFonts w:ascii="Arial" w:hAnsi="Arial" w:cs="David"/>
          <w:b w:val="0"/>
          <w:bCs w:val="0"/>
          <w:szCs w:val="24"/>
          <w:rtl/>
        </w:rPr>
        <w:t xml:space="preserve"> </w:t>
      </w:r>
      <w:r w:rsidRPr="00EE3248">
        <w:rPr>
          <w:rFonts w:ascii="Arial" w:hAnsi="Arial" w:cs="David" w:hint="eastAsia"/>
          <w:b w:val="0"/>
          <w:bCs w:val="0"/>
          <w:szCs w:val="24"/>
          <w:rtl/>
        </w:rPr>
        <w:t>בארגון</w:t>
      </w:r>
      <w:r w:rsidRPr="00EE3248">
        <w:rPr>
          <w:rFonts w:ascii="Arial" w:hAnsi="Arial" w:cs="David"/>
          <w:b w:val="0"/>
          <w:bCs w:val="0"/>
          <w:szCs w:val="24"/>
          <w:rtl/>
        </w:rPr>
        <w:t>.</w:t>
      </w:r>
    </w:p>
    <w:p w14:paraId="0F594FFB" w14:textId="77777777" w:rsidR="002009AC" w:rsidRPr="00A040C2" w:rsidRDefault="002009AC" w:rsidP="002009AC">
      <w:pPr>
        <w:pStyle w:val="2"/>
        <w:numPr>
          <w:ilvl w:val="2"/>
          <w:numId w:val="2"/>
        </w:numPr>
        <w:spacing w:before="0" w:after="0"/>
        <w:rPr>
          <w:rFonts w:cs="David"/>
          <w:b w:val="0"/>
          <w:bCs w:val="0"/>
          <w:szCs w:val="24"/>
        </w:rPr>
      </w:pPr>
      <w:r>
        <w:rPr>
          <w:rFonts w:cs="David"/>
          <w:b w:val="0"/>
          <w:bCs w:val="0"/>
          <w:szCs w:val="24"/>
          <w:rtl/>
        </w:rPr>
        <w:t>מנהל ה</w:t>
      </w:r>
      <w:r w:rsidRPr="001142E9">
        <w:rPr>
          <w:rFonts w:cs="David" w:hint="cs"/>
          <w:b w:val="0"/>
          <w:bCs w:val="0"/>
          <w:szCs w:val="24"/>
          <w:rtl/>
        </w:rPr>
        <w:t>איכות</w:t>
      </w:r>
      <w:r w:rsidRPr="00EE0BC1">
        <w:rPr>
          <w:rFonts w:cs="David"/>
          <w:b w:val="0"/>
          <w:bCs w:val="0"/>
          <w:szCs w:val="24"/>
          <w:rtl/>
        </w:rPr>
        <w:t xml:space="preserve"> יביא את תכנית ההדרכה לאישור המנכ"ל (אישור תקציבי).</w:t>
      </w:r>
    </w:p>
    <w:p w14:paraId="705E078E" w14:textId="77777777" w:rsidR="002009AC" w:rsidRDefault="002009AC" w:rsidP="002009AC">
      <w:pPr>
        <w:pStyle w:val="2"/>
        <w:numPr>
          <w:ilvl w:val="2"/>
          <w:numId w:val="2"/>
        </w:numPr>
        <w:spacing w:before="0" w:after="0"/>
        <w:rPr>
          <w:rFonts w:cs="David"/>
          <w:b w:val="0"/>
          <w:bCs w:val="0"/>
          <w:kern w:val="28"/>
          <w:szCs w:val="24"/>
          <w:rtl/>
        </w:rPr>
      </w:pPr>
      <w:r w:rsidRPr="00A040C2">
        <w:rPr>
          <w:rFonts w:cs="David"/>
          <w:b w:val="0"/>
          <w:bCs w:val="0"/>
          <w:szCs w:val="24"/>
          <w:rtl/>
        </w:rPr>
        <w:t>המנכ"ל מאשר השתלמויות או לימודים מחוץ לחברה.</w:t>
      </w:r>
    </w:p>
    <w:p w14:paraId="6254B557" w14:textId="77777777" w:rsidR="002009AC" w:rsidRDefault="002009AC" w:rsidP="002009AC">
      <w:pPr>
        <w:pStyle w:val="2"/>
        <w:spacing w:before="0" w:after="0"/>
        <w:rPr>
          <w:b w:val="0"/>
          <w:bCs w:val="0"/>
          <w:sz w:val="22"/>
          <w:szCs w:val="24"/>
          <w:rtl/>
        </w:rPr>
      </w:pPr>
    </w:p>
    <w:p w14:paraId="66BDB407" w14:textId="77777777" w:rsidR="002009AC" w:rsidRPr="0080137C" w:rsidRDefault="002009AC" w:rsidP="002009AC">
      <w:pPr>
        <w:pStyle w:val="2"/>
        <w:numPr>
          <w:ilvl w:val="1"/>
          <w:numId w:val="2"/>
        </w:numPr>
        <w:spacing w:before="0" w:after="0"/>
        <w:rPr>
          <w:rFonts w:cs="David"/>
          <w:szCs w:val="24"/>
        </w:rPr>
      </w:pPr>
      <w:r w:rsidRPr="0080137C">
        <w:rPr>
          <w:rFonts w:cs="David"/>
          <w:kern w:val="28"/>
          <w:szCs w:val="24"/>
          <w:rtl/>
        </w:rPr>
        <w:t>ישום ובקרה</w:t>
      </w:r>
    </w:p>
    <w:p w14:paraId="16B06030" w14:textId="77777777" w:rsidR="002009AC" w:rsidRPr="0080137C" w:rsidRDefault="002009AC" w:rsidP="002009AC">
      <w:pPr>
        <w:pStyle w:val="2"/>
        <w:numPr>
          <w:ilvl w:val="2"/>
          <w:numId w:val="2"/>
        </w:numPr>
        <w:spacing w:before="0" w:after="0"/>
        <w:rPr>
          <w:rFonts w:cs="David"/>
          <w:b w:val="0"/>
          <w:bCs w:val="0"/>
          <w:szCs w:val="24"/>
        </w:rPr>
      </w:pPr>
      <w:r w:rsidRPr="0080137C">
        <w:rPr>
          <w:rFonts w:cs="David"/>
          <w:b w:val="0"/>
          <w:bCs w:val="0"/>
          <w:szCs w:val="24"/>
          <w:rtl/>
        </w:rPr>
        <w:t>באחריות מנהל ה</w:t>
      </w:r>
      <w:r>
        <w:rPr>
          <w:rFonts w:cs="David" w:hint="cs"/>
          <w:b w:val="0"/>
          <w:bCs w:val="0"/>
          <w:szCs w:val="24"/>
          <w:rtl/>
        </w:rPr>
        <w:t>איכות, אחראי איכות סביבה וממונה הבטיחות</w:t>
      </w:r>
      <w:r w:rsidRPr="0080137C">
        <w:rPr>
          <w:rFonts w:cs="David"/>
          <w:b w:val="0"/>
          <w:bCs w:val="0"/>
          <w:szCs w:val="24"/>
          <w:rtl/>
        </w:rPr>
        <w:t xml:space="preserve"> להוציא לפועל את תכניות ההדרכה לעובדים</w:t>
      </w:r>
      <w:r>
        <w:rPr>
          <w:rFonts w:cs="David" w:hint="cs"/>
          <w:b w:val="0"/>
          <w:bCs w:val="0"/>
          <w:szCs w:val="24"/>
          <w:rtl/>
        </w:rPr>
        <w:t>, כל אחד בתחומו.</w:t>
      </w:r>
    </w:p>
    <w:p w14:paraId="0766DDA5" w14:textId="77777777" w:rsidR="002009AC" w:rsidRDefault="002009AC" w:rsidP="002009AC">
      <w:pPr>
        <w:pStyle w:val="2"/>
        <w:numPr>
          <w:ilvl w:val="2"/>
          <w:numId w:val="2"/>
        </w:numPr>
        <w:spacing w:before="0" w:after="0"/>
        <w:rPr>
          <w:rFonts w:cs="David"/>
          <w:b w:val="0"/>
          <w:bCs w:val="0"/>
          <w:szCs w:val="24"/>
          <w:rtl/>
        </w:rPr>
      </w:pPr>
      <w:r w:rsidRPr="0080137C">
        <w:rPr>
          <w:rFonts w:cs="David"/>
          <w:b w:val="0"/>
          <w:bCs w:val="0"/>
          <w:szCs w:val="24"/>
          <w:rtl/>
        </w:rPr>
        <w:t xml:space="preserve">הדרכה בתוך החברה תעשה על ידי </w:t>
      </w:r>
      <w:r>
        <w:rPr>
          <w:rFonts w:cs="David" w:hint="cs"/>
          <w:b w:val="0"/>
          <w:bCs w:val="0"/>
          <w:szCs w:val="24"/>
          <w:rtl/>
        </w:rPr>
        <w:t>כל</w:t>
      </w:r>
      <w:r w:rsidRPr="0080137C">
        <w:rPr>
          <w:rFonts w:cs="David"/>
          <w:b w:val="0"/>
          <w:bCs w:val="0"/>
          <w:szCs w:val="24"/>
          <w:rtl/>
        </w:rPr>
        <w:t xml:space="preserve"> עובד שהוא סמכות מקצועית בנושא</w:t>
      </w:r>
      <w:r>
        <w:rPr>
          <w:rFonts w:cs="David" w:hint="cs"/>
          <w:b w:val="0"/>
          <w:bCs w:val="0"/>
          <w:szCs w:val="24"/>
          <w:rtl/>
        </w:rPr>
        <w:t>.</w:t>
      </w:r>
    </w:p>
    <w:p w14:paraId="1051AC01" w14:textId="77777777" w:rsidR="002009AC" w:rsidRPr="006522EF" w:rsidRDefault="002009AC" w:rsidP="002009AC">
      <w:pPr>
        <w:numPr>
          <w:ilvl w:val="2"/>
          <w:numId w:val="2"/>
        </w:numPr>
        <w:spacing w:line="360" w:lineRule="auto"/>
        <w:rPr>
          <w:rFonts w:ascii="Tahoma" w:hAnsi="Tahoma" w:cs="David"/>
          <w:sz w:val="24"/>
          <w:rtl/>
        </w:rPr>
      </w:pPr>
      <w:r w:rsidRPr="006522EF">
        <w:rPr>
          <w:rFonts w:ascii="Tahoma" w:hAnsi="Tahoma" w:cs="David"/>
          <w:sz w:val="24"/>
          <w:rtl/>
        </w:rPr>
        <w:t>חומר ההדרכה הבסיסי הנו מדריך האיכות, הנהלים והוראות העבודה.</w:t>
      </w:r>
    </w:p>
    <w:p w14:paraId="28406A85" w14:textId="77777777" w:rsidR="002009AC" w:rsidRPr="000C512A" w:rsidRDefault="002009AC" w:rsidP="000C512A">
      <w:pPr>
        <w:rPr>
          <w:b/>
          <w:bCs/>
        </w:rPr>
      </w:pPr>
    </w:p>
    <w:p w14:paraId="3BE55750" w14:textId="77777777" w:rsidR="00F41BA5" w:rsidRDefault="00F41BA5">
      <w:pPr>
        <w:pStyle w:val="2"/>
        <w:rPr>
          <w:ins w:id="78" w:author="michael" w:date="2026-04-19T13:13:00Z" w16du:dateUtc="2026-04-19T10:13:00Z"/>
          <w:szCs w:val="24"/>
        </w:rPr>
      </w:pPr>
      <w:ins w:id="79" w:author="michael" w:date="2026-04-19T13:13:00Z" w16du:dateUtc="2026-04-19T10:13:00Z">
        <w:r>
          <w:rPr>
            <w:rFonts w:hint="cs"/>
            <w:b w:val="0"/>
            <w:bCs w:val="0"/>
            <w:rtl/>
          </w:rPr>
          <w:t>5.5.4. הדרכה באמצעות לומדות</w:t>
        </w:r>
      </w:ins>
    </w:p>
    <w:p w14:paraId="68536E3A" w14:textId="77777777" w:rsidR="00F41BA5" w:rsidRDefault="00F41BA5">
      <w:pPr>
        <w:rPr>
          <w:ins w:id="80" w:author="michael" w:date="2026-04-19T13:13:00Z" w16du:dateUtc="2026-04-19T10:13:00Z"/>
          <w:rFonts w:eastAsiaTheme="minorEastAsia"/>
          <w:sz w:val="24"/>
          <w:rtl/>
        </w:rPr>
      </w:pPr>
      <w:ins w:id="81" w:author="michael" w:date="2026-04-19T13:13:00Z" w16du:dateUtc="2026-04-19T10:13:00Z">
        <w:r>
          <w:rPr>
            <w:sz w:val="24"/>
            <w:rtl/>
          </w:rPr>
          <w:t>הדרכה תבוצע, בין היתר, באמצעות לומדות ממוחשבות, וזאת בהתאם לנושאי ההדרכה, סוג העובד ורמת הסיכון בתפקידו. בחירת הלומדות תיעשה כך שיתאימו לתחומי ההדרכה הנדרשים ולמאפייני העובדים המשתתפים, תוך שימת דגש על התאמה לרמות הסיכון השונות.</w:t>
        </w:r>
      </w:ins>
    </w:p>
    <w:p w14:paraId="4CF2C720" w14:textId="486A47EE" w:rsidR="00ED72AF" w:rsidRDefault="00F41BA5" w:rsidP="00ED72AF">
      <w:pPr>
        <w:rPr>
          <w:ins w:id="82" w:author="michael" w:date="2026-04-19T13:13:00Z" w16du:dateUtc="2026-04-19T10:13:00Z"/>
          <w:sz w:val="24"/>
          <w:rtl/>
        </w:rPr>
      </w:pPr>
      <w:ins w:id="83" w:author="michael" w:date="2026-04-19T13:13:00Z" w16du:dateUtc="2026-04-19T10:13:00Z">
        <w:r>
          <w:rPr>
            <w:sz w:val="24"/>
            <w:rtl/>
          </w:rPr>
          <w:t xml:space="preserve">הלומדות ישמשו ככלי מרכזי להדרכת עובדים חדשים, להדרכות </w:t>
        </w:r>
        <w:proofErr w:type="spellStart"/>
        <w:r>
          <w:rPr>
            <w:sz w:val="24"/>
            <w:rtl/>
          </w:rPr>
          <w:t>רענון</w:t>
        </w:r>
        <w:proofErr w:type="spellEnd"/>
        <w:r>
          <w:rPr>
            <w:sz w:val="24"/>
            <w:rtl/>
          </w:rPr>
          <w:t xml:space="preserve"> תקופתיות, ולהעמקת ידע בנושאים כגון בטיחות, איכות, בטיחות מזון ואיכות סביבה. השימוש בלומדות יאפשר העברת ידע ממוקד ואפקטיבי, הן בשלב ההכשרה הראשונית והן במסגרת </w:t>
        </w:r>
        <w:proofErr w:type="spellStart"/>
        <w:r>
          <w:rPr>
            <w:sz w:val="24"/>
            <w:rtl/>
          </w:rPr>
          <w:t>רענונים</w:t>
        </w:r>
        <w:proofErr w:type="spellEnd"/>
        <w:r>
          <w:rPr>
            <w:sz w:val="24"/>
            <w:rtl/>
          </w:rPr>
          <w:t xml:space="preserve"> והדרכות ייעודיות.</w:t>
        </w:r>
      </w:ins>
      <w:r w:rsidR="00ED72AF">
        <w:rPr>
          <w:rFonts w:hint="cs"/>
          <w:sz w:val="24"/>
          <w:rtl/>
        </w:rPr>
        <w:t xml:space="preserve"> </w:t>
      </w:r>
    </w:p>
    <w:p w14:paraId="4A434715" w14:textId="10991400" w:rsidR="002009AC" w:rsidRPr="0080137C" w:rsidDel="00F41BA5" w:rsidRDefault="002009AC" w:rsidP="002009AC">
      <w:pPr>
        <w:pStyle w:val="2"/>
        <w:numPr>
          <w:ilvl w:val="2"/>
          <w:numId w:val="2"/>
        </w:numPr>
        <w:spacing w:before="0" w:after="0"/>
        <w:rPr>
          <w:del w:id="84" w:author="michael" w:date="2026-04-19T13:12:00Z" w16du:dateUtc="2026-04-19T10:12:00Z"/>
          <w:rFonts w:cs="David"/>
          <w:b w:val="0"/>
          <w:bCs w:val="0"/>
          <w:szCs w:val="24"/>
        </w:rPr>
      </w:pPr>
      <w:del w:id="85" w:author="michael" w:date="2026-04-19T13:12:00Z" w16du:dateUtc="2026-04-19T10:12:00Z">
        <w:r w:rsidRPr="0080137C" w:rsidDel="00F41BA5">
          <w:rPr>
            <w:rFonts w:cs="David"/>
            <w:b w:val="0"/>
            <w:bCs w:val="0"/>
            <w:szCs w:val="24"/>
            <w:rtl/>
          </w:rPr>
          <w:delText>שיטות ההדרכה (חונכות, הכשרה, השתלמות וכדומה) בהתאמה לפעילות ולעובד.</w:delText>
        </w:r>
      </w:del>
    </w:p>
    <w:p w14:paraId="120AD782" w14:textId="45AA43BF" w:rsidR="002009AC" w:rsidDel="0019098F" w:rsidRDefault="002009AC" w:rsidP="002009AC">
      <w:pPr>
        <w:pStyle w:val="2"/>
        <w:numPr>
          <w:ilvl w:val="2"/>
          <w:numId w:val="2"/>
        </w:numPr>
        <w:spacing w:before="0" w:after="0"/>
        <w:rPr>
          <w:del w:id="86" w:author="michael" w:date="2026-04-19T13:13:00Z" w16du:dateUtc="2026-04-19T10:13:00Z"/>
          <w:rFonts w:cs="David"/>
          <w:b w:val="0"/>
          <w:bCs w:val="0"/>
          <w:szCs w:val="24"/>
          <w:rtl/>
        </w:rPr>
      </w:pPr>
      <w:del w:id="87" w:author="michael" w:date="2026-04-19T13:13:00Z" w16du:dateUtc="2026-04-19T10:13:00Z">
        <w:r w:rsidRPr="0080137C" w:rsidDel="0019098F">
          <w:rPr>
            <w:rFonts w:cs="David"/>
            <w:b w:val="0"/>
            <w:bCs w:val="0"/>
            <w:szCs w:val="24"/>
            <w:rtl/>
          </w:rPr>
          <w:delText>הדרכה כוללת לעובדים תתבצע במועד שיקבע בתיאום עם מנהל המפעל תוך התחשבות באילוצי העבודה.</w:delText>
        </w:r>
      </w:del>
    </w:p>
    <w:p w14:paraId="44FA58C3" w14:textId="77777777" w:rsidR="000C512A" w:rsidRPr="000C512A" w:rsidRDefault="000C512A" w:rsidP="000C512A"/>
    <w:p w14:paraId="532C1611" w14:textId="77777777" w:rsidR="000C512A" w:rsidRDefault="002009AC" w:rsidP="002009AC">
      <w:pPr>
        <w:pStyle w:val="2"/>
        <w:numPr>
          <w:ilvl w:val="2"/>
          <w:numId w:val="2"/>
        </w:numPr>
        <w:spacing w:before="0" w:after="0"/>
        <w:rPr>
          <w:rFonts w:cs="David"/>
          <w:b w:val="0"/>
          <w:bCs w:val="0"/>
          <w:szCs w:val="24"/>
          <w:rtl/>
        </w:rPr>
      </w:pPr>
      <w:r w:rsidRPr="0080137C">
        <w:rPr>
          <w:rFonts w:cs="David"/>
          <w:b w:val="0"/>
          <w:bCs w:val="0"/>
          <w:szCs w:val="24"/>
          <w:rtl/>
        </w:rPr>
        <w:t xml:space="preserve">אחראית רשומות </w:t>
      </w:r>
      <w:r>
        <w:rPr>
          <w:rFonts w:cs="David" w:hint="cs"/>
          <w:b w:val="0"/>
          <w:bCs w:val="0"/>
          <w:szCs w:val="24"/>
          <w:rtl/>
        </w:rPr>
        <w:t>ת</w:t>
      </w:r>
      <w:r w:rsidRPr="0080137C">
        <w:rPr>
          <w:rFonts w:cs="David"/>
          <w:b w:val="0"/>
          <w:bCs w:val="0"/>
          <w:szCs w:val="24"/>
          <w:rtl/>
        </w:rPr>
        <w:t xml:space="preserve">עדכן באופן שוטף את </w:t>
      </w:r>
      <w:r>
        <w:rPr>
          <w:rFonts w:cs="David" w:hint="cs"/>
          <w:b w:val="0"/>
          <w:bCs w:val="0"/>
          <w:szCs w:val="24"/>
          <w:rtl/>
        </w:rPr>
        <w:t>רישומי</w:t>
      </w:r>
      <w:r>
        <w:rPr>
          <w:rFonts w:cs="David"/>
          <w:b w:val="0"/>
          <w:bCs w:val="0"/>
          <w:szCs w:val="24"/>
          <w:rtl/>
        </w:rPr>
        <w:t xml:space="preserve"> </w:t>
      </w:r>
      <w:r>
        <w:rPr>
          <w:rFonts w:cs="David" w:hint="cs"/>
          <w:b w:val="0"/>
          <w:bCs w:val="0"/>
          <w:szCs w:val="24"/>
          <w:rtl/>
        </w:rPr>
        <w:t>ה</w:t>
      </w:r>
      <w:r w:rsidRPr="0080137C">
        <w:rPr>
          <w:rFonts w:cs="David"/>
          <w:b w:val="0"/>
          <w:bCs w:val="0"/>
          <w:szCs w:val="24"/>
          <w:rtl/>
        </w:rPr>
        <w:t>הדרכות ו</w:t>
      </w:r>
      <w:r>
        <w:rPr>
          <w:rFonts w:cs="David" w:hint="cs"/>
          <w:b w:val="0"/>
          <w:bCs w:val="0"/>
          <w:szCs w:val="24"/>
          <w:rtl/>
        </w:rPr>
        <w:t>ה</w:t>
      </w:r>
      <w:r w:rsidRPr="0080137C">
        <w:rPr>
          <w:rFonts w:cs="David"/>
          <w:b w:val="0"/>
          <w:bCs w:val="0"/>
          <w:szCs w:val="24"/>
          <w:rtl/>
        </w:rPr>
        <w:t>הסמכות שקיבלו</w:t>
      </w:r>
      <w:r>
        <w:rPr>
          <w:rFonts w:cs="David" w:hint="cs"/>
          <w:b w:val="0"/>
          <w:bCs w:val="0"/>
          <w:szCs w:val="24"/>
          <w:rtl/>
        </w:rPr>
        <w:t xml:space="preserve"> העובדים</w:t>
      </w:r>
      <w:r w:rsidRPr="0080137C">
        <w:rPr>
          <w:rFonts w:cs="David"/>
          <w:b w:val="0"/>
          <w:bCs w:val="0"/>
          <w:szCs w:val="24"/>
          <w:rtl/>
        </w:rPr>
        <w:t xml:space="preserve"> - פנימיות וחיצוניות</w:t>
      </w:r>
      <w:r>
        <w:rPr>
          <w:rFonts w:cs="David" w:hint="cs"/>
          <w:b w:val="0"/>
          <w:bCs w:val="0"/>
          <w:szCs w:val="24"/>
          <w:rtl/>
        </w:rPr>
        <w:t xml:space="preserve">, </w:t>
      </w:r>
      <w:r w:rsidRPr="0080137C">
        <w:rPr>
          <w:rFonts w:cs="David"/>
          <w:b w:val="0"/>
          <w:bCs w:val="0"/>
          <w:szCs w:val="24"/>
          <w:rtl/>
        </w:rPr>
        <w:t>טופס 08</w:t>
      </w:r>
      <w:r w:rsidRPr="0080137C">
        <w:rPr>
          <w:rFonts w:cs="David" w:hint="cs"/>
          <w:b w:val="0"/>
          <w:bCs w:val="0"/>
          <w:szCs w:val="24"/>
          <w:rtl/>
        </w:rPr>
        <w:t>.0</w:t>
      </w:r>
      <w:r w:rsidRPr="0080137C">
        <w:rPr>
          <w:rFonts w:cs="David"/>
          <w:b w:val="0"/>
          <w:bCs w:val="0"/>
          <w:szCs w:val="24"/>
          <w:rtl/>
        </w:rPr>
        <w:t>1</w:t>
      </w:r>
      <w:r>
        <w:rPr>
          <w:rFonts w:cs="David" w:hint="cs"/>
          <w:b w:val="0"/>
          <w:bCs w:val="0"/>
          <w:szCs w:val="24"/>
          <w:rtl/>
        </w:rPr>
        <w:t>,</w:t>
      </w:r>
      <w:r w:rsidRPr="0080137C">
        <w:rPr>
          <w:rFonts w:cs="David"/>
          <w:b w:val="0"/>
          <w:bCs w:val="0"/>
          <w:szCs w:val="24"/>
          <w:rtl/>
        </w:rPr>
        <w:t xml:space="preserve"> ו</w:t>
      </w:r>
      <w:r>
        <w:rPr>
          <w:rFonts w:cs="David" w:hint="cs"/>
          <w:b w:val="0"/>
          <w:bCs w:val="0"/>
          <w:szCs w:val="24"/>
          <w:rtl/>
        </w:rPr>
        <w:t>ת</w:t>
      </w:r>
      <w:r w:rsidRPr="0080137C">
        <w:rPr>
          <w:rFonts w:cs="David"/>
          <w:b w:val="0"/>
          <w:bCs w:val="0"/>
          <w:szCs w:val="24"/>
          <w:rtl/>
        </w:rPr>
        <w:t xml:space="preserve">בצע מעקב </w:t>
      </w:r>
      <w:r>
        <w:rPr>
          <w:rFonts w:cs="David" w:hint="cs"/>
          <w:b w:val="0"/>
          <w:bCs w:val="0"/>
          <w:szCs w:val="24"/>
          <w:rtl/>
        </w:rPr>
        <w:t>אחר העמידה</w:t>
      </w:r>
      <w:r w:rsidRPr="0080137C">
        <w:rPr>
          <w:rFonts w:cs="David"/>
          <w:b w:val="0"/>
          <w:bCs w:val="0"/>
          <w:szCs w:val="24"/>
          <w:rtl/>
        </w:rPr>
        <w:t xml:space="preserve"> </w:t>
      </w:r>
      <w:r>
        <w:rPr>
          <w:rFonts w:cs="David" w:hint="cs"/>
          <w:b w:val="0"/>
          <w:bCs w:val="0"/>
          <w:szCs w:val="24"/>
          <w:rtl/>
        </w:rPr>
        <w:t>ב</w:t>
      </w:r>
      <w:r w:rsidRPr="0080137C">
        <w:rPr>
          <w:rFonts w:cs="David"/>
          <w:b w:val="0"/>
          <w:bCs w:val="0"/>
          <w:szCs w:val="24"/>
          <w:rtl/>
        </w:rPr>
        <w:t>תוכנית ההדרכה</w:t>
      </w:r>
      <w:r>
        <w:rPr>
          <w:rFonts w:cs="David" w:hint="cs"/>
          <w:b w:val="0"/>
          <w:bCs w:val="0"/>
          <w:szCs w:val="24"/>
          <w:rtl/>
        </w:rPr>
        <w:t xml:space="preserve"> השנתית.</w:t>
      </w:r>
    </w:p>
    <w:p w14:paraId="5D577339" w14:textId="77777777" w:rsidR="000C512A" w:rsidRPr="005578BF" w:rsidRDefault="000C512A" w:rsidP="000C512A">
      <w:pPr>
        <w:rPr>
          <w:b/>
          <w:bCs/>
        </w:rPr>
      </w:pPr>
    </w:p>
    <w:p w14:paraId="7EEC44DE" w14:textId="77777777" w:rsidR="000C512A" w:rsidRPr="005578BF" w:rsidRDefault="000C512A" w:rsidP="002009AC">
      <w:pPr>
        <w:pStyle w:val="2"/>
        <w:numPr>
          <w:ilvl w:val="2"/>
          <w:numId w:val="2"/>
        </w:numPr>
        <w:spacing w:before="0" w:after="0"/>
        <w:rPr>
          <w:rFonts w:cs="David"/>
          <w:szCs w:val="24"/>
        </w:rPr>
      </w:pPr>
      <w:r w:rsidRPr="005578BF">
        <w:rPr>
          <w:rFonts w:cs="David" w:hint="cs"/>
          <w:szCs w:val="24"/>
          <w:rtl/>
        </w:rPr>
        <w:lastRenderedPageBreak/>
        <w:t>בדיקת אפקטיביות של הדרכה:</w:t>
      </w:r>
    </w:p>
    <w:p w14:paraId="491AFFD2" w14:textId="77777777" w:rsidR="000C512A" w:rsidRDefault="002009AC" w:rsidP="00EE3248">
      <w:pPr>
        <w:pStyle w:val="2"/>
        <w:numPr>
          <w:ilvl w:val="3"/>
          <w:numId w:val="2"/>
        </w:numPr>
        <w:spacing w:before="0" w:after="0"/>
        <w:rPr>
          <w:rFonts w:cs="David"/>
          <w:b w:val="0"/>
          <w:bCs w:val="0"/>
          <w:szCs w:val="24"/>
          <w:rtl/>
        </w:rPr>
      </w:pPr>
      <w:r>
        <w:rPr>
          <w:rFonts w:cs="David" w:hint="cs"/>
          <w:b w:val="0"/>
          <w:bCs w:val="0"/>
          <w:szCs w:val="24"/>
          <w:rtl/>
        </w:rPr>
        <w:t>אפקטיביות</w:t>
      </w:r>
      <w:r w:rsidRPr="0080137C">
        <w:rPr>
          <w:rFonts w:cs="David"/>
          <w:b w:val="0"/>
          <w:bCs w:val="0"/>
          <w:szCs w:val="24"/>
          <w:rtl/>
        </w:rPr>
        <w:t xml:space="preserve"> של ההדרכה תבדק באופן שוטף בביצועי כל העובדים, במבדקים פנימיים וחיצוניים, ובדרכים נוספות בהתא</w:t>
      </w:r>
      <w:r>
        <w:rPr>
          <w:rFonts w:cs="David" w:hint="cs"/>
          <w:b w:val="0"/>
          <w:bCs w:val="0"/>
          <w:szCs w:val="24"/>
          <w:rtl/>
        </w:rPr>
        <w:t>ם</w:t>
      </w:r>
      <w:r w:rsidRPr="0080137C">
        <w:rPr>
          <w:rFonts w:cs="David"/>
          <w:b w:val="0"/>
          <w:bCs w:val="0"/>
          <w:szCs w:val="24"/>
          <w:rtl/>
        </w:rPr>
        <w:t xml:space="preserve"> ל</w:t>
      </w:r>
      <w:r w:rsidR="000C512A">
        <w:rPr>
          <w:rFonts w:cs="David" w:hint="cs"/>
          <w:b w:val="0"/>
          <w:bCs w:val="0"/>
          <w:szCs w:val="24"/>
          <w:rtl/>
        </w:rPr>
        <w:t>אופי ה</w:t>
      </w:r>
      <w:r w:rsidRPr="0080137C">
        <w:rPr>
          <w:rFonts w:cs="David"/>
          <w:b w:val="0"/>
          <w:bCs w:val="0"/>
          <w:szCs w:val="24"/>
          <w:rtl/>
        </w:rPr>
        <w:t>פעילות</w:t>
      </w:r>
      <w:r w:rsidR="000C512A">
        <w:rPr>
          <w:rFonts w:cs="David" w:hint="cs"/>
          <w:b w:val="0"/>
          <w:bCs w:val="0"/>
          <w:szCs w:val="24"/>
          <w:rtl/>
        </w:rPr>
        <w:t xml:space="preserve">. </w:t>
      </w:r>
    </w:p>
    <w:p w14:paraId="2BD4E8D7" w14:textId="77777777" w:rsidR="002009AC" w:rsidRDefault="000C512A" w:rsidP="00EE3248">
      <w:pPr>
        <w:pStyle w:val="2"/>
        <w:numPr>
          <w:ilvl w:val="3"/>
          <w:numId w:val="2"/>
        </w:numPr>
        <w:spacing w:before="0" w:after="0"/>
        <w:rPr>
          <w:rFonts w:cs="David"/>
          <w:b w:val="0"/>
          <w:bCs w:val="0"/>
          <w:szCs w:val="24"/>
          <w:rtl/>
        </w:rPr>
      </w:pPr>
      <w:r>
        <w:rPr>
          <w:rFonts w:cs="David" w:hint="cs"/>
          <w:b w:val="0"/>
          <w:bCs w:val="0"/>
          <w:szCs w:val="24"/>
          <w:rtl/>
        </w:rPr>
        <w:t>עבור הדרכות בטיחות מזון, איכות סביבה ובטיחות ועבו</w:t>
      </w:r>
      <w:r w:rsidR="005578BF">
        <w:rPr>
          <w:rFonts w:cs="David" w:hint="cs"/>
          <w:b w:val="0"/>
          <w:bCs w:val="0"/>
          <w:szCs w:val="24"/>
          <w:rtl/>
        </w:rPr>
        <w:t xml:space="preserve">ר </w:t>
      </w:r>
      <w:r>
        <w:rPr>
          <w:rFonts w:cs="David" w:hint="cs"/>
          <w:b w:val="0"/>
          <w:bCs w:val="0"/>
          <w:szCs w:val="24"/>
          <w:rtl/>
        </w:rPr>
        <w:t>הדרכות הנובעות מפעולות מתקנות י</w:t>
      </w:r>
      <w:r w:rsidR="002009AC" w:rsidRPr="0080137C">
        <w:rPr>
          <w:rFonts w:cs="David"/>
          <w:b w:val="0"/>
          <w:bCs w:val="0"/>
          <w:szCs w:val="24"/>
          <w:rtl/>
        </w:rPr>
        <w:t>תועד</w:t>
      </w:r>
      <w:r>
        <w:rPr>
          <w:rFonts w:cs="David" w:hint="cs"/>
          <w:b w:val="0"/>
          <w:bCs w:val="0"/>
          <w:szCs w:val="24"/>
          <w:rtl/>
        </w:rPr>
        <w:t xml:space="preserve">ו אופן בדיקת האפקטיביות ותוצאות הבדיקה </w:t>
      </w:r>
      <w:r w:rsidR="002009AC" w:rsidRPr="0080137C">
        <w:rPr>
          <w:rFonts w:cs="David"/>
          <w:b w:val="0"/>
          <w:bCs w:val="0"/>
          <w:szCs w:val="24"/>
          <w:rtl/>
        </w:rPr>
        <w:t>ע"ג טופס 08</w:t>
      </w:r>
      <w:r w:rsidR="002009AC" w:rsidRPr="0080137C">
        <w:rPr>
          <w:rFonts w:cs="David" w:hint="cs"/>
          <w:b w:val="0"/>
          <w:bCs w:val="0"/>
          <w:szCs w:val="24"/>
          <w:rtl/>
        </w:rPr>
        <w:t>.01</w:t>
      </w:r>
      <w:r w:rsidR="002009AC" w:rsidRPr="0080137C">
        <w:rPr>
          <w:rFonts w:cs="David"/>
          <w:b w:val="0"/>
          <w:bCs w:val="0"/>
          <w:szCs w:val="24"/>
          <w:rtl/>
        </w:rPr>
        <w:t>.</w:t>
      </w:r>
    </w:p>
    <w:p w14:paraId="21F559DF" w14:textId="77777777" w:rsidR="002009AC" w:rsidRPr="00D17E53" w:rsidRDefault="002009AC" w:rsidP="002009AC"/>
    <w:p w14:paraId="5C858AB7" w14:textId="77777777" w:rsidR="002009AC" w:rsidRPr="0080137C" w:rsidRDefault="002009AC" w:rsidP="002009AC">
      <w:pPr>
        <w:pStyle w:val="2"/>
        <w:numPr>
          <w:ilvl w:val="1"/>
          <w:numId w:val="2"/>
        </w:numPr>
        <w:spacing w:before="0" w:after="0"/>
        <w:rPr>
          <w:rFonts w:cs="David"/>
          <w:kern w:val="28"/>
          <w:szCs w:val="24"/>
          <w:rtl/>
        </w:rPr>
      </w:pPr>
      <w:r w:rsidRPr="0080137C">
        <w:rPr>
          <w:rFonts w:cs="David"/>
          <w:kern w:val="28"/>
          <w:szCs w:val="24"/>
          <w:rtl/>
        </w:rPr>
        <w:t>לימודים והשתלמויות</w:t>
      </w:r>
    </w:p>
    <w:p w14:paraId="0A276BFF" w14:textId="77777777" w:rsidR="002009AC" w:rsidRPr="00547BE8" w:rsidRDefault="002009AC" w:rsidP="002009AC">
      <w:pPr>
        <w:numPr>
          <w:ilvl w:val="2"/>
          <w:numId w:val="2"/>
        </w:numPr>
        <w:spacing w:line="360" w:lineRule="auto"/>
        <w:rPr>
          <w:rFonts w:cs="David"/>
          <w:rtl/>
        </w:rPr>
      </w:pPr>
      <w:r>
        <w:rPr>
          <w:rFonts w:cs="David" w:hint="cs"/>
          <w:rtl/>
        </w:rPr>
        <w:t>השתתפות ב</w:t>
      </w:r>
      <w:r w:rsidRPr="00547BE8">
        <w:rPr>
          <w:rFonts w:cs="David"/>
          <w:rtl/>
        </w:rPr>
        <w:t xml:space="preserve">השתלמויות או לימודים מעבר לתכנית ההדרכה השנתית המתוכננת, </w:t>
      </w:r>
      <w:r>
        <w:rPr>
          <w:rFonts w:cs="David" w:hint="cs"/>
          <w:rtl/>
        </w:rPr>
        <w:t>תאושר ע"י</w:t>
      </w:r>
      <w:r w:rsidRPr="00547BE8">
        <w:rPr>
          <w:rFonts w:cs="David"/>
          <w:rtl/>
        </w:rPr>
        <w:t xml:space="preserve"> המנכ"ל</w:t>
      </w:r>
      <w:r>
        <w:rPr>
          <w:rFonts w:cs="David" w:hint="cs"/>
          <w:rtl/>
        </w:rPr>
        <w:t>.</w:t>
      </w:r>
    </w:p>
    <w:p w14:paraId="2566BD20" w14:textId="77777777" w:rsidR="002009AC" w:rsidRPr="00547BE8" w:rsidRDefault="002009AC" w:rsidP="002009AC">
      <w:pPr>
        <w:numPr>
          <w:ilvl w:val="2"/>
          <w:numId w:val="2"/>
        </w:numPr>
        <w:spacing w:line="360" w:lineRule="auto"/>
        <w:rPr>
          <w:rFonts w:cs="David"/>
          <w:rtl/>
        </w:rPr>
      </w:pPr>
      <w:r>
        <w:rPr>
          <w:rFonts w:cs="David" w:hint="cs"/>
          <w:rtl/>
        </w:rPr>
        <w:t>הנ"ל</w:t>
      </w:r>
      <w:r w:rsidRPr="00547BE8">
        <w:rPr>
          <w:rFonts w:cs="David"/>
          <w:rtl/>
        </w:rPr>
        <w:t xml:space="preserve"> יתועדו בתכנית ההדרכה הכללית ובתיק ההדרכה.</w:t>
      </w:r>
    </w:p>
    <w:p w14:paraId="717243E5" w14:textId="77777777" w:rsidR="002009AC" w:rsidRDefault="002009AC" w:rsidP="002009AC">
      <w:pPr>
        <w:numPr>
          <w:ilvl w:val="2"/>
          <w:numId w:val="2"/>
        </w:numPr>
        <w:spacing w:line="360" w:lineRule="auto"/>
        <w:rPr>
          <w:rFonts w:cs="David"/>
          <w:rtl/>
        </w:rPr>
      </w:pPr>
      <w:r w:rsidRPr="00547BE8">
        <w:rPr>
          <w:rFonts w:cs="David"/>
          <w:rtl/>
        </w:rPr>
        <w:t>עובדים המשתתפים בהשתלמויות ו/או בלימודים חיצוניים לחברה, אחראיים להמציא העתק תעודת ההשתתפות או תעודת הגמר, לשם תיעוד בתיק העובד.</w:t>
      </w:r>
    </w:p>
    <w:p w14:paraId="47A3AF23" w14:textId="77777777" w:rsidR="002009AC" w:rsidRDefault="002009AC" w:rsidP="000C512A">
      <w:pPr>
        <w:spacing w:line="360" w:lineRule="auto"/>
        <w:ind w:left="792"/>
        <w:rPr>
          <w:rFonts w:ascii="Arial" w:hAnsi="Arial" w:cs="David"/>
          <w:b/>
          <w:bCs/>
          <w:u w:val="single"/>
          <w:rtl/>
        </w:rPr>
      </w:pPr>
    </w:p>
    <w:p w14:paraId="6D82B0CC" w14:textId="77777777" w:rsidR="002009AC" w:rsidRPr="000C512A" w:rsidRDefault="002009AC" w:rsidP="002009AC">
      <w:pPr>
        <w:numPr>
          <w:ilvl w:val="1"/>
          <w:numId w:val="2"/>
        </w:numPr>
        <w:tabs>
          <w:tab w:val="num" w:pos="1440"/>
        </w:tabs>
        <w:spacing w:line="360" w:lineRule="auto"/>
        <w:rPr>
          <w:rFonts w:ascii="Arial" w:hAnsi="Arial" w:cs="David"/>
          <w:b/>
          <w:bCs/>
        </w:rPr>
      </w:pPr>
      <w:r w:rsidRPr="000C512A">
        <w:rPr>
          <w:rFonts w:ascii="Arial" w:hAnsi="Arial" w:cs="David"/>
          <w:b/>
          <w:bCs/>
          <w:rtl/>
        </w:rPr>
        <w:t xml:space="preserve">הגברת </w:t>
      </w:r>
      <w:r w:rsidRPr="000C512A">
        <w:rPr>
          <w:rFonts w:ascii="Tahoma" w:hAnsi="Tahoma" w:cs="David"/>
          <w:b/>
          <w:bCs/>
          <w:sz w:val="24"/>
          <w:rtl/>
        </w:rPr>
        <w:t>מודעות</w:t>
      </w:r>
      <w:r w:rsidRPr="000C512A">
        <w:rPr>
          <w:rFonts w:ascii="Arial" w:hAnsi="Arial" w:cs="David"/>
          <w:b/>
          <w:bCs/>
          <w:rtl/>
        </w:rPr>
        <w:t xml:space="preserve"> העובדים</w:t>
      </w:r>
    </w:p>
    <w:p w14:paraId="49C56F34" w14:textId="77777777" w:rsidR="002009AC" w:rsidRPr="00366ED2" w:rsidRDefault="002009AC" w:rsidP="002009AC">
      <w:pPr>
        <w:numPr>
          <w:ilvl w:val="2"/>
          <w:numId w:val="2"/>
        </w:numPr>
        <w:spacing w:line="360" w:lineRule="auto"/>
        <w:rPr>
          <w:rFonts w:ascii="Arial" w:hAnsi="Arial" w:cs="David"/>
        </w:rPr>
      </w:pPr>
      <w:r w:rsidRPr="00366ED2">
        <w:rPr>
          <w:rFonts w:ascii="Arial" w:hAnsi="Arial" w:cs="David" w:hint="cs"/>
          <w:rtl/>
        </w:rPr>
        <w:t>ממונה</w:t>
      </w:r>
      <w:r w:rsidRPr="00366ED2">
        <w:rPr>
          <w:rFonts w:ascii="Arial" w:hAnsi="Arial" w:cs="David"/>
          <w:rtl/>
        </w:rPr>
        <w:t xml:space="preserve"> הבטיחות </w:t>
      </w:r>
      <w:r w:rsidRPr="00366ED2">
        <w:rPr>
          <w:rFonts w:ascii="Arial" w:hAnsi="Arial" w:cs="David" w:hint="cs"/>
          <w:rtl/>
        </w:rPr>
        <w:t xml:space="preserve">ומנהל אבטחת איכות וסביבה (כ"א בתחומו) </w:t>
      </w:r>
      <w:r w:rsidRPr="00366ED2">
        <w:rPr>
          <w:rFonts w:ascii="Arial" w:hAnsi="Arial" w:cs="David"/>
          <w:rtl/>
        </w:rPr>
        <w:t>ידאג להפיץ לעיון העובדים פרסומים שיקבל בתחומי הבטיחות והסביבה, ומידע מקצועי שפורסם בספרות או בעיתונות העוסק בתחומי בטיחות ואיכות הסביבה.</w:t>
      </w:r>
    </w:p>
    <w:p w14:paraId="364809B7" w14:textId="77777777" w:rsidR="002009AC" w:rsidRPr="00366ED2" w:rsidRDefault="002009AC" w:rsidP="002009AC">
      <w:pPr>
        <w:numPr>
          <w:ilvl w:val="2"/>
          <w:numId w:val="2"/>
        </w:numPr>
        <w:spacing w:line="360" w:lineRule="auto"/>
        <w:rPr>
          <w:rFonts w:ascii="Arial" w:hAnsi="Arial" w:cs="David"/>
          <w:rtl/>
        </w:rPr>
      </w:pPr>
      <w:r w:rsidRPr="00366ED2">
        <w:rPr>
          <w:rFonts w:ascii="Arial" w:hAnsi="Arial" w:cs="David"/>
          <w:rtl/>
        </w:rPr>
        <w:t>ראשי אגפים ומנהלי המפעלים ימליצו על שליחת עובדים ללימודים והדרכות בהתאם להצעות להשתלמויות הכוללות קורסים והדרכות של המוסד לבטיחות וגהות, לשכת המהנדסים, מרכזי הדרכה מורשים בארץ ובחו"ל .</w:t>
      </w:r>
    </w:p>
    <w:p w14:paraId="04A97392" w14:textId="77777777" w:rsidR="002009AC" w:rsidRPr="000C512A" w:rsidRDefault="002009AC" w:rsidP="002009AC">
      <w:pPr>
        <w:numPr>
          <w:ilvl w:val="2"/>
          <w:numId w:val="2"/>
        </w:numPr>
        <w:spacing w:line="360" w:lineRule="auto"/>
        <w:rPr>
          <w:rFonts w:ascii="Arial" w:hAnsi="Arial" w:cs="David"/>
          <w:rtl/>
        </w:rPr>
      </w:pPr>
      <w:r w:rsidRPr="00366ED2">
        <w:rPr>
          <w:rFonts w:ascii="Arial" w:hAnsi="Arial" w:cs="David"/>
          <w:rtl/>
        </w:rPr>
        <w:t xml:space="preserve">מחלקת ההדרכה תסייע בקיום הדרכה פעם בשנה לכל העובדים, בנושא מדיניות ההנהלה בתחום הבטיחות והסביבה ורענון נהלי </w:t>
      </w:r>
      <w:r w:rsidRPr="00366ED2">
        <w:rPr>
          <w:rFonts w:ascii="Arial" w:hAnsi="Arial" w:cs="David" w:hint="cs"/>
          <w:rtl/>
        </w:rPr>
        <w:t>מערכת ניהול משולבת</w:t>
      </w:r>
    </w:p>
    <w:p w14:paraId="73C36374" w14:textId="77777777" w:rsidR="002009AC" w:rsidRPr="00FF604A" w:rsidRDefault="002009AC" w:rsidP="002009AC">
      <w:pPr>
        <w:spacing w:line="360" w:lineRule="auto"/>
        <w:ind w:left="360"/>
        <w:rPr>
          <w:rFonts w:cs="David"/>
          <w:sz w:val="24"/>
          <w:rtl/>
        </w:rPr>
      </w:pPr>
    </w:p>
    <w:p w14:paraId="29CB5AEB" w14:textId="77777777" w:rsidR="002009AC" w:rsidRPr="00547BE8" w:rsidRDefault="002009AC" w:rsidP="002009AC">
      <w:pPr>
        <w:pStyle w:val="2"/>
        <w:numPr>
          <w:ilvl w:val="0"/>
          <w:numId w:val="2"/>
        </w:numPr>
        <w:spacing w:before="0" w:after="0"/>
        <w:rPr>
          <w:rFonts w:cs="David"/>
          <w:rtl/>
          <w:lang w:eastAsia="en-US"/>
        </w:rPr>
      </w:pPr>
      <w:r w:rsidRPr="0071270A">
        <w:rPr>
          <w:rFonts w:cs="David"/>
          <w:kern w:val="28"/>
          <w:szCs w:val="24"/>
          <w:rtl/>
        </w:rPr>
        <w:t>רשומות</w:t>
      </w:r>
    </w:p>
    <w:p w14:paraId="796BB3EC" w14:textId="77777777" w:rsidR="002009AC" w:rsidRDefault="002009AC" w:rsidP="002009AC">
      <w:pPr>
        <w:spacing w:line="360" w:lineRule="auto"/>
        <w:ind w:left="360"/>
        <w:rPr>
          <w:rFonts w:cs="David"/>
          <w:sz w:val="24"/>
          <w:rtl/>
          <w:lang w:eastAsia="en-US"/>
        </w:rPr>
      </w:pPr>
      <w:r w:rsidRPr="00547BE8">
        <w:rPr>
          <w:rFonts w:cs="David"/>
          <w:sz w:val="18"/>
          <w:rtl/>
        </w:rPr>
        <w:t>רשומות השכלה, מיומנות, נסיון, הדרכה כולל הדרכות בבטיחות המזון ונקודות הסיכון,</w:t>
      </w:r>
      <w:r>
        <w:rPr>
          <w:rFonts w:cs="David" w:hint="cs"/>
          <w:sz w:val="18"/>
          <w:rtl/>
        </w:rPr>
        <w:t xml:space="preserve"> סביבה, בב"ת</w:t>
      </w:r>
      <w:r w:rsidRPr="00547BE8">
        <w:rPr>
          <w:rFonts w:cs="David"/>
          <w:sz w:val="18"/>
          <w:rtl/>
        </w:rPr>
        <w:t xml:space="preserve"> והסמכות ישמרו (</w:t>
      </w:r>
      <w:r w:rsidRPr="00547BE8">
        <w:rPr>
          <w:rFonts w:cs="David"/>
          <w:sz w:val="24"/>
          <w:rtl/>
          <w:lang w:eastAsia="en-US"/>
        </w:rPr>
        <w:t>נוהל בקרת רשומות איכות</w:t>
      </w:r>
      <w:r>
        <w:rPr>
          <w:rFonts w:cs="David" w:hint="cs"/>
          <w:sz w:val="24"/>
          <w:rtl/>
          <w:lang w:eastAsia="en-US"/>
        </w:rPr>
        <w:t>)</w:t>
      </w:r>
    </w:p>
    <w:p w14:paraId="33E25AAC" w14:textId="77777777" w:rsidR="002009AC" w:rsidRDefault="002009AC" w:rsidP="002009AC">
      <w:pPr>
        <w:spacing w:line="360" w:lineRule="auto"/>
        <w:rPr>
          <w:rFonts w:cs="David"/>
          <w:sz w:val="24"/>
          <w:rtl/>
          <w:lang w:eastAsia="en-US"/>
        </w:rPr>
      </w:pPr>
    </w:p>
    <w:p w14:paraId="0DBD4EBB" w14:textId="77777777" w:rsidR="002009AC" w:rsidRPr="000C512A" w:rsidRDefault="002009AC" w:rsidP="000C512A">
      <w:pPr>
        <w:pStyle w:val="2"/>
        <w:numPr>
          <w:ilvl w:val="0"/>
          <w:numId w:val="2"/>
        </w:numPr>
        <w:spacing w:before="0" w:after="0"/>
        <w:rPr>
          <w:rFonts w:cs="David"/>
          <w:szCs w:val="24"/>
          <w:rtl/>
        </w:rPr>
      </w:pPr>
      <w:r w:rsidRPr="000C512A">
        <w:rPr>
          <w:rFonts w:cs="David"/>
          <w:kern w:val="28"/>
          <w:szCs w:val="24"/>
          <w:rtl/>
        </w:rPr>
        <w:t>נספחים</w:t>
      </w:r>
    </w:p>
    <w:p w14:paraId="32821208" w14:textId="77777777" w:rsidR="002009AC" w:rsidRDefault="002009AC" w:rsidP="002009AC">
      <w:pPr>
        <w:numPr>
          <w:ilvl w:val="1"/>
          <w:numId w:val="2"/>
        </w:numPr>
        <w:spacing w:line="360" w:lineRule="auto"/>
        <w:rPr>
          <w:rFonts w:cs="David"/>
        </w:rPr>
      </w:pPr>
      <w:r w:rsidRPr="00547BE8">
        <w:rPr>
          <w:rFonts w:cs="David"/>
          <w:rtl/>
        </w:rPr>
        <w:t>תיעוד ביצוע הדרכה</w:t>
      </w:r>
      <w:r w:rsidRPr="00547BE8">
        <w:rPr>
          <w:rFonts w:cs="David" w:hint="cs"/>
          <w:rtl/>
        </w:rPr>
        <w:tab/>
      </w:r>
      <w:r w:rsidRPr="00547BE8">
        <w:rPr>
          <w:rFonts w:cs="David" w:hint="cs"/>
          <w:rtl/>
        </w:rPr>
        <w:tab/>
      </w:r>
      <w:r>
        <w:rPr>
          <w:rFonts w:cs="David" w:hint="cs"/>
          <w:rtl/>
        </w:rPr>
        <w:tab/>
      </w:r>
      <w:r>
        <w:rPr>
          <w:rFonts w:cs="David" w:hint="cs"/>
          <w:rtl/>
        </w:rPr>
        <w:tab/>
      </w:r>
      <w:r>
        <w:rPr>
          <w:rFonts w:cs="David" w:hint="cs"/>
          <w:rtl/>
        </w:rPr>
        <w:tab/>
      </w:r>
      <w:r w:rsidRPr="00547BE8">
        <w:rPr>
          <w:rFonts w:cs="David" w:hint="cs"/>
          <w:rtl/>
        </w:rPr>
        <w:tab/>
        <w:t>טופס 08.01</w:t>
      </w:r>
    </w:p>
    <w:p w14:paraId="42FA9C4A" w14:textId="77777777" w:rsidR="002009AC" w:rsidRDefault="002009AC" w:rsidP="002009AC">
      <w:pPr>
        <w:numPr>
          <w:ilvl w:val="1"/>
          <w:numId w:val="2"/>
        </w:numPr>
        <w:spacing w:line="360" w:lineRule="auto"/>
        <w:rPr>
          <w:rFonts w:cs="David"/>
        </w:rPr>
      </w:pPr>
      <w:r>
        <w:rPr>
          <w:rFonts w:cs="David" w:hint="cs"/>
          <w:rtl/>
        </w:rPr>
        <w:t>הוראות כניסת עובדים למשמרת (עברית)</w:t>
      </w:r>
      <w:r>
        <w:rPr>
          <w:rFonts w:cs="David" w:hint="cs"/>
          <w:rtl/>
        </w:rPr>
        <w:tab/>
      </w:r>
      <w:r>
        <w:rPr>
          <w:rFonts w:cs="David" w:hint="cs"/>
          <w:rtl/>
        </w:rPr>
        <w:tab/>
      </w:r>
      <w:r>
        <w:rPr>
          <w:rFonts w:cs="David" w:hint="cs"/>
          <w:rtl/>
        </w:rPr>
        <w:tab/>
      </w:r>
      <w:r>
        <w:rPr>
          <w:rFonts w:cs="David" w:hint="cs"/>
          <w:rtl/>
        </w:rPr>
        <w:tab/>
        <w:t>טופס 08.02.01</w:t>
      </w:r>
    </w:p>
    <w:p w14:paraId="234AA57E" w14:textId="77777777" w:rsidR="002009AC" w:rsidRDefault="002009AC" w:rsidP="002009AC">
      <w:pPr>
        <w:numPr>
          <w:ilvl w:val="1"/>
          <w:numId w:val="2"/>
        </w:numPr>
        <w:spacing w:line="360" w:lineRule="auto"/>
        <w:rPr>
          <w:ins w:id="88" w:author="oxana" w:date="2021-11-09T16:18:00Z"/>
          <w:rFonts w:cs="David"/>
        </w:rPr>
      </w:pPr>
      <w:r w:rsidRPr="001142E9">
        <w:rPr>
          <w:rFonts w:cs="David"/>
          <w:rtl/>
        </w:rPr>
        <w:t>הוראות להכנסת עובדים למשמרת (בשפה רוסית)</w:t>
      </w:r>
      <w:r>
        <w:rPr>
          <w:rFonts w:cs="David" w:hint="cs"/>
          <w:rtl/>
        </w:rPr>
        <w:tab/>
      </w:r>
      <w:r>
        <w:rPr>
          <w:rFonts w:cs="David"/>
          <w:rtl/>
        </w:rPr>
        <w:tab/>
      </w:r>
      <w:r>
        <w:rPr>
          <w:rFonts w:cs="David"/>
          <w:rtl/>
        </w:rPr>
        <w:tab/>
      </w:r>
      <w:r>
        <w:rPr>
          <w:rFonts w:cs="David" w:hint="cs"/>
          <w:rtl/>
        </w:rPr>
        <w:t>טופס 08.02.02</w:t>
      </w:r>
    </w:p>
    <w:p w14:paraId="01BB87C0" w14:textId="77777777" w:rsidR="00C35EE2" w:rsidRDefault="00C35EE2" w:rsidP="002009AC">
      <w:pPr>
        <w:numPr>
          <w:ilvl w:val="1"/>
          <w:numId w:val="2"/>
        </w:numPr>
        <w:spacing w:line="360" w:lineRule="auto"/>
        <w:rPr>
          <w:ins w:id="89" w:author="oxana" w:date="2021-11-09T16:20:00Z"/>
          <w:rFonts w:cs="David"/>
        </w:rPr>
      </w:pPr>
      <w:ins w:id="90" w:author="oxana" w:date="2021-11-09T16:18:00Z">
        <w:r>
          <w:rPr>
            <w:rFonts w:cs="David" w:hint="cs"/>
            <w:rtl/>
          </w:rPr>
          <w:t xml:space="preserve">הוראות להכנסת עובדים למשמרת </w:t>
        </w:r>
      </w:ins>
      <w:ins w:id="91" w:author="oxana" w:date="2021-11-09T16:19:00Z">
        <w:r>
          <w:rPr>
            <w:rFonts w:cs="David" w:hint="cs"/>
            <w:rtl/>
          </w:rPr>
          <w:t>(בשפה ערבית)</w:t>
        </w:r>
        <w:r>
          <w:rPr>
            <w:rFonts w:cs="David"/>
            <w:rtl/>
          </w:rPr>
          <w:tab/>
        </w:r>
        <w:r>
          <w:rPr>
            <w:rFonts w:cs="David"/>
            <w:rtl/>
          </w:rPr>
          <w:tab/>
        </w:r>
        <w:r>
          <w:rPr>
            <w:rFonts w:cs="David"/>
            <w:rtl/>
          </w:rPr>
          <w:tab/>
        </w:r>
        <w:r>
          <w:rPr>
            <w:rFonts w:cs="David" w:hint="cs"/>
            <w:rtl/>
          </w:rPr>
          <w:t>טופס 08.02.03</w:t>
        </w:r>
      </w:ins>
    </w:p>
    <w:p w14:paraId="12539457" w14:textId="77777777" w:rsidR="00C35EE2" w:rsidRPr="00474235" w:rsidRDefault="00C35EE2" w:rsidP="00C35EE2">
      <w:pPr>
        <w:numPr>
          <w:ilvl w:val="1"/>
          <w:numId w:val="2"/>
        </w:numPr>
        <w:spacing w:line="360" w:lineRule="auto"/>
        <w:rPr>
          <w:rFonts w:cs="David"/>
        </w:rPr>
      </w:pPr>
      <w:ins w:id="92" w:author="oxana" w:date="2021-11-09T16:21:00Z">
        <w:r w:rsidRPr="00C35EE2">
          <w:rPr>
            <w:rFonts w:cs="David"/>
            <w:rtl/>
          </w:rPr>
          <w:t>כתב הסמכת עובד</w:t>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hint="cs"/>
            <w:rtl/>
          </w:rPr>
          <w:t>טופס 08.03</w:t>
        </w:r>
      </w:ins>
    </w:p>
    <w:p w14:paraId="2B6E7AF1" w14:textId="77777777" w:rsidR="00622EAC" w:rsidRDefault="002009AC" w:rsidP="002009AC">
      <w:pPr>
        <w:numPr>
          <w:ilvl w:val="1"/>
          <w:numId w:val="2"/>
        </w:numPr>
        <w:spacing w:line="360" w:lineRule="auto"/>
        <w:rPr>
          <w:rFonts w:cs="David"/>
        </w:rPr>
      </w:pPr>
      <w:r w:rsidRPr="002009AC">
        <w:rPr>
          <w:rFonts w:cs="David" w:hint="cs"/>
          <w:rtl/>
        </w:rPr>
        <w:t>תכני</w:t>
      </w:r>
      <w:r>
        <w:rPr>
          <w:rFonts w:cs="David" w:hint="cs"/>
          <w:rtl/>
        </w:rPr>
        <w:t>ת הדרכות שנתית</w:t>
      </w:r>
      <w:r>
        <w:rPr>
          <w:rFonts w:cs="David" w:hint="cs"/>
          <w:rtl/>
        </w:rPr>
        <w:tab/>
      </w:r>
      <w:r>
        <w:rPr>
          <w:rFonts w:cs="David" w:hint="cs"/>
          <w:rtl/>
        </w:rPr>
        <w:tab/>
      </w:r>
      <w:r>
        <w:rPr>
          <w:rFonts w:cs="David" w:hint="cs"/>
          <w:rtl/>
        </w:rPr>
        <w:tab/>
      </w:r>
      <w:r>
        <w:rPr>
          <w:rFonts w:cs="David" w:hint="cs"/>
          <w:rtl/>
        </w:rPr>
        <w:tab/>
      </w:r>
      <w:r>
        <w:rPr>
          <w:rFonts w:cs="David" w:hint="cs"/>
          <w:rtl/>
        </w:rPr>
        <w:tab/>
      </w:r>
      <w:r>
        <w:rPr>
          <w:rFonts w:cs="David" w:hint="cs"/>
          <w:rtl/>
        </w:rPr>
        <w:tab/>
        <w:t>תיעוד 08.01</w:t>
      </w:r>
    </w:p>
    <w:p w14:paraId="486F35E9" w14:textId="77777777" w:rsidR="002009AC" w:rsidRDefault="002009AC" w:rsidP="002009AC">
      <w:pPr>
        <w:spacing w:line="360" w:lineRule="auto"/>
        <w:rPr>
          <w:rFonts w:cs="David"/>
          <w:rtl/>
        </w:rPr>
      </w:pPr>
    </w:p>
    <w:p w14:paraId="6D73F49F" w14:textId="77777777" w:rsidR="002009AC" w:rsidRDefault="002009AC" w:rsidP="002009AC">
      <w:pPr>
        <w:spacing w:line="360" w:lineRule="auto"/>
        <w:rPr>
          <w:rFonts w:cs="David"/>
          <w:rtl/>
        </w:rPr>
      </w:pPr>
    </w:p>
    <w:p w14:paraId="147C74D2" w14:textId="77777777" w:rsidR="00E8757C" w:rsidRDefault="00E8757C" w:rsidP="002009AC">
      <w:pPr>
        <w:spacing w:line="360" w:lineRule="auto"/>
        <w:rPr>
          <w:rFonts w:cs="David"/>
          <w:rtl/>
        </w:rPr>
      </w:pPr>
    </w:p>
    <w:p w14:paraId="059A55EA" w14:textId="77777777" w:rsidR="00E8757C" w:rsidRDefault="00E8757C" w:rsidP="002009AC">
      <w:pPr>
        <w:spacing w:line="360" w:lineRule="auto"/>
        <w:rPr>
          <w:rFonts w:cs="David"/>
          <w:rtl/>
        </w:rPr>
      </w:pPr>
    </w:p>
    <w:p w14:paraId="0CDE9946" w14:textId="77777777" w:rsidR="00E8757C" w:rsidRDefault="00E8757C" w:rsidP="002009AC">
      <w:pPr>
        <w:spacing w:line="360" w:lineRule="auto"/>
        <w:rPr>
          <w:rFonts w:cs="David"/>
          <w:rtl/>
        </w:rPr>
      </w:pPr>
    </w:p>
    <w:p w14:paraId="52AACCCC" w14:textId="77777777" w:rsidR="00E8757C" w:rsidRDefault="00E8757C" w:rsidP="002009AC">
      <w:pPr>
        <w:spacing w:line="360" w:lineRule="auto"/>
        <w:rPr>
          <w:rFonts w:cs="David"/>
          <w:rtl/>
        </w:rPr>
      </w:pPr>
    </w:p>
    <w:p w14:paraId="7D7F9B0D" w14:textId="77777777" w:rsidR="00E8757C" w:rsidRDefault="00E8757C" w:rsidP="002009AC">
      <w:pPr>
        <w:spacing w:line="360" w:lineRule="auto"/>
        <w:rPr>
          <w:rFonts w:cs="David"/>
          <w:rtl/>
        </w:rPr>
      </w:pPr>
    </w:p>
    <w:p w14:paraId="236C45F9" w14:textId="77777777" w:rsidR="00E8757C" w:rsidRDefault="00E8757C" w:rsidP="002009AC">
      <w:pPr>
        <w:spacing w:line="360" w:lineRule="auto"/>
        <w:rPr>
          <w:rFonts w:cs="David"/>
          <w:rtl/>
        </w:rPr>
      </w:pPr>
    </w:p>
    <w:p w14:paraId="0BC52BDD" w14:textId="77777777" w:rsidR="002009AC" w:rsidRDefault="002009AC" w:rsidP="002009AC">
      <w:pPr>
        <w:spacing w:line="360" w:lineRule="auto"/>
        <w:rPr>
          <w:rFonts w:cs="David"/>
          <w:rtl/>
        </w:rPr>
      </w:pPr>
    </w:p>
    <w:tbl>
      <w:tblPr>
        <w:tblStyle w:val="a7"/>
        <w:bidiVisual/>
        <w:tblW w:w="0" w:type="auto"/>
        <w:tblLook w:val="04A0" w:firstRow="1" w:lastRow="0" w:firstColumn="1" w:lastColumn="0" w:noHBand="0" w:noVBand="1"/>
      </w:tblPr>
      <w:tblGrid>
        <w:gridCol w:w="2200"/>
        <w:gridCol w:w="2127"/>
        <w:gridCol w:w="1984"/>
        <w:gridCol w:w="1985"/>
      </w:tblGrid>
      <w:tr w:rsidR="002009AC" w14:paraId="71DDD3B6" w14:textId="77777777" w:rsidTr="00EE3248">
        <w:tc>
          <w:tcPr>
            <w:tcW w:w="2200" w:type="dxa"/>
          </w:tcPr>
          <w:p w14:paraId="26307EED" w14:textId="2818E2D0" w:rsidR="002009AC" w:rsidRDefault="002009AC" w:rsidP="00B02741">
            <w:pPr>
              <w:spacing w:line="360" w:lineRule="auto"/>
              <w:rPr>
                <w:rFonts w:cs="David"/>
                <w:rtl/>
              </w:rPr>
            </w:pPr>
            <w:r>
              <w:rPr>
                <w:rFonts w:cs="David" w:hint="cs"/>
                <w:rtl/>
              </w:rPr>
              <w:t xml:space="preserve">אושר ע"י: </w:t>
            </w:r>
            <w:del w:id="93" w:author="michael" w:date="2026-04-19T13:16:00Z" w16du:dateUtc="2026-04-19T10:16:00Z">
              <w:r w:rsidR="006D6C81" w:rsidDel="00262EEF">
                <w:rPr>
                  <w:rFonts w:cs="David" w:hint="cs"/>
                  <w:rtl/>
                </w:rPr>
                <w:delText>מירי כץ</w:delText>
              </w:r>
            </w:del>
            <w:ins w:id="94" w:author="michael" w:date="2026-04-19T13:16:00Z" w16du:dateUtc="2026-04-19T10:16:00Z">
              <w:r w:rsidR="00262EEF">
                <w:rPr>
                  <w:rFonts w:cs="David" w:hint="cs"/>
                  <w:rtl/>
                </w:rPr>
                <w:t xml:space="preserve">מורן </w:t>
              </w:r>
              <w:proofErr w:type="spellStart"/>
              <w:r w:rsidR="00262EEF">
                <w:rPr>
                  <w:rFonts w:cs="David" w:hint="cs"/>
                  <w:rtl/>
                </w:rPr>
                <w:t>גניש</w:t>
              </w:r>
            </w:ins>
            <w:proofErr w:type="spellEnd"/>
          </w:p>
        </w:tc>
        <w:tc>
          <w:tcPr>
            <w:tcW w:w="2127" w:type="dxa"/>
          </w:tcPr>
          <w:p w14:paraId="2D820212" w14:textId="284E29C3" w:rsidR="002009AC" w:rsidRDefault="002009AC" w:rsidP="00A70C43">
            <w:pPr>
              <w:spacing w:line="360" w:lineRule="auto"/>
              <w:rPr>
                <w:rFonts w:cs="David"/>
                <w:rtl/>
              </w:rPr>
            </w:pPr>
            <w:r>
              <w:rPr>
                <w:rFonts w:cs="David" w:hint="cs"/>
                <w:rtl/>
              </w:rPr>
              <w:t xml:space="preserve">תפקיד: </w:t>
            </w:r>
            <w:del w:id="95" w:author="michael" w:date="2026-04-19T13:16:00Z" w16du:dateUtc="2026-04-19T10:16:00Z">
              <w:r w:rsidR="000C512A" w:rsidDel="00262EEF">
                <w:rPr>
                  <w:rFonts w:cs="David" w:hint="cs"/>
                  <w:rtl/>
                </w:rPr>
                <w:delText>א. סביבה</w:delText>
              </w:r>
            </w:del>
            <w:ins w:id="96" w:author="michael" w:date="2026-04-19T13:16:00Z" w16du:dateUtc="2026-04-19T10:16:00Z">
              <w:r w:rsidR="00262EEF">
                <w:rPr>
                  <w:rFonts w:cs="David" w:hint="cs"/>
                  <w:rtl/>
                </w:rPr>
                <w:t>מנהלת איכות</w:t>
              </w:r>
            </w:ins>
          </w:p>
        </w:tc>
        <w:tc>
          <w:tcPr>
            <w:tcW w:w="1984" w:type="dxa"/>
          </w:tcPr>
          <w:p w14:paraId="6F963A50" w14:textId="6B539028" w:rsidR="002009AC" w:rsidRDefault="002009AC" w:rsidP="00A70C43">
            <w:pPr>
              <w:spacing w:line="360" w:lineRule="auto"/>
              <w:rPr>
                <w:rFonts w:cs="David"/>
                <w:rtl/>
              </w:rPr>
            </w:pPr>
            <w:r>
              <w:rPr>
                <w:rFonts w:cs="David" w:hint="cs"/>
                <w:rtl/>
              </w:rPr>
              <w:t xml:space="preserve">תאריך: </w:t>
            </w:r>
            <w:ins w:id="97" w:author="michael" w:date="2026-04-19T13:16:00Z" w16du:dateUtc="2026-04-19T10:16:00Z">
              <w:r w:rsidR="00262EEF">
                <w:rPr>
                  <w:rFonts w:cs="David" w:hint="cs"/>
                  <w:rtl/>
                </w:rPr>
                <w:t>19/04/2026</w:t>
              </w:r>
            </w:ins>
          </w:p>
        </w:tc>
        <w:tc>
          <w:tcPr>
            <w:tcW w:w="1985" w:type="dxa"/>
          </w:tcPr>
          <w:p w14:paraId="7147FDBB" w14:textId="77777777" w:rsidR="002009AC" w:rsidRDefault="002009AC" w:rsidP="002009AC">
            <w:pPr>
              <w:spacing w:line="360" w:lineRule="auto"/>
              <w:rPr>
                <w:rFonts w:cs="David"/>
                <w:rtl/>
              </w:rPr>
            </w:pPr>
            <w:r>
              <w:rPr>
                <w:rFonts w:cs="David" w:hint="cs"/>
                <w:rtl/>
              </w:rPr>
              <w:t xml:space="preserve">חתימה: </w:t>
            </w:r>
          </w:p>
        </w:tc>
      </w:tr>
    </w:tbl>
    <w:p w14:paraId="660FD2CB" w14:textId="77777777" w:rsidR="000C512A" w:rsidRDefault="000C512A" w:rsidP="000C512A">
      <w:pPr>
        <w:spacing w:line="360" w:lineRule="auto"/>
        <w:rPr>
          <w:rFonts w:cs="David"/>
        </w:rPr>
      </w:pPr>
    </w:p>
    <w:sectPr w:rsidR="000C512A" w:rsidSect="005F6E9F">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8D2E" w14:textId="77777777" w:rsidR="00EA3EEC" w:rsidRDefault="00EA3EEC" w:rsidP="002009AC">
      <w:r>
        <w:separator/>
      </w:r>
    </w:p>
  </w:endnote>
  <w:endnote w:type="continuationSeparator" w:id="0">
    <w:p w14:paraId="128859DE" w14:textId="77777777" w:rsidR="00EA3EEC" w:rsidRDefault="00EA3EEC" w:rsidP="00200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5C26" w14:textId="77777777" w:rsidR="00EA3EEC" w:rsidRDefault="00EA3EEC" w:rsidP="002009AC">
      <w:r>
        <w:separator/>
      </w:r>
    </w:p>
  </w:footnote>
  <w:footnote w:type="continuationSeparator" w:id="0">
    <w:p w14:paraId="6297B77F" w14:textId="77777777" w:rsidR="00EA3EEC" w:rsidRDefault="00EA3EEC" w:rsidP="00200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6"/>
      <w:gridCol w:w="2143"/>
      <w:gridCol w:w="2202"/>
      <w:gridCol w:w="2126"/>
      <w:gridCol w:w="1201"/>
    </w:tblGrid>
    <w:tr w:rsidR="002009AC" w:rsidRPr="005A2434" w14:paraId="44C9721B" w14:textId="77777777" w:rsidTr="006C3C7B">
      <w:trPr>
        <w:trHeight w:val="604"/>
        <w:jc w:val="center"/>
      </w:trPr>
      <w:tc>
        <w:tcPr>
          <w:tcW w:w="1816" w:type="dxa"/>
          <w:vAlign w:val="center"/>
        </w:tcPr>
        <w:p w14:paraId="3E8F1F8E" w14:textId="77777777" w:rsidR="002009AC" w:rsidRPr="005A2434" w:rsidRDefault="002009AC" w:rsidP="002009AC">
          <w:pPr>
            <w:jc w:val="center"/>
            <w:rPr>
              <w:rFonts w:cs="David"/>
              <w:rtl/>
            </w:rPr>
          </w:pPr>
          <w:r w:rsidRPr="005A2434">
            <w:rPr>
              <w:rFonts w:cs="David" w:hint="cs"/>
              <w:rtl/>
            </w:rPr>
            <w:t>נוהל מס'8</w:t>
          </w:r>
        </w:p>
      </w:tc>
      <w:tc>
        <w:tcPr>
          <w:tcW w:w="6471" w:type="dxa"/>
          <w:gridSpan w:val="3"/>
          <w:vAlign w:val="center"/>
        </w:tcPr>
        <w:p w14:paraId="13BA5A63" w14:textId="77777777" w:rsidR="002009AC" w:rsidRPr="005A2434" w:rsidRDefault="002009AC" w:rsidP="002009AC">
          <w:pPr>
            <w:pStyle w:val="a3"/>
            <w:jc w:val="center"/>
            <w:rPr>
              <w:rFonts w:cs="David"/>
              <w:b/>
              <w:bCs/>
              <w:sz w:val="28"/>
              <w:szCs w:val="28"/>
            </w:rPr>
          </w:pPr>
          <w:r w:rsidRPr="005A2434">
            <w:rPr>
              <w:rFonts w:cs="David" w:hint="cs"/>
              <w:b/>
              <w:bCs/>
              <w:sz w:val="28"/>
              <w:szCs w:val="28"/>
              <w:rtl/>
            </w:rPr>
            <w:t xml:space="preserve">משאבי אנוש </w:t>
          </w:r>
          <w:r w:rsidRPr="005A2434">
            <w:rPr>
              <w:rFonts w:cs="David"/>
              <w:b/>
              <w:bCs/>
              <w:sz w:val="28"/>
              <w:szCs w:val="28"/>
              <w:rtl/>
            </w:rPr>
            <w:t>–</w:t>
          </w:r>
          <w:r w:rsidRPr="005A2434">
            <w:rPr>
              <w:rFonts w:cs="David" w:hint="cs"/>
              <w:b/>
              <w:bCs/>
              <w:sz w:val="28"/>
              <w:szCs w:val="28"/>
              <w:rtl/>
            </w:rPr>
            <w:t xml:space="preserve"> הדרכה, הסמכה וכשירות</w:t>
          </w:r>
        </w:p>
      </w:tc>
      <w:tc>
        <w:tcPr>
          <w:tcW w:w="1201" w:type="dxa"/>
          <w:vMerge w:val="restart"/>
          <w:vAlign w:val="center"/>
        </w:tcPr>
        <w:p w14:paraId="6F2A4C99" w14:textId="77777777" w:rsidR="002009AC" w:rsidRPr="005A2434" w:rsidRDefault="002009AC" w:rsidP="002009AC">
          <w:pPr>
            <w:jc w:val="center"/>
            <w:rPr>
              <w:rFonts w:cs="David"/>
              <w:b/>
              <w:bCs/>
              <w:rtl/>
            </w:rPr>
          </w:pPr>
          <w:r w:rsidRPr="005A2434">
            <w:rPr>
              <w:rFonts w:cs="David" w:hint="cs"/>
              <w:b/>
              <w:bCs/>
              <w:noProof/>
              <w:rtl/>
              <w:lang w:eastAsia="en-US"/>
            </w:rPr>
            <w:drawing>
              <wp:anchor distT="0" distB="0" distL="114300" distR="114300" simplePos="0" relativeHeight="251659264" behindDoc="1" locked="0" layoutInCell="1" allowOverlap="1" wp14:anchorId="46D47E79" wp14:editId="6104D55A">
                <wp:simplePos x="0" y="0"/>
                <wp:positionH relativeFrom="column">
                  <wp:posOffset>-39370</wp:posOffset>
                </wp:positionH>
                <wp:positionV relativeFrom="paragraph">
                  <wp:posOffset>73025</wp:posOffset>
                </wp:positionV>
                <wp:extent cx="774065" cy="366395"/>
                <wp:effectExtent l="0" t="0" r="0" b="0"/>
                <wp:wrapNone/>
                <wp:docPr id="4" name="תמונה 4" descr="new logo tapu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logo tapu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65" cy="3663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009AC" w:rsidRPr="005A2434" w14:paraId="46493F1F" w14:textId="77777777" w:rsidTr="002009AC">
      <w:trPr>
        <w:jc w:val="center"/>
      </w:trPr>
      <w:tc>
        <w:tcPr>
          <w:tcW w:w="1816" w:type="dxa"/>
          <w:vAlign w:val="center"/>
        </w:tcPr>
        <w:p w14:paraId="7F2B5EA1" w14:textId="77777777" w:rsidR="002009AC" w:rsidRPr="005A2434" w:rsidRDefault="002009AC" w:rsidP="002009AC">
          <w:pPr>
            <w:pStyle w:val="a3"/>
            <w:tabs>
              <w:tab w:val="clear" w:pos="4153"/>
              <w:tab w:val="clear" w:pos="8306"/>
            </w:tabs>
            <w:jc w:val="center"/>
            <w:rPr>
              <w:rFonts w:cs="David"/>
              <w:rtl/>
            </w:rPr>
          </w:pPr>
          <w:r w:rsidRPr="005A2434">
            <w:rPr>
              <w:rFonts w:cs="David"/>
              <w:rtl/>
            </w:rPr>
            <w:t>עמוד</w:t>
          </w:r>
          <w:r w:rsidRPr="005A2434">
            <w:rPr>
              <w:rFonts w:cs="David"/>
            </w:rPr>
            <w:t xml:space="preserve"> </w:t>
          </w:r>
          <w:r w:rsidRPr="005A2434">
            <w:rPr>
              <w:rFonts w:cs="David"/>
            </w:rPr>
            <w:fldChar w:fldCharType="begin"/>
          </w:r>
          <w:r w:rsidRPr="005A2434">
            <w:rPr>
              <w:rFonts w:cs="David"/>
            </w:rPr>
            <w:instrText xml:space="preserve"> PAGE </w:instrText>
          </w:r>
          <w:r w:rsidRPr="005A2434">
            <w:rPr>
              <w:rFonts w:cs="David"/>
            </w:rPr>
            <w:fldChar w:fldCharType="separate"/>
          </w:r>
          <w:r w:rsidR="00C35EE2">
            <w:rPr>
              <w:rFonts w:cs="David"/>
              <w:rtl/>
            </w:rPr>
            <w:t>5</w:t>
          </w:r>
          <w:r w:rsidRPr="005A2434">
            <w:rPr>
              <w:rFonts w:cs="David"/>
            </w:rPr>
            <w:fldChar w:fldCharType="end"/>
          </w:r>
          <w:r w:rsidRPr="005A2434">
            <w:rPr>
              <w:rFonts w:cs="David"/>
            </w:rPr>
            <w:t xml:space="preserve"> </w:t>
          </w:r>
          <w:r w:rsidRPr="005A2434">
            <w:rPr>
              <w:rFonts w:cs="David"/>
              <w:rtl/>
            </w:rPr>
            <w:t>מתוך</w:t>
          </w:r>
          <w:r w:rsidRPr="005A2434">
            <w:rPr>
              <w:rFonts w:cs="David"/>
            </w:rPr>
            <w:t xml:space="preserve"> </w:t>
          </w:r>
          <w:r w:rsidRPr="005A2434">
            <w:rPr>
              <w:rFonts w:cs="David"/>
            </w:rPr>
            <w:fldChar w:fldCharType="begin"/>
          </w:r>
          <w:r w:rsidRPr="005A2434">
            <w:rPr>
              <w:rFonts w:cs="David"/>
            </w:rPr>
            <w:instrText xml:space="preserve"> NUMPAGES </w:instrText>
          </w:r>
          <w:r w:rsidRPr="005A2434">
            <w:rPr>
              <w:rFonts w:cs="David"/>
            </w:rPr>
            <w:fldChar w:fldCharType="separate"/>
          </w:r>
          <w:r w:rsidR="00C35EE2">
            <w:rPr>
              <w:rFonts w:cs="David"/>
              <w:rtl/>
            </w:rPr>
            <w:t>5</w:t>
          </w:r>
          <w:r w:rsidRPr="005A2434">
            <w:rPr>
              <w:rFonts w:cs="David"/>
            </w:rPr>
            <w:fldChar w:fldCharType="end"/>
          </w:r>
        </w:p>
      </w:tc>
      <w:tc>
        <w:tcPr>
          <w:tcW w:w="2143" w:type="dxa"/>
          <w:vAlign w:val="center"/>
        </w:tcPr>
        <w:p w14:paraId="3DDA4B1D" w14:textId="42528F05" w:rsidR="002009AC" w:rsidRPr="005A2434" w:rsidRDefault="002009AC" w:rsidP="002009AC">
          <w:pPr>
            <w:pStyle w:val="a3"/>
            <w:jc w:val="center"/>
            <w:rPr>
              <w:rFonts w:cs="David"/>
              <w:rtl/>
            </w:rPr>
          </w:pPr>
          <w:r w:rsidRPr="005A2434">
            <w:rPr>
              <w:rFonts w:cs="David" w:hint="cs"/>
              <w:rtl/>
            </w:rPr>
            <w:t xml:space="preserve">עודכן </w:t>
          </w:r>
          <w:proofErr w:type="spellStart"/>
          <w:r w:rsidRPr="005A2434">
            <w:rPr>
              <w:rFonts w:cs="David" w:hint="cs"/>
              <w:rtl/>
            </w:rPr>
            <w:t>ע"י:</w:t>
          </w:r>
          <w:del w:id="98" w:author="michael" w:date="2026-04-19T13:14:00Z" w16du:dateUtc="2026-04-19T10:14:00Z">
            <w:r w:rsidRPr="005A2434" w:rsidDel="00E53C23">
              <w:rPr>
                <w:rFonts w:cs="David" w:hint="cs"/>
                <w:rtl/>
              </w:rPr>
              <w:delText xml:space="preserve">  אפרת סמו </w:delText>
            </w:r>
          </w:del>
          <w:ins w:id="99" w:author="michael" w:date="2026-04-19T13:14:00Z" w16du:dateUtc="2026-04-19T10:14:00Z">
            <w:r w:rsidR="00E53C23">
              <w:rPr>
                <w:rFonts w:cs="David" w:hint="cs"/>
                <w:rtl/>
              </w:rPr>
              <w:t>מיכאל</w:t>
            </w:r>
            <w:proofErr w:type="spellEnd"/>
            <w:r w:rsidR="00E53C23">
              <w:rPr>
                <w:rFonts w:cs="David" w:hint="cs"/>
                <w:rtl/>
              </w:rPr>
              <w:t xml:space="preserve"> </w:t>
            </w:r>
            <w:proofErr w:type="spellStart"/>
            <w:r w:rsidR="00E53C23">
              <w:rPr>
                <w:rFonts w:cs="David" w:hint="cs"/>
                <w:rtl/>
              </w:rPr>
              <w:t>פרייליך</w:t>
            </w:r>
          </w:ins>
          <w:proofErr w:type="spellEnd"/>
        </w:p>
      </w:tc>
      <w:tc>
        <w:tcPr>
          <w:tcW w:w="2202" w:type="dxa"/>
          <w:vAlign w:val="center"/>
        </w:tcPr>
        <w:p w14:paraId="7A805E7D" w14:textId="38AEA425" w:rsidR="002009AC" w:rsidRPr="005A2434" w:rsidRDefault="002009AC" w:rsidP="002009AC">
          <w:pPr>
            <w:pStyle w:val="a3"/>
            <w:jc w:val="center"/>
            <w:rPr>
              <w:rFonts w:cs="David"/>
              <w:rtl/>
            </w:rPr>
          </w:pPr>
          <w:r w:rsidRPr="005A2434">
            <w:rPr>
              <w:rFonts w:cs="David" w:hint="cs"/>
              <w:rtl/>
            </w:rPr>
            <w:t xml:space="preserve">תפקיד: </w:t>
          </w:r>
          <w:del w:id="100" w:author="michael" w:date="2026-04-19T13:15:00Z" w16du:dateUtc="2026-04-19T10:15:00Z">
            <w:r w:rsidRPr="005A2434" w:rsidDel="00E53C23">
              <w:rPr>
                <w:rFonts w:cs="David" w:hint="cs"/>
                <w:rtl/>
              </w:rPr>
              <w:delText>מנהלת איכות</w:delText>
            </w:r>
          </w:del>
          <w:ins w:id="101" w:author="michael" w:date="2026-04-19T13:15:00Z" w16du:dateUtc="2026-04-19T10:15:00Z">
            <w:r w:rsidR="00E53C23">
              <w:rPr>
                <w:rFonts w:cs="David" w:hint="cs"/>
                <w:rtl/>
              </w:rPr>
              <w:t>מנהל איכות הסביבה ובטיחות</w:t>
            </w:r>
          </w:ins>
        </w:p>
      </w:tc>
      <w:tc>
        <w:tcPr>
          <w:tcW w:w="2126" w:type="dxa"/>
          <w:vAlign w:val="center"/>
        </w:tcPr>
        <w:p w14:paraId="29B5E223" w14:textId="2FED82D5" w:rsidR="002009AC" w:rsidRPr="005A2434" w:rsidRDefault="002009AC" w:rsidP="002566E4">
          <w:pPr>
            <w:pStyle w:val="a3"/>
            <w:jc w:val="center"/>
            <w:rPr>
              <w:rFonts w:cs="David"/>
              <w:rtl/>
            </w:rPr>
          </w:pPr>
          <w:proofErr w:type="spellStart"/>
          <w:r w:rsidRPr="005A2434">
            <w:rPr>
              <w:rFonts w:cs="David" w:hint="cs"/>
              <w:rtl/>
            </w:rPr>
            <w:t>ת.עדכון</w:t>
          </w:r>
          <w:proofErr w:type="spellEnd"/>
          <w:r w:rsidRPr="005A2434">
            <w:rPr>
              <w:rFonts w:cs="David" w:hint="cs"/>
              <w:rtl/>
            </w:rPr>
            <w:t xml:space="preserve">: </w:t>
          </w:r>
          <w:ins w:id="102" w:author="michael" w:date="2026-04-19T13:15:00Z" w16du:dateUtc="2026-04-19T10:15:00Z">
            <w:r w:rsidR="00E53C23">
              <w:rPr>
                <w:rFonts w:cs="David" w:hint="cs"/>
                <w:rtl/>
              </w:rPr>
              <w:t>19/04/2026</w:t>
            </w:r>
          </w:ins>
        </w:p>
      </w:tc>
      <w:tc>
        <w:tcPr>
          <w:tcW w:w="1201" w:type="dxa"/>
          <w:vMerge/>
        </w:tcPr>
        <w:p w14:paraId="41B134F4" w14:textId="77777777" w:rsidR="002009AC" w:rsidRPr="005A2434" w:rsidRDefault="002009AC" w:rsidP="002009AC">
          <w:pPr>
            <w:pStyle w:val="a3"/>
            <w:ind w:right="-666"/>
            <w:rPr>
              <w:rFonts w:cs="David"/>
              <w:b/>
              <w:bCs/>
              <w:rtl/>
            </w:rPr>
          </w:pPr>
        </w:p>
      </w:tc>
    </w:tr>
  </w:tbl>
  <w:p w14:paraId="030750DF" w14:textId="77777777" w:rsidR="002009AC" w:rsidRDefault="002009A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41F7"/>
    <w:multiLevelType w:val="multilevel"/>
    <w:tmpl w:val="50ECD4DA"/>
    <w:lvl w:ilvl="0">
      <w:start w:val="1"/>
      <w:numFmt w:val="decimal"/>
      <w:lvlText w:val="%1."/>
      <w:lvlJc w:val="left"/>
      <w:pPr>
        <w:ind w:left="360" w:hanging="360"/>
      </w:pPr>
      <w:rPr>
        <w:sz w:val="24"/>
        <w:szCs w:val="24"/>
      </w:rPr>
    </w:lvl>
    <w:lvl w:ilvl="1">
      <w:start w:val="1"/>
      <w:numFmt w:val="decimal"/>
      <w:lvlText w:val="%1.%2."/>
      <w:lvlJc w:val="left"/>
      <w:pPr>
        <w:ind w:left="792" w:hanging="432"/>
      </w:pPr>
      <w:rPr>
        <w:rFonts w:hint="default"/>
        <w:b w:val="0"/>
        <w:bCs w:val="0"/>
        <w:sz w:val="24"/>
        <w:szCs w:val="24"/>
      </w:rPr>
    </w:lvl>
    <w:lvl w:ilvl="2">
      <w:start w:val="1"/>
      <w:numFmt w:val="decimal"/>
      <w:lvlText w:val="%1.%2.%3."/>
      <w:lvlJc w:val="left"/>
      <w:pPr>
        <w:ind w:left="1224" w:hanging="504"/>
      </w:pPr>
      <w:rPr>
        <w:b w:val="0"/>
        <w:bCs w:val="0"/>
        <w:lang w:bidi="he-IL"/>
      </w:rPr>
    </w:lvl>
    <w:lvl w:ilvl="3">
      <w:start w:val="1"/>
      <w:numFmt w:val="bullet"/>
      <w:lvlText w:val=""/>
      <w:lvlJc w:val="left"/>
      <w:pPr>
        <w:ind w:left="1728" w:hanging="648"/>
      </w:pPr>
      <w:rPr>
        <w:rFonts w:ascii="Symbol" w:hAnsi="Symbol" w:hint="default"/>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4620D80"/>
    <w:multiLevelType w:val="multilevel"/>
    <w:tmpl w:val="E6EEB59E"/>
    <w:lvl w:ilvl="0">
      <w:start w:val="1"/>
      <w:numFmt w:val="decimal"/>
      <w:lvlText w:val="%1."/>
      <w:lvlJc w:val="left"/>
      <w:pPr>
        <w:tabs>
          <w:tab w:val="num" w:pos="360"/>
        </w:tabs>
        <w:ind w:left="360" w:hanging="360"/>
      </w:pPr>
      <w:rPr>
        <w:sz w:val="28"/>
        <w:szCs w:val="28"/>
      </w:rPr>
    </w:lvl>
    <w:lvl w:ilvl="1">
      <w:start w:val="1"/>
      <w:numFmt w:val="decimal"/>
      <w:lvlText w:val="%1.%2."/>
      <w:lvlJc w:val="left"/>
      <w:pPr>
        <w:tabs>
          <w:tab w:val="num" w:pos="792"/>
        </w:tabs>
        <w:ind w:left="792" w:hanging="432"/>
      </w:pPr>
      <w:rPr>
        <w:rFonts w:cs="David" w:hint="default"/>
        <w:b w:val="0"/>
        <w:bCs w:val="0"/>
        <w:sz w:val="24"/>
        <w:szCs w:val="24"/>
      </w:rPr>
    </w:lvl>
    <w:lvl w:ilvl="2">
      <w:start w:val="1"/>
      <w:numFmt w:val="decimal"/>
      <w:lvlText w:val="%1.%2.%3."/>
      <w:lvlJc w:val="left"/>
      <w:pPr>
        <w:tabs>
          <w:tab w:val="num" w:pos="1224"/>
        </w:tabs>
        <w:ind w:left="1224" w:hanging="504"/>
      </w:pPr>
      <w:rPr>
        <w:b w:val="0"/>
        <w:bCs w:val="0"/>
      </w:rPr>
    </w:lvl>
    <w:lvl w:ilvl="3">
      <w:start w:val="1"/>
      <w:numFmt w:val="bullet"/>
      <w:lvlText w:val=""/>
      <w:lvlJc w:val="left"/>
      <w:pPr>
        <w:tabs>
          <w:tab w:val="num" w:pos="1440"/>
        </w:tabs>
        <w:ind w:left="1440" w:hanging="360"/>
      </w:pPr>
      <w:rPr>
        <w:rFonts w:ascii="Wingdings" w:hAnsi="Wingdings" w:hint="default"/>
        <w:sz w:val="28"/>
        <w:szCs w:val="28"/>
        <w:lang w:bidi="he-IL"/>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28673D4B"/>
    <w:multiLevelType w:val="multilevel"/>
    <w:tmpl w:val="3BD0EC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4125F0E"/>
    <w:multiLevelType w:val="multilevel"/>
    <w:tmpl w:val="C57E025A"/>
    <w:lvl w:ilvl="0">
      <w:start w:val="1"/>
      <w:numFmt w:val="decimal"/>
      <w:lvlText w:val="%1."/>
      <w:lvlJc w:val="left"/>
      <w:pPr>
        <w:tabs>
          <w:tab w:val="num" w:pos="360"/>
        </w:tabs>
        <w:ind w:left="360" w:hanging="360"/>
      </w:pPr>
      <w:rPr>
        <w:sz w:val="28"/>
        <w:szCs w:val="28"/>
      </w:rPr>
    </w:lvl>
    <w:lvl w:ilvl="1">
      <w:start w:val="1"/>
      <w:numFmt w:val="decimal"/>
      <w:lvlText w:val="%1.%2."/>
      <w:lvlJc w:val="left"/>
      <w:pPr>
        <w:tabs>
          <w:tab w:val="num" w:pos="792"/>
        </w:tabs>
        <w:ind w:left="792" w:hanging="432"/>
      </w:pPr>
      <w:rPr>
        <w:rFonts w:cs="David" w:hint="default"/>
        <w:b w:val="0"/>
        <w:bCs w:val="0"/>
        <w:sz w:val="24"/>
        <w:szCs w:val="24"/>
      </w:rPr>
    </w:lvl>
    <w:lvl w:ilvl="2">
      <w:start w:val="1"/>
      <w:numFmt w:val="decimal"/>
      <w:lvlText w:val="%1.%2.%3."/>
      <w:lvlJc w:val="left"/>
      <w:pPr>
        <w:tabs>
          <w:tab w:val="num" w:pos="1224"/>
        </w:tabs>
        <w:ind w:left="1224" w:hanging="504"/>
      </w:pPr>
      <w:rPr>
        <w:b w:val="0"/>
        <w:bCs w:val="0"/>
      </w:rPr>
    </w:lvl>
    <w:lvl w:ilvl="3">
      <w:start w:val="1"/>
      <w:numFmt w:val="lowerRoman"/>
      <w:lvlText w:val="%4."/>
      <w:lvlJc w:val="right"/>
      <w:pPr>
        <w:tabs>
          <w:tab w:val="num" w:pos="1260"/>
        </w:tabs>
        <w:ind w:left="1260" w:hanging="180"/>
      </w:pPr>
      <w:rPr>
        <w:rFonts w:ascii="Times New Roman" w:hAnsi="Times New Roman" w:cs="Times New Roman" w:hint="default"/>
        <w:b w:val="0"/>
        <w:bCs w:val="0"/>
      </w:rPr>
    </w:lvl>
    <w:lvl w:ilvl="4">
      <w:start w:val="1"/>
      <w:numFmt w:val="bullet"/>
      <w:lvlText w:val=""/>
      <w:lvlJc w:val="left"/>
      <w:pPr>
        <w:tabs>
          <w:tab w:val="num" w:pos="1800"/>
        </w:tabs>
        <w:ind w:left="1800" w:hanging="360"/>
      </w:pPr>
      <w:rPr>
        <w:rFonts w:ascii="Symbol" w:hAnsi="Symbol" w:hint="default"/>
        <w:sz w:val="28"/>
        <w:szCs w:val="28"/>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348D52C5"/>
    <w:multiLevelType w:val="multilevel"/>
    <w:tmpl w:val="FEC0B944"/>
    <w:lvl w:ilvl="0">
      <w:start w:val="1"/>
      <w:numFmt w:val="decimal"/>
      <w:lvlText w:val="%1."/>
      <w:lvlJc w:val="left"/>
      <w:pPr>
        <w:ind w:left="360" w:hanging="360"/>
      </w:pPr>
      <w:rPr>
        <w:sz w:val="24"/>
        <w:szCs w:val="24"/>
      </w:rPr>
    </w:lvl>
    <w:lvl w:ilvl="1">
      <w:start w:val="1"/>
      <w:numFmt w:val="decimal"/>
      <w:lvlText w:val="%1.%2."/>
      <w:lvlJc w:val="left"/>
      <w:pPr>
        <w:ind w:left="792" w:hanging="432"/>
      </w:pPr>
      <w:rPr>
        <w:rFonts w:hint="default"/>
        <w:b w:val="0"/>
        <w:bCs w:val="0"/>
        <w:sz w:val="24"/>
        <w:szCs w:val="24"/>
      </w:rPr>
    </w:lvl>
    <w:lvl w:ilvl="2">
      <w:start w:val="1"/>
      <w:numFmt w:val="decimal"/>
      <w:lvlText w:val="%1.%2.%3."/>
      <w:lvlJc w:val="left"/>
      <w:pPr>
        <w:ind w:left="1224" w:hanging="504"/>
      </w:pPr>
      <w:rPr>
        <w:b w:val="0"/>
        <w:bCs w:val="0"/>
        <w:lang w:bidi="he-IL"/>
      </w:rPr>
    </w:lvl>
    <w:lvl w:ilvl="3">
      <w:start w:val="1"/>
      <w:numFmt w:val="decimal"/>
      <w:lvlText w:val="%1.%2.%3.%4."/>
      <w:lvlJc w:val="left"/>
      <w:pPr>
        <w:ind w:left="1728" w:hanging="648"/>
      </w:pPr>
      <w:rPr>
        <w:rFonts w:hint="default"/>
        <w:b w:val="0"/>
        <w:bCs w:val="0"/>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703046"/>
    <w:multiLevelType w:val="multilevel"/>
    <w:tmpl w:val="88F21B1E"/>
    <w:lvl w:ilvl="0">
      <w:start w:val="1"/>
      <w:numFmt w:val="decimal"/>
      <w:pStyle w:val="1"/>
      <w:lvlText w:val="%1."/>
      <w:lvlJc w:val="left"/>
      <w:pPr>
        <w:tabs>
          <w:tab w:val="num" w:pos="567"/>
        </w:tabs>
        <w:ind w:left="567" w:right="567" w:hanging="567"/>
      </w:pPr>
      <w:rPr>
        <w:rFonts w:hint="default"/>
      </w:rPr>
    </w:lvl>
    <w:lvl w:ilvl="1">
      <w:start w:val="1"/>
      <w:numFmt w:val="decimal"/>
      <w:lvlText w:val="%1.%2."/>
      <w:lvlJc w:val="left"/>
      <w:pPr>
        <w:tabs>
          <w:tab w:val="num" w:pos="567"/>
        </w:tabs>
        <w:ind w:left="567" w:right="567" w:hanging="567"/>
      </w:pPr>
      <w:rPr>
        <w:rFonts w:hint="default"/>
      </w:rPr>
    </w:lvl>
    <w:lvl w:ilvl="2">
      <w:start w:val="1"/>
      <w:numFmt w:val="decimal"/>
      <w:lvlText w:val="%1.%2.%3."/>
      <w:lvlJc w:val="left"/>
      <w:pPr>
        <w:tabs>
          <w:tab w:val="num" w:pos="2041"/>
        </w:tabs>
        <w:ind w:left="2041" w:right="2041" w:hanging="1321"/>
      </w:pPr>
      <w:rPr>
        <w:rFonts w:hint="default"/>
      </w:rPr>
    </w:lvl>
    <w:lvl w:ilvl="3">
      <w:start w:val="1"/>
      <w:numFmt w:val="decimal"/>
      <w:lvlText w:val="%1.%2.%3.%4."/>
      <w:lvlJc w:val="left"/>
      <w:pPr>
        <w:tabs>
          <w:tab w:val="num" w:pos="2160"/>
        </w:tabs>
        <w:ind w:left="1728" w:right="1728" w:hanging="648"/>
      </w:pPr>
      <w:rPr>
        <w:rFonts w:hint="default"/>
      </w:rPr>
    </w:lvl>
    <w:lvl w:ilvl="4">
      <w:start w:val="1"/>
      <w:numFmt w:val="decimal"/>
      <w:lvlText w:val="%1.%2.%3.%4.%5."/>
      <w:lvlJc w:val="left"/>
      <w:pPr>
        <w:tabs>
          <w:tab w:val="num" w:pos="2520"/>
        </w:tabs>
        <w:ind w:left="2232" w:right="2232" w:hanging="792"/>
      </w:pPr>
      <w:rPr>
        <w:rFonts w:hint="default"/>
      </w:rPr>
    </w:lvl>
    <w:lvl w:ilvl="5">
      <w:start w:val="1"/>
      <w:numFmt w:val="decimal"/>
      <w:lvlText w:val="%1.%2.%3.%4.%5.%6."/>
      <w:lvlJc w:val="left"/>
      <w:pPr>
        <w:tabs>
          <w:tab w:val="num" w:pos="3240"/>
        </w:tabs>
        <w:ind w:left="2736" w:right="2736" w:hanging="936"/>
      </w:pPr>
      <w:rPr>
        <w:rFonts w:hint="default"/>
      </w:rPr>
    </w:lvl>
    <w:lvl w:ilvl="6">
      <w:start w:val="1"/>
      <w:numFmt w:val="decimal"/>
      <w:lvlText w:val="%1.%2.%3.%4.%5.%6.%7."/>
      <w:lvlJc w:val="left"/>
      <w:pPr>
        <w:tabs>
          <w:tab w:val="num" w:pos="3960"/>
        </w:tabs>
        <w:ind w:left="3240" w:right="3240" w:hanging="1080"/>
      </w:pPr>
      <w:rPr>
        <w:rFonts w:hint="default"/>
      </w:rPr>
    </w:lvl>
    <w:lvl w:ilvl="7">
      <w:start w:val="1"/>
      <w:numFmt w:val="decimal"/>
      <w:lvlText w:val="%1.%2.%3.%4.%5.%6.%7.%8."/>
      <w:lvlJc w:val="left"/>
      <w:pPr>
        <w:tabs>
          <w:tab w:val="num" w:pos="4320"/>
        </w:tabs>
        <w:ind w:left="3744" w:right="3744" w:hanging="1224"/>
      </w:pPr>
      <w:rPr>
        <w:rFonts w:hint="default"/>
      </w:rPr>
    </w:lvl>
    <w:lvl w:ilvl="8">
      <w:start w:val="1"/>
      <w:numFmt w:val="decimal"/>
      <w:lvlText w:val="%1.%2.%3.%4.%5.%6.%7.%8.%9."/>
      <w:lvlJc w:val="left"/>
      <w:pPr>
        <w:tabs>
          <w:tab w:val="num" w:pos="4680"/>
        </w:tabs>
        <w:ind w:left="4320" w:right="4320" w:hanging="1440"/>
      </w:pPr>
      <w:rPr>
        <w:rFonts w:hint="default"/>
      </w:rPr>
    </w:lvl>
  </w:abstractNum>
  <w:abstractNum w:abstractNumId="6" w15:restartNumberingAfterBreak="0">
    <w:nsid w:val="68D34286"/>
    <w:multiLevelType w:val="multilevel"/>
    <w:tmpl w:val="C018053E"/>
    <w:lvl w:ilvl="0">
      <w:start w:val="1"/>
      <w:numFmt w:val="decimal"/>
      <w:lvlText w:val="%1."/>
      <w:lvlJc w:val="left"/>
      <w:pPr>
        <w:ind w:left="360" w:hanging="360"/>
      </w:pPr>
      <w:rPr>
        <w:sz w:val="24"/>
        <w:szCs w:val="24"/>
      </w:rPr>
    </w:lvl>
    <w:lvl w:ilvl="1">
      <w:start w:val="1"/>
      <w:numFmt w:val="decimal"/>
      <w:lvlText w:val="%1.%2."/>
      <w:lvlJc w:val="left"/>
      <w:pPr>
        <w:ind w:left="792" w:hanging="432"/>
      </w:pPr>
      <w:rPr>
        <w:rFonts w:ascii="David" w:hAnsi="David" w:cs="David" w:hint="default"/>
        <w:b w:val="0"/>
        <w:bCs w:val="0"/>
        <w:sz w:val="24"/>
        <w:szCs w:val="24"/>
      </w:rPr>
    </w:lvl>
    <w:lvl w:ilvl="2">
      <w:start w:val="1"/>
      <w:numFmt w:val="decimal"/>
      <w:lvlText w:val="%1.%2.%3."/>
      <w:lvlJc w:val="left"/>
      <w:pPr>
        <w:ind w:left="1224" w:hanging="504"/>
      </w:pPr>
      <w:rPr>
        <w:b w:val="0"/>
        <w:bCs w:val="0"/>
        <w:lang w:bidi="he-IL"/>
      </w:rPr>
    </w:lvl>
    <w:lvl w:ilvl="3">
      <w:start w:val="1"/>
      <w:numFmt w:val="decimal"/>
      <w:lvlText w:val="%1.%2.%3.%4."/>
      <w:lvlJc w:val="left"/>
      <w:pPr>
        <w:ind w:left="1728" w:hanging="648"/>
      </w:pPr>
      <w:rPr>
        <w:rFonts w:hint="default"/>
        <w:b w:val="0"/>
        <w:bCs w:val="0"/>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9616487">
    <w:abstractNumId w:val="5"/>
  </w:num>
  <w:num w:numId="2" w16cid:durableId="398944948">
    <w:abstractNumId w:val="6"/>
  </w:num>
  <w:num w:numId="3" w16cid:durableId="5668828">
    <w:abstractNumId w:val="1"/>
  </w:num>
  <w:num w:numId="4" w16cid:durableId="1680350690">
    <w:abstractNumId w:val="3"/>
  </w:num>
  <w:num w:numId="5" w16cid:durableId="1603538580">
    <w:abstractNumId w:val="4"/>
  </w:num>
  <w:num w:numId="6" w16cid:durableId="1630161496">
    <w:abstractNumId w:val="0"/>
  </w:num>
  <w:num w:numId="7" w16cid:durableId="386420679">
    <w:abstractNumId w:val="2"/>
  </w:num>
  <w:num w:numId="8" w16cid:durableId="93207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frat">
    <w15:presenceInfo w15:providerId="AD" w15:userId="S-1-5-21-536648056-4207746800-573925874-1620"/>
  </w15:person>
  <w15:person w15:author="oxana">
    <w15:presenceInfo w15:providerId="AD" w15:userId="S-1-5-21-536648056-4207746800-573925874-1616"/>
  </w15:person>
  <w15:person w15:author="michael">
    <w15:presenceInfo w15:providerId="AD" w15:userId="S::sviva@tapugan.co.il::695e6346-5011-4808-bc87-ffc23da379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9AC"/>
    <w:rsid w:val="000C512A"/>
    <w:rsid w:val="001755EF"/>
    <w:rsid w:val="0019098F"/>
    <w:rsid w:val="002009AC"/>
    <w:rsid w:val="00203FF1"/>
    <w:rsid w:val="002566E4"/>
    <w:rsid w:val="00262EEF"/>
    <w:rsid w:val="002718F8"/>
    <w:rsid w:val="005428C2"/>
    <w:rsid w:val="005578BF"/>
    <w:rsid w:val="005F6E9F"/>
    <w:rsid w:val="00622EAC"/>
    <w:rsid w:val="00696726"/>
    <w:rsid w:val="006D6C81"/>
    <w:rsid w:val="0095247C"/>
    <w:rsid w:val="00982B8B"/>
    <w:rsid w:val="00A70C43"/>
    <w:rsid w:val="00B02741"/>
    <w:rsid w:val="00B02BF0"/>
    <w:rsid w:val="00B50EB7"/>
    <w:rsid w:val="00B712C6"/>
    <w:rsid w:val="00B8353A"/>
    <w:rsid w:val="00C3162B"/>
    <w:rsid w:val="00C35EE2"/>
    <w:rsid w:val="00D27D3D"/>
    <w:rsid w:val="00D645D3"/>
    <w:rsid w:val="00DB5BDF"/>
    <w:rsid w:val="00E53C23"/>
    <w:rsid w:val="00E8757C"/>
    <w:rsid w:val="00EA3EEC"/>
    <w:rsid w:val="00ED72AF"/>
    <w:rsid w:val="00EE3248"/>
    <w:rsid w:val="00F25BF7"/>
    <w:rsid w:val="00F41B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2982"/>
  <w15:docId w15:val="{90B3B079-BEC7-44F7-90C4-16C003D8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9AC"/>
    <w:pPr>
      <w:bidi/>
      <w:spacing w:after="0" w:line="240" w:lineRule="auto"/>
    </w:pPr>
    <w:rPr>
      <w:rFonts w:ascii="Times New Roman" w:eastAsia="Times New Roman" w:hAnsi="Times New Roman" w:cs="Narkisim"/>
      <w:szCs w:val="24"/>
      <w:lang w:eastAsia="he-IL"/>
    </w:rPr>
  </w:style>
  <w:style w:type="paragraph" w:styleId="1">
    <w:name w:val="heading 1"/>
    <w:basedOn w:val="a"/>
    <w:next w:val="a"/>
    <w:link w:val="10"/>
    <w:qFormat/>
    <w:rsid w:val="002009AC"/>
    <w:pPr>
      <w:keepNext/>
      <w:numPr>
        <w:numId w:val="1"/>
      </w:numPr>
      <w:spacing w:before="240" w:after="60" w:line="360" w:lineRule="auto"/>
      <w:outlineLvl w:val="0"/>
    </w:pPr>
    <w:rPr>
      <w:b/>
      <w:bCs/>
      <w:kern w:val="28"/>
      <w:sz w:val="28"/>
      <w:szCs w:val="32"/>
    </w:rPr>
  </w:style>
  <w:style w:type="paragraph" w:styleId="2">
    <w:name w:val="heading 2"/>
    <w:basedOn w:val="a"/>
    <w:next w:val="a"/>
    <w:link w:val="20"/>
    <w:uiPriority w:val="9"/>
    <w:qFormat/>
    <w:rsid w:val="002009AC"/>
    <w:pPr>
      <w:keepNext/>
      <w:spacing w:before="240" w:after="60" w:line="360" w:lineRule="auto"/>
      <w:outlineLvl w:val="1"/>
    </w:pPr>
    <w:rPr>
      <w:b/>
      <w:bCs/>
      <w:sz w:val="24"/>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2009AC"/>
    <w:rPr>
      <w:rFonts w:ascii="Times New Roman" w:eastAsia="Times New Roman" w:hAnsi="Times New Roman" w:cs="Narkisim"/>
      <w:b/>
      <w:bCs/>
      <w:noProof/>
      <w:kern w:val="28"/>
      <w:sz w:val="28"/>
      <w:szCs w:val="32"/>
      <w:lang w:eastAsia="he-IL"/>
    </w:rPr>
  </w:style>
  <w:style w:type="character" w:customStyle="1" w:styleId="20">
    <w:name w:val="כותרת 2 תו"/>
    <w:basedOn w:val="a0"/>
    <w:link w:val="2"/>
    <w:uiPriority w:val="9"/>
    <w:rsid w:val="002009AC"/>
    <w:rPr>
      <w:rFonts w:ascii="Times New Roman" w:eastAsia="Times New Roman" w:hAnsi="Times New Roman" w:cs="Narkisim"/>
      <w:b/>
      <w:bCs/>
      <w:noProof/>
      <w:sz w:val="24"/>
      <w:szCs w:val="26"/>
      <w:lang w:eastAsia="he-IL"/>
    </w:rPr>
  </w:style>
  <w:style w:type="paragraph" w:styleId="a3">
    <w:name w:val="header"/>
    <w:basedOn w:val="a"/>
    <w:link w:val="a4"/>
    <w:unhideWhenUsed/>
    <w:rsid w:val="002009AC"/>
    <w:pPr>
      <w:tabs>
        <w:tab w:val="center" w:pos="4153"/>
        <w:tab w:val="right" w:pos="8306"/>
      </w:tabs>
    </w:pPr>
  </w:style>
  <w:style w:type="character" w:customStyle="1" w:styleId="a4">
    <w:name w:val="כותרת עליונה תו"/>
    <w:basedOn w:val="a0"/>
    <w:link w:val="a3"/>
    <w:uiPriority w:val="99"/>
    <w:rsid w:val="002009AC"/>
    <w:rPr>
      <w:rFonts w:ascii="Times New Roman" w:eastAsia="Times New Roman" w:hAnsi="Times New Roman" w:cs="Narkisim"/>
      <w:noProof/>
      <w:szCs w:val="24"/>
      <w:lang w:eastAsia="he-IL"/>
    </w:rPr>
  </w:style>
  <w:style w:type="paragraph" w:styleId="a5">
    <w:name w:val="footer"/>
    <w:basedOn w:val="a"/>
    <w:link w:val="a6"/>
    <w:uiPriority w:val="99"/>
    <w:unhideWhenUsed/>
    <w:rsid w:val="002009AC"/>
    <w:pPr>
      <w:tabs>
        <w:tab w:val="center" w:pos="4153"/>
        <w:tab w:val="right" w:pos="8306"/>
      </w:tabs>
    </w:pPr>
  </w:style>
  <w:style w:type="character" w:customStyle="1" w:styleId="a6">
    <w:name w:val="כותרת תחתונה תו"/>
    <w:basedOn w:val="a0"/>
    <w:link w:val="a5"/>
    <w:uiPriority w:val="99"/>
    <w:rsid w:val="002009AC"/>
    <w:rPr>
      <w:rFonts w:ascii="Times New Roman" w:eastAsia="Times New Roman" w:hAnsi="Times New Roman" w:cs="Narkisim"/>
      <w:noProof/>
      <w:szCs w:val="24"/>
      <w:lang w:eastAsia="he-IL"/>
    </w:rPr>
  </w:style>
  <w:style w:type="table" w:styleId="a7">
    <w:name w:val="Table Grid"/>
    <w:basedOn w:val="a1"/>
    <w:uiPriority w:val="39"/>
    <w:rsid w:val="00200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Revision"/>
    <w:hidden/>
    <w:uiPriority w:val="99"/>
    <w:semiHidden/>
    <w:rsid w:val="002009AC"/>
    <w:pPr>
      <w:spacing w:after="0" w:line="240" w:lineRule="auto"/>
    </w:pPr>
    <w:rPr>
      <w:rFonts w:ascii="Times New Roman" w:eastAsia="Times New Roman" w:hAnsi="Times New Roman" w:cs="Narkisim"/>
      <w:noProof/>
      <w:szCs w:val="24"/>
      <w:lang w:eastAsia="he-IL"/>
    </w:rPr>
  </w:style>
  <w:style w:type="paragraph" w:styleId="a9">
    <w:name w:val="Balloon Text"/>
    <w:basedOn w:val="a"/>
    <w:link w:val="aa"/>
    <w:uiPriority w:val="99"/>
    <w:semiHidden/>
    <w:unhideWhenUsed/>
    <w:rsid w:val="002009AC"/>
    <w:rPr>
      <w:rFonts w:ascii="Tahoma" w:hAnsi="Tahoma" w:cs="Tahoma"/>
      <w:sz w:val="18"/>
      <w:szCs w:val="18"/>
    </w:rPr>
  </w:style>
  <w:style w:type="character" w:customStyle="1" w:styleId="aa">
    <w:name w:val="טקסט בלונים תו"/>
    <w:basedOn w:val="a0"/>
    <w:link w:val="a9"/>
    <w:uiPriority w:val="99"/>
    <w:semiHidden/>
    <w:rsid w:val="002009AC"/>
    <w:rPr>
      <w:rFonts w:ascii="Tahoma" w:eastAsia="Times New Roman" w:hAnsi="Tahoma" w:cs="Tahoma"/>
      <w:noProof/>
      <w:sz w:val="18"/>
      <w:szCs w:val="18"/>
      <w:lang w:eastAsia="he-IL"/>
    </w:rPr>
  </w:style>
  <w:style w:type="paragraph" w:styleId="ab">
    <w:name w:val="List Paragraph"/>
    <w:basedOn w:val="a"/>
    <w:uiPriority w:val="34"/>
    <w:qFormat/>
    <w:rsid w:val="00F41B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39C14-2576-4904-B401-EA5EA7C9E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1214</Words>
  <Characters>6365</Characters>
  <Application>Microsoft Office Word</Application>
  <DocSecurity>0</DocSecurity>
  <Lines>176</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Efrat Semo</dc:creator>
  <cp:keywords/>
  <dc:description/>
  <cp:lastModifiedBy>michael</cp:lastModifiedBy>
  <cp:revision>9</cp:revision>
  <cp:lastPrinted>2015-03-04T13:05:00Z</cp:lastPrinted>
  <dcterms:created xsi:type="dcterms:W3CDTF">2025-04-22T17:36:00Z</dcterms:created>
  <dcterms:modified xsi:type="dcterms:W3CDTF">2026-04-19T10:16:00Z</dcterms:modified>
</cp:coreProperties>
</file>