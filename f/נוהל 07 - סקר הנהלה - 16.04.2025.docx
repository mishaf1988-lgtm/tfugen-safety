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A588" w14:textId="77777777" w:rsidR="000700CA" w:rsidRPr="008D7BC2" w:rsidRDefault="000700CA" w:rsidP="000700CA">
      <w:pPr>
        <w:pStyle w:val="Heading1"/>
        <w:numPr>
          <w:ilvl w:val="0"/>
          <w:numId w:val="3"/>
        </w:numPr>
        <w:ind w:right="570"/>
        <w:rPr>
          <w:rFonts w:cs="David"/>
          <w:sz w:val="24"/>
          <w:szCs w:val="24"/>
          <w:rtl/>
        </w:rPr>
      </w:pPr>
      <w:r w:rsidRPr="008D7BC2">
        <w:rPr>
          <w:rFonts w:cs="David"/>
          <w:sz w:val="24"/>
          <w:szCs w:val="24"/>
          <w:rtl/>
        </w:rPr>
        <w:t>מטרה</w:t>
      </w:r>
    </w:p>
    <w:p w14:paraId="7D393E26" w14:textId="77777777" w:rsidR="000700CA" w:rsidRPr="00E61816" w:rsidRDefault="000700CA" w:rsidP="000700CA">
      <w:pPr>
        <w:numPr>
          <w:ilvl w:val="1"/>
          <w:numId w:val="3"/>
        </w:numPr>
        <w:spacing w:line="360" w:lineRule="auto"/>
        <w:rPr>
          <w:rFonts w:cs="David"/>
          <w:sz w:val="24"/>
          <w:rtl/>
          <w:lang w:eastAsia="en-US"/>
        </w:rPr>
      </w:pPr>
      <w:r>
        <w:rPr>
          <w:rFonts w:cs="David" w:hint="cs"/>
          <w:sz w:val="24"/>
          <w:rtl/>
          <w:lang w:eastAsia="en-US"/>
        </w:rPr>
        <w:t xml:space="preserve">הגדרת </w:t>
      </w:r>
      <w:r w:rsidRPr="008D7BC2">
        <w:rPr>
          <w:rFonts w:cs="David"/>
          <w:sz w:val="24"/>
          <w:rtl/>
        </w:rPr>
        <w:t>הבקרה התקופתית של מערכת ה</w:t>
      </w:r>
      <w:r>
        <w:rPr>
          <w:rFonts w:cs="David" w:hint="cs"/>
          <w:sz w:val="24"/>
          <w:rtl/>
        </w:rPr>
        <w:t>ניהול המשולבת</w:t>
      </w:r>
      <w:r w:rsidRPr="008D7BC2">
        <w:rPr>
          <w:rFonts w:cs="David"/>
          <w:sz w:val="24"/>
          <w:rtl/>
        </w:rPr>
        <w:t>, על ידי הנהלת החברה, הבאה לבחון את הנאותות, האפקטיביות, השגי המערכת ואת רציפות התאמתה לפעילות החברה, למטרותיה וליעדיה</w:t>
      </w:r>
      <w:r>
        <w:rPr>
          <w:rFonts w:cs="David" w:hint="cs"/>
          <w:sz w:val="24"/>
          <w:rtl/>
          <w:lang w:eastAsia="en-US"/>
        </w:rPr>
        <w:t xml:space="preserve"> </w:t>
      </w:r>
      <w:r>
        <w:rPr>
          <w:rFonts w:cs="David" w:hint="cs"/>
          <w:sz w:val="24"/>
          <w:rtl/>
        </w:rPr>
        <w:t xml:space="preserve"> </w:t>
      </w:r>
    </w:p>
    <w:p w14:paraId="18123FA7" w14:textId="77777777" w:rsidR="000700CA" w:rsidRPr="008D7BC2" w:rsidRDefault="000700CA" w:rsidP="000700CA">
      <w:pPr>
        <w:pStyle w:val="Heading1"/>
        <w:numPr>
          <w:ilvl w:val="0"/>
          <w:numId w:val="3"/>
        </w:numPr>
        <w:ind w:right="570"/>
        <w:rPr>
          <w:rFonts w:cs="David"/>
          <w:sz w:val="24"/>
          <w:szCs w:val="24"/>
          <w:rtl/>
        </w:rPr>
      </w:pPr>
      <w:r w:rsidRPr="008D7BC2">
        <w:rPr>
          <w:rFonts w:cs="David"/>
          <w:sz w:val="24"/>
          <w:szCs w:val="24"/>
          <w:rtl/>
        </w:rPr>
        <w:t>היקף וחלות</w:t>
      </w:r>
    </w:p>
    <w:p w14:paraId="41B06761" w14:textId="77777777" w:rsidR="00C65546" w:rsidRDefault="000700CA" w:rsidP="00163069">
      <w:pPr>
        <w:numPr>
          <w:ilvl w:val="1"/>
          <w:numId w:val="3"/>
        </w:numPr>
        <w:spacing w:line="360" w:lineRule="auto"/>
        <w:rPr>
          <w:ins w:id="0" w:author="Yael Gottlieb" w:date="2025-04-16T14:49:00Z" w16du:dateUtc="2025-04-16T11:49:00Z"/>
          <w:rFonts w:cs="David"/>
          <w:sz w:val="24"/>
          <w:lang w:eastAsia="en-US"/>
        </w:rPr>
      </w:pPr>
      <w:r w:rsidRPr="008D7BC2">
        <w:rPr>
          <w:rFonts w:cs="David"/>
          <w:sz w:val="24"/>
          <w:rtl/>
          <w:lang w:eastAsia="en-US"/>
        </w:rPr>
        <w:t xml:space="preserve">הנוהל מתיחס לכל הפעילויות במסגרת מערכת </w:t>
      </w:r>
      <w:r>
        <w:rPr>
          <w:rFonts w:cs="David" w:hint="cs"/>
          <w:sz w:val="24"/>
          <w:rtl/>
          <w:lang w:eastAsia="en-US"/>
        </w:rPr>
        <w:t>הני</w:t>
      </w:r>
      <w:r w:rsidRPr="008D7BC2">
        <w:rPr>
          <w:rFonts w:cs="David"/>
          <w:sz w:val="24"/>
          <w:rtl/>
          <w:lang w:eastAsia="en-US"/>
        </w:rPr>
        <w:t>ה</w:t>
      </w:r>
      <w:r>
        <w:rPr>
          <w:rFonts w:cs="David" w:hint="cs"/>
          <w:sz w:val="24"/>
          <w:rtl/>
          <w:lang w:eastAsia="en-US"/>
        </w:rPr>
        <w:t>ול המשולבת</w:t>
      </w:r>
      <w:r w:rsidRPr="008D7BC2">
        <w:rPr>
          <w:rFonts w:cs="David"/>
          <w:sz w:val="24"/>
          <w:rtl/>
          <w:lang w:eastAsia="en-US"/>
        </w:rPr>
        <w:t xml:space="preserve"> כמפורט בנוהל זה בתק</w:t>
      </w:r>
      <w:ins w:id="1" w:author="Yael Gottlieb" w:date="2025-04-16T14:49:00Z" w16du:dateUtc="2025-04-16T11:49:00Z">
        <w:r w:rsidR="00C65546">
          <w:rPr>
            <w:rFonts w:cs="David" w:hint="cs"/>
            <w:sz w:val="24"/>
            <w:rtl/>
            <w:lang w:eastAsia="en-US"/>
          </w:rPr>
          <w:t>נים:</w:t>
        </w:r>
      </w:ins>
      <w:del w:id="2" w:author="Yael Gottlieb" w:date="2025-04-16T14:49:00Z" w16du:dateUtc="2025-04-16T11:49:00Z">
        <w:r w:rsidRPr="008D7BC2" w:rsidDel="00C65546">
          <w:rPr>
            <w:rFonts w:cs="David"/>
            <w:sz w:val="24"/>
            <w:rtl/>
            <w:lang w:eastAsia="en-US"/>
          </w:rPr>
          <w:delText xml:space="preserve">ן </w:delText>
        </w:r>
      </w:del>
      <w:r w:rsidRPr="008D7BC2">
        <w:rPr>
          <w:rFonts w:cs="David"/>
          <w:sz w:val="24"/>
          <w:rtl/>
          <w:lang w:eastAsia="en-US"/>
        </w:rPr>
        <w:br/>
      </w:r>
      <w:r w:rsidRPr="008D7BC2">
        <w:rPr>
          <w:rFonts w:cs="David"/>
          <w:sz w:val="24"/>
          <w:lang w:eastAsia="en-US"/>
        </w:rPr>
        <w:t>ISO 9001:</w:t>
      </w:r>
      <w:del w:id="3" w:author="Omer" w:date="2018-01-14T09:37:00Z">
        <w:r w:rsidDel="00163069">
          <w:rPr>
            <w:rFonts w:cs="David"/>
            <w:sz w:val="24"/>
            <w:lang w:eastAsia="en-US"/>
          </w:rPr>
          <w:delText>20</w:delText>
        </w:r>
        <w:r w:rsidRPr="008D7BC2" w:rsidDel="00163069">
          <w:rPr>
            <w:rFonts w:cs="David"/>
            <w:sz w:val="24"/>
            <w:lang w:eastAsia="en-US"/>
          </w:rPr>
          <w:delText>0</w:delText>
        </w:r>
        <w:r w:rsidDel="00163069">
          <w:rPr>
            <w:rFonts w:cs="David"/>
            <w:sz w:val="24"/>
            <w:lang w:eastAsia="en-US"/>
          </w:rPr>
          <w:delText>8</w:delText>
        </w:r>
      </w:del>
      <w:ins w:id="4" w:author="Omer" w:date="2018-01-14T09:37:00Z">
        <w:r w:rsidR="00163069">
          <w:rPr>
            <w:rFonts w:cs="David"/>
            <w:sz w:val="24"/>
            <w:lang w:eastAsia="en-US"/>
          </w:rPr>
          <w:t>2015</w:t>
        </w:r>
      </w:ins>
    </w:p>
    <w:p w14:paraId="2E35D1B5" w14:textId="152ACB5D" w:rsidR="00C65546" w:rsidRDefault="000700CA" w:rsidP="00C65546">
      <w:pPr>
        <w:spacing w:line="360" w:lineRule="auto"/>
        <w:ind w:left="432" w:firstLine="360"/>
        <w:rPr>
          <w:ins w:id="5" w:author="Yael Gottlieb" w:date="2025-04-16T14:50:00Z" w16du:dateUtc="2025-04-16T11:50:00Z"/>
          <w:rFonts w:cs="David"/>
          <w:sz w:val="24"/>
          <w:lang w:eastAsia="en-US"/>
        </w:rPr>
        <w:pPrChange w:id="6" w:author="Yael Gottlieb" w:date="2025-04-16T14:50:00Z" w16du:dateUtc="2025-04-16T11:50:00Z">
          <w:pPr>
            <w:numPr>
              <w:ilvl w:val="1"/>
              <w:numId w:val="3"/>
            </w:numPr>
            <w:tabs>
              <w:tab w:val="num" w:pos="792"/>
            </w:tabs>
            <w:spacing w:line="360" w:lineRule="auto"/>
            <w:ind w:left="792" w:hanging="432"/>
          </w:pPr>
        </w:pPrChange>
      </w:pPr>
      <w:del w:id="7" w:author="Yael Gottlieb" w:date="2025-04-16T14:49:00Z" w16du:dateUtc="2025-04-16T11:49:00Z">
        <w:r w:rsidDel="00C65546">
          <w:rPr>
            <w:rFonts w:cs="David" w:hint="cs"/>
            <w:sz w:val="24"/>
            <w:rtl/>
            <w:lang w:eastAsia="en-US"/>
          </w:rPr>
          <w:delText xml:space="preserve">, </w:delText>
        </w:r>
        <w:r w:rsidRPr="008D7BC2" w:rsidDel="00C65546">
          <w:rPr>
            <w:rFonts w:cs="David"/>
            <w:sz w:val="24"/>
            <w:rtl/>
            <w:lang w:eastAsia="en-US"/>
          </w:rPr>
          <w:delText>בתקן</w:delText>
        </w:r>
      </w:del>
      <w:del w:id="8" w:author="Yael Gottlieb" w:date="2025-04-16T14:50:00Z" w16du:dateUtc="2025-04-16T11:50:00Z">
        <w:r w:rsidRPr="008D7BC2" w:rsidDel="00C65546">
          <w:rPr>
            <w:rFonts w:cs="David"/>
            <w:sz w:val="24"/>
            <w:rtl/>
            <w:lang w:eastAsia="en-US"/>
          </w:rPr>
          <w:delText xml:space="preserve"> </w:delText>
        </w:r>
      </w:del>
      <w:r w:rsidR="006D7505">
        <w:rPr>
          <w:rFonts w:cs="David"/>
          <w:sz w:val="24"/>
          <w:lang w:eastAsia="en-US"/>
        </w:rPr>
        <w:t xml:space="preserve"> FSSC22</w:t>
      </w:r>
      <w:del w:id="9" w:author="Yael Gottlieb" w:date="2025-04-16T14:50:00Z" w16du:dateUtc="2025-04-16T11:50:00Z">
        <w:r w:rsidR="006D7505" w:rsidDel="00C65546">
          <w:rPr>
            <w:rFonts w:cs="David"/>
            <w:sz w:val="24"/>
            <w:lang w:eastAsia="en-US"/>
          </w:rPr>
          <w:delText>,</w:delText>
        </w:r>
      </w:del>
      <w:r w:rsidR="006D7505">
        <w:rPr>
          <w:rFonts w:cs="David"/>
          <w:sz w:val="24"/>
          <w:lang w:eastAsia="en-US"/>
        </w:rPr>
        <w:t>000</w:t>
      </w:r>
    </w:p>
    <w:p w14:paraId="5F86C7A5" w14:textId="727815C9" w:rsidR="00C65546" w:rsidRDefault="000700CA" w:rsidP="00C65546">
      <w:pPr>
        <w:spacing w:line="360" w:lineRule="auto"/>
        <w:ind w:left="792"/>
        <w:rPr>
          <w:ins w:id="10" w:author="Yael Gottlieb" w:date="2025-04-16T14:50:00Z" w16du:dateUtc="2025-04-16T11:50:00Z"/>
          <w:rFonts w:cs="David" w:hint="cs"/>
          <w:sz w:val="24"/>
          <w:rtl/>
          <w:lang w:eastAsia="en-US"/>
        </w:rPr>
      </w:pPr>
      <w:del w:id="11" w:author="Yael Gottlieb" w:date="2025-04-16T14:50:00Z" w16du:dateUtc="2025-04-16T11:50:00Z">
        <w:r w:rsidDel="00C65546">
          <w:rPr>
            <w:rFonts w:cs="David" w:hint="cs"/>
            <w:sz w:val="24"/>
            <w:rtl/>
            <w:lang w:eastAsia="en-US"/>
          </w:rPr>
          <w:delText xml:space="preserve"> ובת"י </w:delText>
        </w:r>
      </w:del>
      <w:ins w:id="12" w:author="Omer" w:date="2018-01-14T09:37:00Z">
        <w:del w:id="13" w:author="Yael Gottlieb" w:date="2025-04-16T14:50:00Z" w16du:dateUtc="2025-04-16T11:50:00Z">
          <w:r w:rsidR="00163069" w:rsidDel="00C65546">
            <w:rPr>
              <w:rFonts w:cs="David" w:hint="cs"/>
              <w:sz w:val="24"/>
              <w:rtl/>
              <w:lang w:eastAsia="en-US"/>
            </w:rPr>
            <w:delText>:</w:delText>
          </w:r>
        </w:del>
        <w:del w:id="14" w:author="Yael Gottlieb" w:date="2025-04-16T14:51:00Z" w16du:dateUtc="2025-04-16T11:51:00Z">
          <w:r w:rsidR="00163069" w:rsidDel="00C65546">
            <w:rPr>
              <w:rFonts w:cs="David" w:hint="cs"/>
              <w:sz w:val="24"/>
              <w:rtl/>
              <w:lang w:eastAsia="en-US"/>
            </w:rPr>
            <w:delText xml:space="preserve">2015 </w:delText>
          </w:r>
        </w:del>
      </w:ins>
      <w:del w:id="15" w:author="Yael Gottlieb" w:date="2025-04-16T14:51:00Z" w16du:dateUtc="2025-04-16T11:51:00Z">
        <w:r w:rsidDel="00C65546">
          <w:rPr>
            <w:rFonts w:cs="David" w:hint="cs"/>
            <w:sz w:val="24"/>
            <w:rtl/>
            <w:lang w:eastAsia="en-US"/>
          </w:rPr>
          <w:delText>14001</w:delText>
        </w:r>
      </w:del>
      <w:del w:id="16" w:author="Yael Gottlieb" w:date="2025-04-16T14:50:00Z" w16du:dateUtc="2025-04-16T11:50:00Z">
        <w:r w:rsidDel="00C65546">
          <w:rPr>
            <w:rFonts w:cs="David" w:hint="cs"/>
            <w:sz w:val="24"/>
            <w:rtl/>
            <w:lang w:eastAsia="en-US"/>
          </w:rPr>
          <w:delText>,</w:delText>
        </w:r>
      </w:del>
      <w:ins w:id="17" w:author="Yael Gottlieb" w:date="2025-04-16T14:51:00Z" w16du:dateUtc="2025-04-16T11:51:00Z">
        <w:r w:rsidR="00C65546">
          <w:rPr>
            <w:rFonts w:cs="David"/>
            <w:sz w:val="24"/>
            <w:lang w:eastAsia="en-US"/>
          </w:rPr>
          <w:t>ISO14001:2015</w:t>
        </w:r>
      </w:ins>
    </w:p>
    <w:p w14:paraId="0F20A949" w14:textId="33896B7C" w:rsidR="000700CA" w:rsidRPr="00E61816" w:rsidRDefault="000700CA" w:rsidP="00C65546">
      <w:pPr>
        <w:spacing w:line="360" w:lineRule="auto"/>
        <w:ind w:left="792"/>
        <w:rPr>
          <w:rFonts w:cs="David" w:hint="cs"/>
          <w:sz w:val="24"/>
          <w:rtl/>
          <w:lang w:eastAsia="en-US"/>
        </w:rPr>
        <w:pPrChange w:id="18" w:author="Yael Gottlieb" w:date="2025-04-16T14:50:00Z" w16du:dateUtc="2025-04-16T11:50:00Z">
          <w:pPr>
            <w:numPr>
              <w:ilvl w:val="1"/>
              <w:numId w:val="3"/>
            </w:numPr>
            <w:tabs>
              <w:tab w:val="num" w:pos="792"/>
            </w:tabs>
            <w:spacing w:line="360" w:lineRule="auto"/>
            <w:ind w:left="792" w:hanging="432"/>
          </w:pPr>
        </w:pPrChange>
      </w:pPr>
      <w:del w:id="19" w:author="Yael Gottlieb" w:date="2025-04-16T14:51:00Z" w16du:dateUtc="2025-04-16T11:51:00Z">
        <w:r w:rsidDel="00C65546">
          <w:rPr>
            <w:rFonts w:cs="David" w:hint="cs"/>
            <w:sz w:val="24"/>
            <w:rtl/>
            <w:lang w:eastAsia="en-US"/>
          </w:rPr>
          <w:delText xml:space="preserve"> בת"י 18001</w:delText>
        </w:r>
      </w:del>
      <w:ins w:id="20" w:author="Yael Gottlieb" w:date="2025-04-16T14:51:00Z" w16du:dateUtc="2025-04-16T11:51:00Z">
        <w:r w:rsidR="00C65546">
          <w:rPr>
            <w:rFonts w:cs="David"/>
            <w:sz w:val="24"/>
            <w:lang w:eastAsia="en-US"/>
          </w:rPr>
          <w:t>ISO45001:2018</w:t>
        </w:r>
      </w:ins>
    </w:p>
    <w:p w14:paraId="730B1129" w14:textId="77777777" w:rsidR="000700CA" w:rsidRPr="008D7BC2" w:rsidRDefault="000700CA" w:rsidP="000700CA">
      <w:pPr>
        <w:numPr>
          <w:ilvl w:val="1"/>
          <w:numId w:val="3"/>
        </w:numPr>
        <w:spacing w:line="360" w:lineRule="auto"/>
        <w:rPr>
          <w:rFonts w:cs="David"/>
          <w:sz w:val="24"/>
          <w:rtl/>
          <w:lang w:eastAsia="en-US"/>
        </w:rPr>
      </w:pPr>
      <w:r w:rsidRPr="008D7BC2">
        <w:rPr>
          <w:rFonts w:cs="David"/>
          <w:sz w:val="24"/>
          <w:rtl/>
          <w:lang w:eastAsia="en-US"/>
        </w:rPr>
        <w:t>הנוהל חל על כל הסגל הניהולי של החברה.</w:t>
      </w:r>
    </w:p>
    <w:p w14:paraId="0A9E4237" w14:textId="77777777" w:rsidR="000700CA" w:rsidRPr="008D7BC2" w:rsidRDefault="000700CA" w:rsidP="000700CA">
      <w:pPr>
        <w:numPr>
          <w:ilvl w:val="1"/>
          <w:numId w:val="3"/>
        </w:numPr>
        <w:spacing w:line="360" w:lineRule="auto"/>
        <w:rPr>
          <w:rFonts w:cs="David"/>
          <w:sz w:val="24"/>
          <w:rtl/>
        </w:rPr>
      </w:pPr>
      <w:r>
        <w:rPr>
          <w:rFonts w:cs="David" w:hint="cs"/>
          <w:sz w:val="24"/>
          <w:rtl/>
          <w:lang w:eastAsia="en-US"/>
        </w:rPr>
        <w:t>מנהל</w:t>
      </w:r>
      <w:r>
        <w:rPr>
          <w:rFonts w:cs="David" w:hint="cs"/>
          <w:sz w:val="24"/>
          <w:rtl/>
        </w:rPr>
        <w:t xml:space="preserve"> האיכות (</w:t>
      </w:r>
      <w:r>
        <w:rPr>
          <w:rFonts w:cs="David"/>
          <w:sz w:val="24"/>
          <w:rtl/>
        </w:rPr>
        <w:t>נציג</w:t>
      </w:r>
      <w:r w:rsidRPr="008D7BC2">
        <w:rPr>
          <w:rFonts w:cs="David"/>
          <w:sz w:val="24"/>
          <w:rtl/>
        </w:rPr>
        <w:t xml:space="preserve"> ההנהלה לאיכות</w:t>
      </w:r>
      <w:r>
        <w:rPr>
          <w:rFonts w:cs="David" w:hint="cs"/>
          <w:sz w:val="24"/>
          <w:rtl/>
        </w:rPr>
        <w:t>)</w:t>
      </w:r>
      <w:r w:rsidRPr="008D7BC2">
        <w:rPr>
          <w:rFonts w:cs="David"/>
          <w:sz w:val="24"/>
          <w:rtl/>
        </w:rPr>
        <w:t xml:space="preserve"> אחראי לביצוע ולעדכון נוהל זה.</w:t>
      </w:r>
      <w:r>
        <w:rPr>
          <w:rFonts w:cs="David" w:hint="cs"/>
          <w:sz w:val="24"/>
          <w:rtl/>
        </w:rPr>
        <w:t xml:space="preserve"> ממונה הבטיחות ואחראי איכות סביבה אחראים כ"א בתחומו לתשומות הסקר בתחומי הסביבה והבטיחות.</w:t>
      </w:r>
    </w:p>
    <w:p w14:paraId="745EF63E" w14:textId="77777777" w:rsidR="000700CA" w:rsidRPr="008D7BC2" w:rsidRDefault="000700CA" w:rsidP="000700CA">
      <w:pPr>
        <w:pStyle w:val="Heading1"/>
        <w:numPr>
          <w:ilvl w:val="0"/>
          <w:numId w:val="3"/>
        </w:numPr>
        <w:ind w:right="570"/>
        <w:rPr>
          <w:rFonts w:cs="David"/>
          <w:sz w:val="24"/>
          <w:szCs w:val="24"/>
          <w:rtl/>
        </w:rPr>
      </w:pPr>
      <w:r w:rsidRPr="008D7BC2">
        <w:rPr>
          <w:rFonts w:cs="David"/>
          <w:sz w:val="24"/>
          <w:szCs w:val="24"/>
          <w:rtl/>
        </w:rPr>
        <w:t>מסמכים ישימים</w:t>
      </w:r>
    </w:p>
    <w:p w14:paraId="7A19A68D" w14:textId="77777777" w:rsidR="000700CA" w:rsidRPr="008D7BC2" w:rsidRDefault="000700CA" w:rsidP="000700CA">
      <w:pPr>
        <w:numPr>
          <w:ilvl w:val="1"/>
          <w:numId w:val="3"/>
        </w:numPr>
        <w:spacing w:line="360" w:lineRule="auto"/>
        <w:rPr>
          <w:rFonts w:cs="David"/>
          <w:sz w:val="24"/>
          <w:rtl/>
          <w:lang w:eastAsia="en-US"/>
        </w:rPr>
      </w:pPr>
      <w:r w:rsidRPr="008D7BC2">
        <w:rPr>
          <w:rFonts w:cs="David"/>
          <w:sz w:val="24"/>
          <w:rtl/>
        </w:rPr>
        <w:t xml:space="preserve">בקרת </w:t>
      </w:r>
      <w:r w:rsidRPr="008D7BC2">
        <w:rPr>
          <w:rFonts w:cs="David"/>
          <w:sz w:val="24"/>
          <w:rtl/>
          <w:lang w:eastAsia="en-US"/>
        </w:rPr>
        <w:t>מסמכים ורשומות איכות, נוהל 02</w:t>
      </w:r>
    </w:p>
    <w:p w14:paraId="45175D24" w14:textId="77777777" w:rsidR="000700CA" w:rsidRPr="008D7BC2" w:rsidRDefault="000700CA" w:rsidP="000700CA">
      <w:pPr>
        <w:numPr>
          <w:ilvl w:val="1"/>
          <w:numId w:val="3"/>
        </w:numPr>
        <w:spacing w:line="360" w:lineRule="auto"/>
        <w:rPr>
          <w:rFonts w:cs="David"/>
          <w:sz w:val="24"/>
          <w:rtl/>
          <w:lang w:eastAsia="en-US"/>
        </w:rPr>
      </w:pPr>
      <w:r w:rsidRPr="008D7BC2">
        <w:rPr>
          <w:rFonts w:cs="David"/>
          <w:sz w:val="24"/>
          <w:rtl/>
          <w:lang w:eastAsia="en-US"/>
        </w:rPr>
        <w:t>מבדקים פנימיים, נוהל 03</w:t>
      </w:r>
    </w:p>
    <w:p w14:paraId="2C5D19E7" w14:textId="77777777" w:rsidR="000700CA" w:rsidRPr="008D7BC2" w:rsidRDefault="000700CA" w:rsidP="000700CA">
      <w:pPr>
        <w:numPr>
          <w:ilvl w:val="1"/>
          <w:numId w:val="3"/>
        </w:numPr>
        <w:spacing w:line="360" w:lineRule="auto"/>
        <w:rPr>
          <w:rFonts w:cs="David"/>
          <w:sz w:val="24"/>
          <w:rtl/>
          <w:lang w:eastAsia="en-US"/>
        </w:rPr>
      </w:pPr>
      <w:r w:rsidRPr="008D7BC2">
        <w:rPr>
          <w:rFonts w:cs="David"/>
          <w:sz w:val="24"/>
          <w:rtl/>
          <w:lang w:eastAsia="en-US"/>
        </w:rPr>
        <w:t>שיפור מתמיד, פעולה מתקנת ופעולה מונעת, נוהל 06</w:t>
      </w:r>
    </w:p>
    <w:p w14:paraId="0AB77502" w14:textId="77777777" w:rsidR="000700CA" w:rsidRPr="008D7BC2" w:rsidRDefault="000700CA" w:rsidP="000700CA">
      <w:pPr>
        <w:numPr>
          <w:ilvl w:val="1"/>
          <w:numId w:val="3"/>
        </w:numPr>
        <w:spacing w:line="360" w:lineRule="auto"/>
        <w:rPr>
          <w:rFonts w:cs="David"/>
          <w:sz w:val="24"/>
          <w:rtl/>
        </w:rPr>
      </w:pPr>
      <w:r w:rsidRPr="008D7BC2">
        <w:rPr>
          <w:rFonts w:cs="David"/>
          <w:sz w:val="24"/>
          <w:rtl/>
          <w:lang w:eastAsia="en-US"/>
        </w:rPr>
        <w:t>שביעות</w:t>
      </w:r>
      <w:r w:rsidRPr="008D7BC2">
        <w:rPr>
          <w:rFonts w:cs="David"/>
          <w:sz w:val="24"/>
          <w:rtl/>
        </w:rPr>
        <w:t xml:space="preserve"> רצון לקוחות, נוהל 09</w:t>
      </w:r>
    </w:p>
    <w:p w14:paraId="3B108925" w14:textId="77777777" w:rsidR="000700CA" w:rsidRPr="008D7BC2" w:rsidRDefault="000700CA" w:rsidP="000700CA">
      <w:pPr>
        <w:pStyle w:val="Heading1"/>
        <w:numPr>
          <w:ilvl w:val="0"/>
          <w:numId w:val="3"/>
        </w:numPr>
        <w:ind w:right="570"/>
        <w:rPr>
          <w:rFonts w:cs="David"/>
          <w:sz w:val="24"/>
          <w:szCs w:val="24"/>
          <w:rtl/>
        </w:rPr>
      </w:pPr>
      <w:r w:rsidRPr="008D7BC2">
        <w:rPr>
          <w:rFonts w:cs="David"/>
          <w:sz w:val="24"/>
          <w:szCs w:val="24"/>
          <w:rtl/>
        </w:rPr>
        <w:t>הגדרות וקיצורים</w:t>
      </w:r>
    </w:p>
    <w:p w14:paraId="046A2BDC" w14:textId="77777777" w:rsidR="000700CA" w:rsidRPr="009C220C" w:rsidRDefault="000700CA" w:rsidP="000700CA">
      <w:pPr>
        <w:numPr>
          <w:ilvl w:val="1"/>
          <w:numId w:val="3"/>
        </w:numPr>
        <w:spacing w:line="360" w:lineRule="auto"/>
        <w:rPr>
          <w:rFonts w:cs="David"/>
          <w:sz w:val="24"/>
          <w:rtl/>
        </w:rPr>
      </w:pPr>
      <w:r w:rsidRPr="008D7BC2">
        <w:rPr>
          <w:rFonts w:cs="David"/>
          <w:sz w:val="24"/>
          <w:u w:val="single"/>
          <w:rtl/>
        </w:rPr>
        <w:t>הסגל הניהולי בחברה</w:t>
      </w:r>
      <w:r w:rsidRPr="008D7BC2">
        <w:rPr>
          <w:rFonts w:cs="David"/>
          <w:sz w:val="24"/>
          <w:rtl/>
        </w:rPr>
        <w:t xml:space="preserve"> - המנהלים והממונים בחברה בראשות המנכ"ל.</w:t>
      </w:r>
      <w:r w:rsidRPr="008D7BC2">
        <w:rPr>
          <w:rFonts w:cs="David"/>
          <w:sz w:val="24"/>
          <w:rtl/>
        </w:rPr>
        <w:br/>
        <w:t xml:space="preserve">בעלי התפקידים לצורך זה הם: </w:t>
      </w:r>
      <w:r>
        <w:rPr>
          <w:rFonts w:ascii="Tahoma" w:hAnsi="Tahoma" w:cs="David"/>
          <w:sz w:val="24"/>
          <w:rtl/>
        </w:rPr>
        <w:t>מנהל</w:t>
      </w:r>
      <w:r w:rsidRPr="008D7BC2">
        <w:rPr>
          <w:rFonts w:ascii="Tahoma" w:hAnsi="Tahoma" w:cs="David"/>
          <w:sz w:val="24"/>
          <w:rtl/>
        </w:rPr>
        <w:t xml:space="preserve"> איכות, טכנולוג, הנהלה עסקית - מנכ"ל, מנהל השיווק ומנהל הכספים והנהלה תפעולית - מנהל תפעול וייצור, מנהל אחזקה, מנהל לוגיסטיקה, </w:t>
      </w:r>
      <w:r>
        <w:rPr>
          <w:rFonts w:ascii="Tahoma" w:hAnsi="Tahoma" w:cs="David" w:hint="cs"/>
          <w:sz w:val="24"/>
          <w:rtl/>
        </w:rPr>
        <w:t>מנהל מחלקת אריזה, מנהל מחלקת מעוצבים,</w:t>
      </w:r>
      <w:r w:rsidRPr="008D7BC2">
        <w:rPr>
          <w:rFonts w:ascii="Tahoma" w:hAnsi="Tahoma" w:cs="David"/>
          <w:sz w:val="24"/>
          <w:rtl/>
        </w:rPr>
        <w:t xml:space="preserve"> ומנהל מחלקה חקלאית</w:t>
      </w:r>
      <w:r>
        <w:rPr>
          <w:rFonts w:ascii="Tahoma" w:hAnsi="Tahoma" w:cs="David" w:hint="cs"/>
          <w:sz w:val="24"/>
          <w:rtl/>
        </w:rPr>
        <w:t>,ממונה בטיחות, אחראי איכות סביבה</w:t>
      </w:r>
    </w:p>
    <w:p w14:paraId="78213B1C" w14:textId="77777777" w:rsidR="000700CA" w:rsidRPr="008D7BC2" w:rsidRDefault="000700CA" w:rsidP="000700CA">
      <w:pPr>
        <w:pStyle w:val="Heading1"/>
        <w:numPr>
          <w:ilvl w:val="0"/>
          <w:numId w:val="3"/>
        </w:numPr>
        <w:ind w:right="570"/>
        <w:rPr>
          <w:rFonts w:cs="David"/>
          <w:sz w:val="24"/>
          <w:szCs w:val="24"/>
          <w:rtl/>
        </w:rPr>
      </w:pPr>
      <w:r w:rsidRPr="008D7BC2">
        <w:rPr>
          <w:rFonts w:cs="David"/>
          <w:sz w:val="24"/>
          <w:szCs w:val="24"/>
          <w:rtl/>
        </w:rPr>
        <w:t>השיטה</w:t>
      </w:r>
    </w:p>
    <w:p w14:paraId="2DE5971C" w14:textId="77777777" w:rsidR="000700CA" w:rsidRPr="006B252D" w:rsidRDefault="000700CA" w:rsidP="000700CA">
      <w:pPr>
        <w:numPr>
          <w:ilvl w:val="1"/>
          <w:numId w:val="3"/>
        </w:numPr>
        <w:spacing w:after="60" w:line="360" w:lineRule="auto"/>
        <w:rPr>
          <w:rFonts w:cs="David"/>
          <w:sz w:val="24"/>
        </w:rPr>
      </w:pPr>
      <w:r w:rsidRPr="008D7BC2">
        <w:rPr>
          <w:rFonts w:cs="David"/>
          <w:sz w:val="24"/>
          <w:rtl/>
        </w:rPr>
        <w:t xml:space="preserve">ההנהלה הבכירה תסקור את מערכת </w:t>
      </w:r>
      <w:r>
        <w:rPr>
          <w:rFonts w:cs="David" w:hint="cs"/>
          <w:sz w:val="24"/>
          <w:rtl/>
        </w:rPr>
        <w:t>ה</w:t>
      </w:r>
      <w:r w:rsidRPr="008D7BC2">
        <w:rPr>
          <w:rFonts w:cs="David"/>
          <w:sz w:val="24"/>
          <w:rtl/>
        </w:rPr>
        <w:t>ניהול ה</w:t>
      </w:r>
      <w:r>
        <w:rPr>
          <w:rFonts w:cs="David" w:hint="cs"/>
          <w:sz w:val="24"/>
          <w:rtl/>
        </w:rPr>
        <w:t>משולבת</w:t>
      </w:r>
      <w:r w:rsidRPr="008D7BC2">
        <w:rPr>
          <w:rFonts w:cs="David" w:hint="cs"/>
          <w:sz w:val="24"/>
          <w:rtl/>
        </w:rPr>
        <w:t xml:space="preserve"> </w:t>
      </w:r>
      <w:r w:rsidRPr="008D7BC2">
        <w:rPr>
          <w:rFonts w:cs="David"/>
          <w:sz w:val="24"/>
          <w:rtl/>
        </w:rPr>
        <w:t xml:space="preserve">ובטיחות </w:t>
      </w:r>
      <w:r w:rsidRPr="006B252D">
        <w:rPr>
          <w:rFonts w:cs="David"/>
          <w:sz w:val="24"/>
          <w:rtl/>
        </w:rPr>
        <w:t xml:space="preserve">המזון לפחות אחת לשנה, במועד שיקבע על ידי </w:t>
      </w:r>
      <w:r>
        <w:rPr>
          <w:rFonts w:cs="David" w:hint="cs"/>
          <w:sz w:val="24"/>
          <w:rtl/>
        </w:rPr>
        <w:t>המנכ"ל</w:t>
      </w:r>
      <w:r w:rsidRPr="006B252D">
        <w:rPr>
          <w:rFonts w:cs="David"/>
          <w:sz w:val="24"/>
          <w:rtl/>
        </w:rPr>
        <w:t>.</w:t>
      </w:r>
    </w:p>
    <w:p w14:paraId="5BE2E36A" w14:textId="77777777" w:rsidR="000700CA" w:rsidRDefault="000700CA" w:rsidP="000700CA">
      <w:pPr>
        <w:numPr>
          <w:ilvl w:val="1"/>
          <w:numId w:val="3"/>
        </w:numPr>
        <w:spacing w:after="60" w:line="360" w:lineRule="auto"/>
        <w:rPr>
          <w:rFonts w:cs="David"/>
          <w:sz w:val="24"/>
        </w:rPr>
      </w:pPr>
      <w:r>
        <w:rPr>
          <w:rFonts w:cs="David" w:hint="cs"/>
          <w:sz w:val="24"/>
          <w:rtl/>
        </w:rPr>
        <w:t>מנהל</w:t>
      </w:r>
      <w:r w:rsidRPr="008D7BC2">
        <w:rPr>
          <w:rFonts w:cs="David"/>
          <w:sz w:val="24"/>
          <w:rtl/>
        </w:rPr>
        <w:t xml:space="preserve"> </w:t>
      </w:r>
      <w:r w:rsidRPr="008D7BC2">
        <w:rPr>
          <w:rFonts w:cs="David" w:hint="cs"/>
          <w:sz w:val="24"/>
          <w:rtl/>
        </w:rPr>
        <w:t>ה</w:t>
      </w:r>
      <w:r>
        <w:rPr>
          <w:rFonts w:cs="David"/>
          <w:sz w:val="24"/>
          <w:rtl/>
        </w:rPr>
        <w:t xml:space="preserve">איכות </w:t>
      </w:r>
      <w:r>
        <w:rPr>
          <w:rFonts w:cs="David" w:hint="cs"/>
          <w:sz w:val="24"/>
          <w:rtl/>
        </w:rPr>
        <w:t>י</w:t>
      </w:r>
      <w:r>
        <w:rPr>
          <w:rFonts w:cs="David"/>
          <w:sz w:val="24"/>
          <w:rtl/>
        </w:rPr>
        <w:t>זמן את המשתתפים</w:t>
      </w:r>
      <w:r>
        <w:rPr>
          <w:rFonts w:cs="David" w:hint="cs"/>
          <w:sz w:val="24"/>
          <w:rtl/>
        </w:rPr>
        <w:t>.</w:t>
      </w:r>
    </w:p>
    <w:p w14:paraId="2A3B35F9" w14:textId="77777777" w:rsidR="005A3BC1" w:rsidDel="002D4843" w:rsidRDefault="000700CA" w:rsidP="000700CA">
      <w:pPr>
        <w:numPr>
          <w:ilvl w:val="1"/>
          <w:numId w:val="3"/>
        </w:numPr>
        <w:spacing w:after="60" w:line="360" w:lineRule="auto"/>
        <w:rPr>
          <w:del w:id="21" w:author="Yael Gottlieb" w:date="2025-04-16T14:56:00Z" w16du:dateUtc="2025-04-16T11:56:00Z"/>
          <w:rFonts w:cs="David"/>
          <w:sz w:val="24"/>
        </w:rPr>
      </w:pPr>
      <w:r w:rsidRPr="008D7BC2">
        <w:rPr>
          <w:rFonts w:cs="David"/>
          <w:rtl/>
        </w:rPr>
        <w:lastRenderedPageBreak/>
        <w:t>עובדים או יועצים יוזמנו במקרים בהם הסקר יתמקד בבעיות או נושאים טעוני ליבון שבתחום אחריותם.</w:t>
      </w:r>
    </w:p>
    <w:p w14:paraId="3C924A7A" w14:textId="77777777" w:rsidR="000700CA" w:rsidRPr="002D4843" w:rsidRDefault="000700CA" w:rsidP="002D4843">
      <w:pPr>
        <w:numPr>
          <w:ilvl w:val="1"/>
          <w:numId w:val="3"/>
        </w:numPr>
        <w:spacing w:after="60" w:line="360" w:lineRule="auto"/>
        <w:rPr>
          <w:rFonts w:cs="David"/>
          <w:sz w:val="24"/>
          <w:rtl/>
        </w:rPr>
        <w:pPrChange w:id="22" w:author="Yael Gottlieb" w:date="2025-04-16T14:56:00Z" w16du:dateUtc="2025-04-16T11:56:00Z">
          <w:pPr>
            <w:spacing w:after="60" w:line="360" w:lineRule="auto"/>
            <w:ind w:left="792"/>
          </w:pPr>
        </w:pPrChange>
      </w:pPr>
    </w:p>
    <w:p w14:paraId="53400CED" w14:textId="77777777" w:rsidR="000700CA" w:rsidRPr="008D7BC2" w:rsidRDefault="000700CA" w:rsidP="000700CA">
      <w:pPr>
        <w:numPr>
          <w:ilvl w:val="1"/>
          <w:numId w:val="3"/>
        </w:numPr>
        <w:spacing w:after="60" w:line="360" w:lineRule="auto"/>
        <w:rPr>
          <w:rFonts w:cs="David"/>
          <w:b/>
          <w:bCs/>
          <w:sz w:val="24"/>
        </w:rPr>
      </w:pPr>
      <w:r w:rsidRPr="008D7BC2">
        <w:rPr>
          <w:rFonts w:cs="David"/>
          <w:b/>
          <w:bCs/>
          <w:rtl/>
        </w:rPr>
        <w:t>תשומות הסקר</w:t>
      </w:r>
      <w:r w:rsidRPr="008D7BC2">
        <w:rPr>
          <w:rFonts w:cs="David" w:hint="cs"/>
          <w:b/>
          <w:bCs/>
          <w:rtl/>
        </w:rPr>
        <w:t>:</w:t>
      </w:r>
    </w:p>
    <w:p w14:paraId="5B3CBB6F" w14:textId="77777777" w:rsidR="000700CA" w:rsidDel="002D4843" w:rsidRDefault="00484DAB" w:rsidP="000700CA">
      <w:pPr>
        <w:numPr>
          <w:ilvl w:val="2"/>
          <w:numId w:val="3"/>
        </w:numPr>
        <w:spacing w:after="60" w:line="360" w:lineRule="auto"/>
        <w:rPr>
          <w:del w:id="23" w:author="Yael Gottlieb" w:date="2025-04-16T14:53:00Z" w16du:dateUtc="2025-04-16T11:53:00Z"/>
          <w:rFonts w:cs="David"/>
          <w:sz w:val="24"/>
        </w:rPr>
      </w:pPr>
      <w:r>
        <w:rPr>
          <w:rFonts w:cs="David" w:hint="cs"/>
          <w:sz w:val="24"/>
          <w:rtl/>
        </w:rPr>
        <w:t>הנושאים לסקר הנהלה יסקרו במספר ישיבות מנהלי החברה כמפורט בסעיף הבא. התשומות לכל ישיבה מפורטות בטבלה:</w:t>
      </w:r>
    </w:p>
    <w:p w14:paraId="43EF7B46" w14:textId="77777777" w:rsidR="000700CA" w:rsidRPr="002D4843" w:rsidRDefault="000700CA" w:rsidP="002D4843">
      <w:pPr>
        <w:numPr>
          <w:ilvl w:val="2"/>
          <w:numId w:val="3"/>
        </w:numPr>
        <w:spacing w:after="60" w:line="360" w:lineRule="auto"/>
        <w:rPr>
          <w:rFonts w:cs="David"/>
          <w:sz w:val="24"/>
        </w:rPr>
      </w:pPr>
    </w:p>
    <w:tbl>
      <w:tblPr>
        <w:tblStyle w:val="TableGrid"/>
        <w:bidiVisual/>
        <w:tblW w:w="5606" w:type="pct"/>
        <w:tblInd w:w="-503" w:type="dxa"/>
        <w:tblLook w:val="04A0" w:firstRow="1" w:lastRow="0" w:firstColumn="1" w:lastColumn="0" w:noHBand="0" w:noVBand="1"/>
        <w:tblPrChange w:id="24" w:author="Yael Gottlieb" w:date="2025-04-16T14:55:00Z" w16du:dateUtc="2025-04-16T11:55:00Z">
          <w:tblPr>
            <w:tblStyle w:val="TableGrid"/>
            <w:bidiVisual/>
            <w:tblW w:w="9005" w:type="dxa"/>
            <w:tblLook w:val="04A0" w:firstRow="1" w:lastRow="0" w:firstColumn="1" w:lastColumn="0" w:noHBand="0" w:noVBand="1"/>
          </w:tblPr>
        </w:tblPrChange>
      </w:tblPr>
      <w:tblGrid>
        <w:gridCol w:w="1782"/>
        <w:gridCol w:w="7519"/>
        <w:tblGridChange w:id="25">
          <w:tblGrid>
            <w:gridCol w:w="503"/>
            <w:gridCol w:w="1279"/>
            <w:gridCol w:w="1485"/>
            <w:gridCol w:w="6034"/>
            <w:gridCol w:w="207"/>
          </w:tblGrid>
        </w:tblGridChange>
      </w:tblGrid>
      <w:tr w:rsidR="00484DAB" w:rsidRPr="00484DAB" w14:paraId="46487F04" w14:textId="77777777" w:rsidTr="002D4843">
        <w:trPr>
          <w:trPrChange w:id="26" w:author="Yael Gottlieb" w:date="2025-04-16T14:55:00Z" w16du:dateUtc="2025-04-16T11:55:00Z">
            <w:trPr>
              <w:gridBefore w:val="1"/>
            </w:trPr>
          </w:trPrChange>
        </w:trPr>
        <w:tc>
          <w:tcPr>
            <w:tcW w:w="958" w:type="pct"/>
            <w:tcPrChange w:id="27" w:author="Yael Gottlieb" w:date="2025-04-16T14:55:00Z" w16du:dateUtc="2025-04-16T11:55:00Z">
              <w:tcPr>
                <w:tcW w:w="2764" w:type="dxa"/>
                <w:gridSpan w:val="2"/>
              </w:tcPr>
            </w:tcPrChange>
          </w:tcPr>
          <w:p w14:paraId="55590020" w14:textId="77777777" w:rsidR="00484DAB" w:rsidRPr="00484DAB" w:rsidRDefault="00484DAB" w:rsidP="00284E3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484DAB">
              <w:rPr>
                <w:rFonts w:ascii="David" w:hAnsi="David" w:cs="David"/>
                <w:b/>
                <w:bCs/>
                <w:sz w:val="24"/>
                <w:rtl/>
              </w:rPr>
              <w:t>ישיבה</w:t>
            </w:r>
          </w:p>
        </w:tc>
        <w:tc>
          <w:tcPr>
            <w:tcW w:w="4042" w:type="pct"/>
            <w:tcPrChange w:id="28" w:author="Yael Gottlieb" w:date="2025-04-16T14:55:00Z" w16du:dateUtc="2025-04-16T11:55:00Z">
              <w:tcPr>
                <w:tcW w:w="6241" w:type="dxa"/>
                <w:gridSpan w:val="2"/>
              </w:tcPr>
            </w:tcPrChange>
          </w:tcPr>
          <w:p w14:paraId="5266A158" w14:textId="77777777" w:rsidR="00484DAB" w:rsidRPr="00484DAB" w:rsidRDefault="00484DAB" w:rsidP="00284E3E">
            <w:pPr>
              <w:spacing w:before="40" w:after="4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484DAB">
              <w:rPr>
                <w:rFonts w:ascii="David" w:hAnsi="David" w:cs="David"/>
                <w:b/>
                <w:bCs/>
                <w:sz w:val="24"/>
                <w:rtl/>
              </w:rPr>
              <w:t>תשומה</w:t>
            </w:r>
          </w:p>
        </w:tc>
      </w:tr>
      <w:tr w:rsidR="00484DAB" w:rsidRPr="00484DAB" w14:paraId="133200FA" w14:textId="77777777" w:rsidTr="002D4843">
        <w:trPr>
          <w:trPrChange w:id="29" w:author="Yael Gottlieb" w:date="2025-04-16T14:55:00Z" w16du:dateUtc="2025-04-16T11:55:00Z">
            <w:trPr>
              <w:gridBefore w:val="1"/>
            </w:trPr>
          </w:trPrChange>
        </w:trPr>
        <w:tc>
          <w:tcPr>
            <w:tcW w:w="958" w:type="pct"/>
            <w:tcPrChange w:id="30" w:author="Yael Gottlieb" w:date="2025-04-16T14:55:00Z" w16du:dateUtc="2025-04-16T11:55:00Z">
              <w:tcPr>
                <w:tcW w:w="2764" w:type="dxa"/>
                <w:gridSpan w:val="2"/>
              </w:tcPr>
            </w:tcPrChange>
          </w:tcPr>
          <w:p w14:paraId="663D9252" w14:textId="77777777" w:rsidR="00484DAB" w:rsidRPr="00484DAB" w:rsidRDefault="00484DAB" w:rsidP="00284E3E">
            <w:pPr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סקר הנהלה לאיכות</w:t>
            </w:r>
          </w:p>
        </w:tc>
        <w:tc>
          <w:tcPr>
            <w:tcW w:w="4042" w:type="pct"/>
            <w:tcPrChange w:id="31" w:author="Yael Gottlieb" w:date="2025-04-16T14:55:00Z" w16du:dateUtc="2025-04-16T11:55:00Z">
              <w:tcPr>
                <w:tcW w:w="6241" w:type="dxa"/>
                <w:gridSpan w:val="2"/>
              </w:tcPr>
            </w:tcPrChange>
          </w:tcPr>
          <w:p w14:paraId="632333C5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מעקב אחר החלטות </w:t>
            </w:r>
            <w:ins w:id="32" w:author="Efrat Semo" w:date="2017-08-10T13:54:00Z">
              <w:r w:rsidR="000E5E6B">
                <w:rPr>
                  <w:rFonts w:ascii="David" w:hAnsi="David" w:cs="David" w:hint="cs"/>
                  <w:sz w:val="24"/>
                  <w:rtl/>
                </w:rPr>
                <w:t>ומטרות מ</w:t>
              </w:r>
            </w:ins>
            <w:r w:rsidRPr="00484DAB">
              <w:rPr>
                <w:rFonts w:ascii="David" w:hAnsi="David" w:cs="David"/>
                <w:sz w:val="24"/>
                <w:rtl/>
              </w:rPr>
              <w:t>סקר הנהלה קודם</w:t>
            </w:r>
          </w:p>
          <w:p w14:paraId="5886008E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תוצאות מבדקים - פנימיים </w:t>
            </w:r>
          </w:p>
          <w:p w14:paraId="27D02852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תוצאות מבדקים – חיצוניים</w:t>
            </w:r>
          </w:p>
          <w:p w14:paraId="77A7985E" w14:textId="77777777" w:rsid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משוב לקוחות - תלונות ודרך הטיפול </w:t>
            </w:r>
          </w:p>
          <w:p w14:paraId="738D5265" w14:textId="77777777" w:rsidR="000E5E6B" w:rsidRPr="00484DAB" w:rsidRDefault="000E5E6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ins w:id="33" w:author="Efrat Semo" w:date="2017-08-10T13:53:00Z">
              <w:r>
                <w:rPr>
                  <w:rFonts w:ascii="David" w:hAnsi="David" w:cs="David" w:hint="cs"/>
                  <w:sz w:val="24"/>
                  <w:rtl/>
                </w:rPr>
                <w:t>משוב ממחזיקי עניין רלוונטיים</w:t>
              </w:r>
            </w:ins>
          </w:p>
          <w:p w14:paraId="0F9EDD76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בעיות בטיחות מוצרי המפעל </w:t>
            </w:r>
          </w:p>
          <w:p w14:paraId="5CA2B994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מערכת ניהול סיכונים במזון (</w:t>
            </w:r>
            <w:r w:rsidRPr="00484DAB">
              <w:rPr>
                <w:rFonts w:ascii="David" w:hAnsi="David" w:cs="David"/>
                <w:sz w:val="24"/>
              </w:rPr>
              <w:t>HACCP</w:t>
            </w:r>
            <w:r w:rsidRPr="00484DAB">
              <w:rPr>
                <w:rFonts w:ascii="David" w:hAnsi="David" w:cs="David"/>
                <w:sz w:val="24"/>
                <w:rtl/>
              </w:rPr>
              <w:t xml:space="preserve">), מערכת בטיחות מזון </w:t>
            </w:r>
          </w:p>
          <w:p w14:paraId="69B64811" w14:textId="77777777" w:rsid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ins w:id="34" w:author="Efrat Semo" w:date="2017-08-10T13:57:00Z"/>
                <w:rFonts w:ascii="David" w:hAnsi="David" w:cs="David"/>
                <w:sz w:val="24"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בעיות תשתית והיגיינה והצעות לשיפור מערך ניהול בטיחות המוצר </w:t>
            </w:r>
          </w:p>
          <w:p w14:paraId="10F7A432" w14:textId="77777777" w:rsidR="000E5E6B" w:rsidRDefault="000E5E6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ins w:id="35" w:author="Efrat Semo" w:date="2017-08-10T13:57:00Z"/>
                <w:rFonts w:ascii="David" w:hAnsi="David" w:cs="David"/>
                <w:sz w:val="24"/>
              </w:rPr>
            </w:pPr>
            <w:ins w:id="36" w:author="Efrat Semo" w:date="2017-08-10T13:57:00Z">
              <w:r>
                <w:rPr>
                  <w:rFonts w:ascii="David" w:hAnsi="David" w:cs="David" w:hint="cs"/>
                  <w:sz w:val="24"/>
                  <w:rtl/>
                </w:rPr>
                <w:t>ביצועי ספקים חיצוניים</w:t>
              </w:r>
            </w:ins>
          </w:p>
          <w:p w14:paraId="0762DAD9" w14:textId="77777777" w:rsidR="000E5E6B" w:rsidRPr="00484DAB" w:rsidRDefault="000E5E6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</w:rPr>
            </w:pPr>
            <w:ins w:id="37" w:author="Efrat Semo" w:date="2017-08-10T13:58:00Z">
              <w:r>
                <w:rPr>
                  <w:rFonts w:ascii="David" w:hAnsi="David" w:cs="David" w:hint="cs"/>
                  <w:sz w:val="24"/>
                  <w:rtl/>
                </w:rPr>
                <w:t>סקר סיכונים והזדמנויות</w:t>
              </w:r>
            </w:ins>
          </w:p>
          <w:p w14:paraId="767271A6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מצבים משתנים העלולים להשפיע על המערכת </w:t>
            </w:r>
          </w:p>
          <w:p w14:paraId="1F7EDDB3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מצבי חירום – החזרות, השמדות אצל לקוחות, החזרה יזומה</w:t>
            </w:r>
          </w:p>
          <w:p w14:paraId="610BE12F" w14:textId="77777777" w:rsidR="00484DAB" w:rsidRPr="00484DAB" w:rsidRDefault="00484DAB" w:rsidP="000E5E6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מצב פעולות מתקנות</w:t>
            </w:r>
            <w:del w:id="38" w:author="Efrat Semo" w:date="2017-08-10T13:57:00Z">
              <w:r w:rsidRPr="00484DAB" w:rsidDel="000E5E6B">
                <w:rPr>
                  <w:rFonts w:ascii="David" w:hAnsi="David" w:cs="David"/>
                  <w:sz w:val="24"/>
                  <w:rtl/>
                </w:rPr>
                <w:delText xml:space="preserve"> ופעולות מונעות </w:delText>
              </w:r>
            </w:del>
          </w:p>
          <w:p w14:paraId="1FCABB04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שינויים ארגוניים ותהליכיים בעלי השפעה על מערכת האיכות</w:t>
            </w:r>
          </w:p>
          <w:p w14:paraId="3F75545B" w14:textId="77777777" w:rsidR="00484DAB" w:rsidRPr="00484DAB" w:rsidRDefault="00484DAB" w:rsidP="00484DAB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המלצות לשיפור</w:t>
            </w:r>
            <w:r w:rsidRPr="00484DAB">
              <w:rPr>
                <w:rFonts w:ascii="David" w:hAnsi="David" w:cs="David"/>
                <w:sz w:val="24"/>
              </w:rPr>
              <w:t xml:space="preserve"> </w:t>
            </w:r>
            <w:r w:rsidRPr="00484DAB">
              <w:rPr>
                <w:rFonts w:ascii="David" w:hAnsi="David" w:cs="David"/>
                <w:sz w:val="24"/>
                <w:rtl/>
              </w:rPr>
              <w:t>המערכת המשולבת, כולל מדיניות האיכות המשולבת, מטרות ויעדים</w:t>
            </w:r>
          </w:p>
        </w:tc>
      </w:tr>
      <w:tr w:rsidR="00484DAB" w:rsidRPr="00484DAB" w14:paraId="2831DC03" w14:textId="77777777" w:rsidTr="002D4843">
        <w:trPr>
          <w:trPrChange w:id="39" w:author="Yael Gottlieb" w:date="2025-04-16T14:55:00Z" w16du:dateUtc="2025-04-16T11:55:00Z">
            <w:trPr>
              <w:gridBefore w:val="1"/>
            </w:trPr>
          </w:trPrChange>
        </w:trPr>
        <w:tc>
          <w:tcPr>
            <w:tcW w:w="958" w:type="pct"/>
            <w:tcPrChange w:id="40" w:author="Yael Gottlieb" w:date="2025-04-16T14:55:00Z" w16du:dateUtc="2025-04-16T11:55:00Z">
              <w:tcPr>
                <w:tcW w:w="2764" w:type="dxa"/>
                <w:gridSpan w:val="2"/>
              </w:tcPr>
            </w:tcPrChange>
          </w:tcPr>
          <w:p w14:paraId="005C291A" w14:textId="77777777" w:rsidR="00484DAB" w:rsidRPr="00484DAB" w:rsidRDefault="00484DAB" w:rsidP="00284E3E">
            <w:pPr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מצגת מנהלים</w:t>
            </w:r>
          </w:p>
        </w:tc>
        <w:tc>
          <w:tcPr>
            <w:tcW w:w="4042" w:type="pct"/>
            <w:tcPrChange w:id="41" w:author="Yael Gottlieb" w:date="2025-04-16T14:55:00Z" w16du:dateUtc="2025-04-16T11:55:00Z">
              <w:tcPr>
                <w:tcW w:w="6241" w:type="dxa"/>
                <w:gridSpan w:val="2"/>
              </w:tcPr>
            </w:tcPrChange>
          </w:tcPr>
          <w:p w14:paraId="6AA17959" w14:textId="77777777" w:rsidR="00484DAB" w:rsidRPr="00484DAB" w:rsidRDefault="00484DAB" w:rsidP="00484DAB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השקעות לשיפור תהליכים </w:t>
            </w:r>
          </w:p>
          <w:p w14:paraId="4FB9404C" w14:textId="77777777" w:rsidR="00484DAB" w:rsidRPr="00484DAB" w:rsidRDefault="00484DAB" w:rsidP="00484DAB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משוב לקוחות – נתוני גידול וקיטון במכירות</w:t>
            </w:r>
          </w:p>
          <w:p w14:paraId="10E47A3B" w14:textId="77777777" w:rsidR="00484DAB" w:rsidRPr="00484DAB" w:rsidRDefault="00484DAB" w:rsidP="00484DAB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מטרות ויעדים </w:t>
            </w:r>
          </w:p>
        </w:tc>
      </w:tr>
      <w:tr w:rsidR="00484DAB" w:rsidRPr="00484DAB" w14:paraId="7F14A100" w14:textId="77777777" w:rsidTr="002D4843">
        <w:trPr>
          <w:trPrChange w:id="42" w:author="Yael Gottlieb" w:date="2025-04-16T14:55:00Z" w16du:dateUtc="2025-04-16T11:55:00Z">
            <w:trPr>
              <w:gridBefore w:val="1"/>
            </w:trPr>
          </w:trPrChange>
        </w:trPr>
        <w:tc>
          <w:tcPr>
            <w:tcW w:w="958" w:type="pct"/>
            <w:tcPrChange w:id="43" w:author="Yael Gottlieb" w:date="2025-04-16T14:55:00Z" w16du:dateUtc="2025-04-16T11:55:00Z">
              <w:tcPr>
                <w:tcW w:w="2764" w:type="dxa"/>
                <w:gridSpan w:val="2"/>
              </w:tcPr>
            </w:tcPrChange>
          </w:tcPr>
          <w:p w14:paraId="1BD229DF" w14:textId="77777777" w:rsidR="00484DAB" w:rsidRPr="00484DAB" w:rsidRDefault="00484DAB" w:rsidP="00284E3E">
            <w:pPr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סקר הנהלה לאיכות סביבה ובטיחות</w:t>
            </w:r>
          </w:p>
        </w:tc>
        <w:tc>
          <w:tcPr>
            <w:tcW w:w="4042" w:type="pct"/>
            <w:tcPrChange w:id="44" w:author="Yael Gottlieb" w:date="2025-04-16T14:55:00Z" w16du:dateUtc="2025-04-16T11:55:00Z">
              <w:tcPr>
                <w:tcW w:w="6241" w:type="dxa"/>
                <w:gridSpan w:val="2"/>
              </w:tcPr>
            </w:tcPrChange>
          </w:tcPr>
          <w:p w14:paraId="689D0E20" w14:textId="77777777" w:rsidR="00484DAB" w:rsidRP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rFonts w:ascii="David" w:hAnsi="David" w:cs="David"/>
                <w:sz w:val="24"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מעקב אחר החלטות סקר הנהלה קודם</w:t>
            </w:r>
          </w:p>
          <w:p w14:paraId="6C33D1B7" w14:textId="77777777" w:rsidR="00484DAB" w:rsidRP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מצבים משתנים העלולים להשפיע על המערכת</w:t>
            </w:r>
          </w:p>
          <w:p w14:paraId="1B014F7F" w14:textId="77777777" w:rsid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ins w:id="45" w:author="Omer" w:date="2018-01-14T09:41:00Z"/>
                <w:rFonts w:ascii="David" w:hAnsi="David" w:cs="David"/>
                <w:sz w:val="24"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מצבי חירום, לרבות סקירת</w:t>
            </w:r>
            <w:r w:rsidRPr="00484DAB">
              <w:rPr>
                <w:rFonts w:ascii="David" w:hAnsi="David" w:cs="David"/>
                <w:sz w:val="24"/>
                <w:rtl/>
                <w:lang w:bidi="ar-SA"/>
              </w:rPr>
              <w:t xml:space="preserve"> </w:t>
            </w:r>
            <w:r w:rsidRPr="00484DAB">
              <w:rPr>
                <w:rFonts w:ascii="David" w:hAnsi="David" w:cs="David"/>
                <w:sz w:val="24"/>
                <w:rtl/>
              </w:rPr>
              <w:t xml:space="preserve">מוכנות המפעל לנושא הערכות לחירום. </w:t>
            </w:r>
          </w:p>
          <w:p w14:paraId="1C5371E9" w14:textId="77777777" w:rsidR="00163069" w:rsidRDefault="00163069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ins w:id="46" w:author="Omer" w:date="2018-01-14T09:41:00Z"/>
                <w:rFonts w:ascii="David" w:hAnsi="David" w:cs="David"/>
                <w:sz w:val="24"/>
              </w:rPr>
            </w:pPr>
            <w:ins w:id="47" w:author="Omer" w:date="2018-01-14T09:41:00Z">
              <w:r>
                <w:rPr>
                  <w:rFonts w:ascii="David" w:hAnsi="David" w:cs="David" w:hint="cs"/>
                  <w:sz w:val="24"/>
                  <w:rtl/>
                </w:rPr>
                <w:t>תוצאות מבדקים פנימיים וחיצוניים</w:t>
              </w:r>
            </w:ins>
          </w:p>
          <w:p w14:paraId="4845C904" w14:textId="77777777" w:rsidR="00163069" w:rsidRPr="00484DAB" w:rsidRDefault="00163069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</w:rPr>
            </w:pPr>
            <w:ins w:id="48" w:author="Omer" w:date="2018-01-14T09:41:00Z">
              <w:r>
                <w:rPr>
                  <w:rFonts w:ascii="David" w:hAnsi="David" w:cs="David" w:hint="cs"/>
                  <w:sz w:val="24"/>
                  <w:rtl/>
                </w:rPr>
                <w:t xml:space="preserve">סקירת היבטים סביבתיים מהותיים והזדמנויות סביבתיות, כולל הזדמנויות לשילוב הניהול הסביבתי בתהליכי הניהול </w:t>
              </w:r>
            </w:ins>
            <w:ins w:id="49" w:author="Omer" w:date="2018-01-14T09:42:00Z">
              <w:r>
                <w:rPr>
                  <w:rFonts w:ascii="David" w:hAnsi="David" w:cs="David" w:hint="cs"/>
                  <w:sz w:val="24"/>
                  <w:rtl/>
                </w:rPr>
                <w:t>העיסקי</w:t>
              </w:r>
            </w:ins>
          </w:p>
          <w:p w14:paraId="383D8255" w14:textId="77777777" w:rsidR="00484DAB" w:rsidRP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סטטוס הדרכות והכשרות</w:t>
            </w:r>
          </w:p>
          <w:p w14:paraId="2ABDD597" w14:textId="77777777" w:rsidR="00484DAB" w:rsidRP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מצב פעולות מתקנות ופעולות מונעות</w:t>
            </w:r>
          </w:p>
          <w:p w14:paraId="4FB7CC1C" w14:textId="77777777" w:rsidR="00484DAB" w:rsidRP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המלצות לשיפור</w:t>
            </w:r>
            <w:r w:rsidRPr="00484DAB">
              <w:rPr>
                <w:rFonts w:ascii="David" w:hAnsi="David" w:cs="David"/>
                <w:sz w:val="24"/>
              </w:rPr>
              <w:t xml:space="preserve"> </w:t>
            </w:r>
            <w:r w:rsidRPr="00484DAB">
              <w:rPr>
                <w:rFonts w:ascii="David" w:hAnsi="David" w:cs="David"/>
                <w:sz w:val="24"/>
                <w:rtl/>
              </w:rPr>
              <w:t xml:space="preserve">המערכת המשולבת, כולל מדיניות האיכות המשולבת, </w:t>
            </w:r>
            <w:ins w:id="50" w:author="Omer" w:date="2018-01-14T09:46:00Z">
              <w:r w:rsidR="00163069">
                <w:rPr>
                  <w:rFonts w:ascii="David" w:hAnsi="David" w:cs="David" w:hint="cs"/>
                  <w:sz w:val="24"/>
                  <w:rtl/>
                </w:rPr>
                <w:t>ומידת העמידה ב</w:t>
              </w:r>
            </w:ins>
            <w:r w:rsidRPr="00484DAB">
              <w:rPr>
                <w:rFonts w:ascii="David" w:hAnsi="David" w:cs="David"/>
                <w:sz w:val="24"/>
                <w:rtl/>
              </w:rPr>
              <w:t>מטרות ויעדים</w:t>
            </w:r>
            <w:ins w:id="51" w:author="Omer" w:date="2018-01-14T09:46:00Z">
              <w:r w:rsidR="00163069">
                <w:rPr>
                  <w:rFonts w:ascii="David" w:hAnsi="David" w:cs="David" w:hint="cs"/>
                  <w:sz w:val="24"/>
                  <w:rtl/>
                </w:rPr>
                <w:t xml:space="preserve">. </w:t>
              </w:r>
            </w:ins>
            <w:r w:rsidRPr="00484DAB">
              <w:rPr>
                <w:rFonts w:ascii="David" w:hAnsi="David" w:cs="David"/>
                <w:sz w:val="24"/>
                <w:rtl/>
              </w:rPr>
              <w:t xml:space="preserve"> </w:t>
            </w:r>
          </w:p>
          <w:p w14:paraId="591E283C" w14:textId="77777777" w:rsid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ins w:id="52" w:author="Omer" w:date="2018-01-14T09:44:00Z"/>
                <w:rFonts w:ascii="David" w:hAnsi="David" w:cs="David"/>
                <w:sz w:val="24"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חריגות סביבתיות, אירועי בטיחות: תאונה, "כמעט תאונה" ואחרים נתונים העולים מתוך איסוף פרמטרים הקשורים במערך האיכות, בטיחות וסביבה, לרבות, סקרים סביבתיים, מעקבי סקר, סיקרי סיכונים וכיו"ב. </w:t>
            </w:r>
          </w:p>
          <w:p w14:paraId="74FA6C5F" w14:textId="77777777" w:rsidR="00163069" w:rsidRPr="00484DAB" w:rsidRDefault="00163069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  <w:rtl/>
              </w:rPr>
            </w:pPr>
            <w:ins w:id="53" w:author="Omer" w:date="2018-01-14T09:44:00Z">
              <w:r>
                <w:rPr>
                  <w:rFonts w:ascii="David" w:hAnsi="David" w:cs="David" w:hint="cs"/>
                  <w:sz w:val="24"/>
                  <w:rtl/>
                </w:rPr>
                <w:t>מעקב אחר יישום ביצוע פעולות מתקנות</w:t>
              </w:r>
            </w:ins>
          </w:p>
          <w:p w14:paraId="461C6BE7" w14:textId="77777777" w:rsidR="00484DAB" w:rsidRP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ביצועים סביבתיים של הארגון </w:t>
            </w:r>
          </w:p>
          <w:p w14:paraId="4B644C44" w14:textId="77777777" w:rsidR="00484DAB" w:rsidRDefault="00484DAB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ins w:id="54" w:author="Omer" w:date="2018-01-14T09:45:00Z"/>
                <w:rFonts w:ascii="David" w:hAnsi="David" w:cs="David"/>
                <w:sz w:val="24"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 xml:space="preserve">תוצאות הערכת התאמה לדרישות חוק ודרישות אחרות בתחום סביבה ובטיחות </w:t>
            </w:r>
            <w:ins w:id="55" w:author="Omer" w:date="2018-01-14T09:45:00Z">
              <w:r w:rsidR="00163069">
                <w:rPr>
                  <w:rFonts w:ascii="David" w:hAnsi="David" w:cs="David" w:hint="cs"/>
                  <w:sz w:val="24"/>
                  <w:rtl/>
                </w:rPr>
                <w:t>לרבות פערים במידה וקיימים.</w:t>
              </w:r>
            </w:ins>
          </w:p>
          <w:p w14:paraId="61CEB441" w14:textId="77777777" w:rsidR="00163069" w:rsidRPr="00484DAB" w:rsidRDefault="00163069" w:rsidP="00484DAB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  <w:rtl/>
              </w:rPr>
            </w:pPr>
            <w:ins w:id="56" w:author="Omer" w:date="2018-01-14T09:45:00Z">
              <w:r>
                <w:rPr>
                  <w:rFonts w:ascii="David" w:hAnsi="David" w:cs="David" w:hint="cs"/>
                  <w:sz w:val="24"/>
                  <w:rtl/>
                </w:rPr>
                <w:lastRenderedPageBreak/>
                <w:t>מצבים משתנים העלולים להשפיע על המערכת המשולבת והארגון כגון דרישות חוק חדשות, גילוי גורמי סיכון חדשים וכיו</w:t>
              </w:r>
            </w:ins>
            <w:ins w:id="57" w:author="Omer" w:date="2018-01-14T09:46:00Z">
              <w:r>
                <w:rPr>
                  <w:rFonts w:ascii="David" w:hAnsi="David" w:cs="David" w:hint="cs"/>
                  <w:sz w:val="24"/>
                  <w:rtl/>
                </w:rPr>
                <w:t>"ב.</w:t>
              </w:r>
            </w:ins>
          </w:p>
          <w:p w14:paraId="51E5FC80" w14:textId="77777777" w:rsidR="00484DAB" w:rsidRPr="00484DAB" w:rsidRDefault="00484DAB" w:rsidP="00163069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="David" w:hAnsi="David" w:cs="David"/>
                <w:sz w:val="24"/>
                <w:rtl/>
              </w:rPr>
            </w:pPr>
            <w:r w:rsidRPr="00484DAB">
              <w:rPr>
                <w:rFonts w:ascii="David" w:hAnsi="David" w:cs="David"/>
                <w:sz w:val="24"/>
                <w:rtl/>
              </w:rPr>
              <w:t>מסרים רלוונטים</w:t>
            </w:r>
            <w:ins w:id="58" w:author="Omer" w:date="2018-01-14T09:42:00Z">
              <w:r w:rsidR="00163069">
                <w:rPr>
                  <w:rFonts w:ascii="David" w:hAnsi="David" w:cs="David" w:hint="cs"/>
                  <w:sz w:val="24"/>
                  <w:rtl/>
                </w:rPr>
                <w:t xml:space="preserve"> וסקירת </w:t>
              </w:r>
            </w:ins>
            <w:del w:id="59" w:author="Omer" w:date="2018-01-14T09:42:00Z">
              <w:r w:rsidRPr="00484DAB" w:rsidDel="00163069">
                <w:rPr>
                  <w:rFonts w:ascii="David" w:hAnsi="David" w:cs="David"/>
                  <w:sz w:val="24"/>
                  <w:rtl/>
                </w:rPr>
                <w:delText xml:space="preserve"> מ</w:delText>
              </w:r>
            </w:del>
            <w:r w:rsidRPr="00484DAB">
              <w:rPr>
                <w:rFonts w:ascii="David" w:hAnsi="David" w:cs="David"/>
                <w:sz w:val="24"/>
                <w:rtl/>
              </w:rPr>
              <w:t>מחזיקי עניין</w:t>
            </w:r>
            <w:ins w:id="60" w:author="Omer" w:date="2018-01-14T09:42:00Z">
              <w:r w:rsidR="00163069">
                <w:rPr>
                  <w:rFonts w:ascii="David" w:hAnsi="David" w:cs="David" w:hint="cs"/>
                  <w:sz w:val="24"/>
                  <w:rtl/>
                </w:rPr>
                <w:t xml:space="preserve"> </w:t>
              </w:r>
            </w:ins>
            <w:r w:rsidRPr="00484DAB">
              <w:rPr>
                <w:rFonts w:ascii="David" w:hAnsi="David" w:cs="David"/>
                <w:sz w:val="24"/>
                <w:rtl/>
              </w:rPr>
              <w:t xml:space="preserve"> שמחוץ לארגון, לרבות תלונות, דרישות (רשויות, משרד להגנת הסביבה, וכיו"ב).</w:t>
            </w:r>
            <w:ins w:id="61" w:author="Omer" w:date="2018-01-14T09:43:00Z">
              <w:r w:rsidR="00163069">
                <w:rPr>
                  <w:rFonts w:ascii="David" w:hAnsi="David" w:cs="David" w:hint="cs"/>
                  <w:sz w:val="24"/>
                  <w:rtl/>
                </w:rPr>
                <w:t xml:space="preserve"> הצגת מסקנות מדיאלוג מחזיקי עניין אם התקיים.</w:t>
              </w:r>
            </w:ins>
          </w:p>
        </w:tc>
      </w:tr>
    </w:tbl>
    <w:p w14:paraId="5571696C" w14:textId="77777777" w:rsidR="00484DAB" w:rsidRPr="00484DAB" w:rsidRDefault="00484DAB" w:rsidP="00484DAB">
      <w:pPr>
        <w:spacing w:after="60" w:line="360" w:lineRule="auto"/>
        <w:ind w:left="1224"/>
        <w:rPr>
          <w:rFonts w:cs="David"/>
          <w:sz w:val="24"/>
          <w:rtl/>
        </w:rPr>
      </w:pPr>
    </w:p>
    <w:p w14:paraId="7AE627C7" w14:textId="77777777" w:rsidR="000700CA" w:rsidRDefault="000700CA" w:rsidP="006D7505">
      <w:pPr>
        <w:numPr>
          <w:ilvl w:val="2"/>
          <w:numId w:val="3"/>
        </w:numPr>
        <w:spacing w:after="60" w:line="360" w:lineRule="auto"/>
        <w:rPr>
          <w:rFonts w:cs="David"/>
          <w:sz w:val="24"/>
        </w:rPr>
      </w:pPr>
      <w:r>
        <w:rPr>
          <w:rFonts w:cs="David" w:hint="cs"/>
          <w:sz w:val="24"/>
          <w:rtl/>
        </w:rPr>
        <w:t xml:space="preserve">כל הנושאים יסקרו. נושאים לגביהם אין מידע חדש </w:t>
      </w:r>
      <w:r>
        <w:rPr>
          <w:rFonts w:cs="David"/>
          <w:sz w:val="24"/>
          <w:rtl/>
        </w:rPr>
        <w:t>–</w:t>
      </w:r>
      <w:r>
        <w:rPr>
          <w:rFonts w:cs="David" w:hint="cs"/>
          <w:sz w:val="24"/>
          <w:rtl/>
        </w:rPr>
        <w:t xml:space="preserve"> יוצגו ויצויין כי אין מה להוסיף לגביהם.</w:t>
      </w:r>
    </w:p>
    <w:p w14:paraId="6A90EB6F" w14:textId="77777777" w:rsidR="000700CA" w:rsidRPr="008D7BC2" w:rsidRDefault="000700CA" w:rsidP="000700CA">
      <w:pPr>
        <w:numPr>
          <w:ilvl w:val="1"/>
          <w:numId w:val="3"/>
        </w:numPr>
        <w:spacing w:after="60" w:line="360" w:lineRule="auto"/>
        <w:rPr>
          <w:rFonts w:cs="David"/>
          <w:b/>
          <w:bCs/>
          <w:sz w:val="24"/>
        </w:rPr>
      </w:pPr>
      <w:r w:rsidRPr="008D7BC2">
        <w:rPr>
          <w:rFonts w:cs="David"/>
          <w:b/>
          <w:bCs/>
          <w:sz w:val="24"/>
          <w:rtl/>
        </w:rPr>
        <w:t>תפוקות הסקר</w:t>
      </w:r>
      <w:r w:rsidRPr="008D7BC2">
        <w:rPr>
          <w:rFonts w:cs="David" w:hint="cs"/>
          <w:b/>
          <w:bCs/>
          <w:sz w:val="24"/>
          <w:rtl/>
        </w:rPr>
        <w:t>:</w:t>
      </w:r>
    </w:p>
    <w:p w14:paraId="54A50220" w14:textId="77777777" w:rsidR="000700CA" w:rsidRDefault="000700CA" w:rsidP="000700CA">
      <w:pPr>
        <w:numPr>
          <w:ilvl w:val="2"/>
          <w:numId w:val="3"/>
        </w:numPr>
        <w:spacing w:after="60" w:line="360" w:lineRule="auto"/>
        <w:rPr>
          <w:rFonts w:cs="David"/>
          <w:sz w:val="24"/>
        </w:rPr>
      </w:pPr>
      <w:r>
        <w:rPr>
          <w:rFonts w:cs="David"/>
          <w:sz w:val="24"/>
          <w:rtl/>
        </w:rPr>
        <w:t>מנהל</w:t>
      </w:r>
      <w:r w:rsidRPr="008D7BC2">
        <w:rPr>
          <w:rFonts w:cs="David"/>
          <w:sz w:val="24"/>
          <w:rtl/>
        </w:rPr>
        <w:t xml:space="preserve"> </w:t>
      </w:r>
      <w:r>
        <w:rPr>
          <w:rFonts w:cs="David" w:hint="cs"/>
          <w:sz w:val="24"/>
          <w:rtl/>
        </w:rPr>
        <w:t>ה</w:t>
      </w:r>
      <w:r>
        <w:rPr>
          <w:rFonts w:cs="David"/>
          <w:sz w:val="24"/>
          <w:rtl/>
        </w:rPr>
        <w:t>איכות יבצע רישום של כל הנושאים ש</w:t>
      </w:r>
      <w:r>
        <w:rPr>
          <w:rFonts w:cs="David" w:hint="cs"/>
          <w:sz w:val="24"/>
          <w:rtl/>
        </w:rPr>
        <w:t>נס</w:t>
      </w:r>
      <w:r>
        <w:rPr>
          <w:rFonts w:cs="David"/>
          <w:sz w:val="24"/>
          <w:rtl/>
        </w:rPr>
        <w:t>קרו, ויסכ</w:t>
      </w:r>
      <w:r>
        <w:rPr>
          <w:rFonts w:cs="David" w:hint="cs"/>
          <w:sz w:val="24"/>
          <w:rtl/>
        </w:rPr>
        <w:t>ם</w:t>
      </w:r>
      <w:r w:rsidRPr="008D7BC2">
        <w:rPr>
          <w:rFonts w:cs="David"/>
          <w:sz w:val="24"/>
          <w:rtl/>
        </w:rPr>
        <w:t xml:space="preserve"> את ההחלטות בדו"ח סקר הנהלה (</w:t>
      </w:r>
      <w:r w:rsidRPr="008D7BC2">
        <w:rPr>
          <w:rFonts w:cs="David" w:hint="cs"/>
          <w:sz w:val="24"/>
          <w:rtl/>
        </w:rPr>
        <w:t>טופס 07</w:t>
      </w:r>
      <w:r>
        <w:rPr>
          <w:rFonts w:cs="David" w:hint="cs"/>
          <w:sz w:val="24"/>
          <w:rtl/>
        </w:rPr>
        <w:t>.0</w:t>
      </w:r>
      <w:r w:rsidRPr="008D7BC2">
        <w:rPr>
          <w:rFonts w:cs="David" w:hint="cs"/>
          <w:sz w:val="24"/>
          <w:rtl/>
        </w:rPr>
        <w:t>1</w:t>
      </w:r>
      <w:r w:rsidRPr="008D7BC2">
        <w:rPr>
          <w:rFonts w:cs="David"/>
          <w:sz w:val="24"/>
          <w:rtl/>
        </w:rPr>
        <w:t>)</w:t>
      </w:r>
      <w:r>
        <w:rPr>
          <w:rFonts w:cs="David" w:hint="cs"/>
          <w:sz w:val="24"/>
          <w:rtl/>
        </w:rPr>
        <w:t>.</w:t>
      </w:r>
    </w:p>
    <w:p w14:paraId="594F68AE" w14:textId="77777777" w:rsidR="000700CA" w:rsidRPr="008D7BC2" w:rsidRDefault="000700CA" w:rsidP="000700CA">
      <w:pPr>
        <w:numPr>
          <w:ilvl w:val="2"/>
          <w:numId w:val="3"/>
        </w:numPr>
        <w:spacing w:after="60" w:line="360" w:lineRule="auto"/>
        <w:rPr>
          <w:rFonts w:cs="David"/>
          <w:sz w:val="24"/>
          <w:rtl/>
        </w:rPr>
      </w:pPr>
      <w:r w:rsidRPr="008D7BC2">
        <w:rPr>
          <w:rFonts w:cs="David"/>
          <w:sz w:val="24"/>
          <w:rtl/>
        </w:rPr>
        <w:t>תפוקות הסקר יכללו החלטות ופעולות לביצוע המתיחסות</w:t>
      </w:r>
      <w:r>
        <w:rPr>
          <w:rFonts w:cs="David" w:hint="cs"/>
          <w:sz w:val="24"/>
          <w:rtl/>
        </w:rPr>
        <w:t xml:space="preserve"> ל</w:t>
      </w:r>
      <w:r w:rsidRPr="008D7BC2">
        <w:rPr>
          <w:rFonts w:cs="David"/>
          <w:sz w:val="24"/>
          <w:rtl/>
        </w:rPr>
        <w:t>:</w:t>
      </w:r>
    </w:p>
    <w:p w14:paraId="566FB9FF" w14:textId="77777777" w:rsidR="000700CA" w:rsidRPr="008D7BC2" w:rsidRDefault="000700CA">
      <w:pPr>
        <w:numPr>
          <w:ilvl w:val="0"/>
          <w:numId w:val="1"/>
        </w:numPr>
        <w:tabs>
          <w:tab w:val="clear" w:pos="510"/>
        </w:tabs>
        <w:spacing w:before="60" w:after="60" w:line="360" w:lineRule="auto"/>
        <w:ind w:left="1588" w:right="0" w:hanging="454"/>
        <w:rPr>
          <w:rFonts w:ascii="Tahoma" w:hAnsi="Tahoma" w:cs="David"/>
          <w:sz w:val="24"/>
          <w:rtl/>
        </w:rPr>
        <w:pPrChange w:id="62" w:author="Efrat Semo" w:date="2017-11-09T15:09:00Z">
          <w:pPr>
            <w:numPr>
              <w:numId w:val="1"/>
            </w:numPr>
            <w:tabs>
              <w:tab w:val="num" w:pos="510"/>
            </w:tabs>
            <w:spacing w:before="60" w:after="60" w:line="360" w:lineRule="auto"/>
            <w:ind w:left="1588" w:right="510" w:hanging="454"/>
          </w:pPr>
        </w:pPrChange>
      </w:pPr>
      <w:r w:rsidRPr="008D7BC2">
        <w:rPr>
          <w:rFonts w:ascii="Tahoma" w:hAnsi="Tahoma" w:cs="David"/>
          <w:sz w:val="24"/>
          <w:rtl/>
        </w:rPr>
        <w:t xml:space="preserve">קביעת מטרות </w:t>
      </w:r>
      <w:del w:id="63" w:author="Efrat Semo" w:date="2017-11-09T15:09:00Z">
        <w:r w:rsidRPr="008D7BC2" w:rsidDel="006D1944">
          <w:rPr>
            <w:rFonts w:ascii="Tahoma" w:hAnsi="Tahoma" w:cs="David"/>
            <w:sz w:val="24"/>
            <w:rtl/>
          </w:rPr>
          <w:delText>ויעדים.</w:delText>
        </w:r>
      </w:del>
      <w:ins w:id="64" w:author="Efrat Semo" w:date="2017-11-09T15:09:00Z">
        <w:r w:rsidR="006D1944">
          <w:rPr>
            <w:rFonts w:ascii="Tahoma" w:hAnsi="Tahoma" w:cs="David" w:hint="cs"/>
            <w:sz w:val="24"/>
            <w:rtl/>
          </w:rPr>
          <w:t>ויעדים.</w:t>
        </w:r>
      </w:ins>
    </w:p>
    <w:p w14:paraId="173F3CDD" w14:textId="77777777" w:rsidR="000700CA" w:rsidRPr="008D7BC2" w:rsidRDefault="000700CA" w:rsidP="000700CA">
      <w:pPr>
        <w:numPr>
          <w:ilvl w:val="0"/>
          <w:numId w:val="1"/>
        </w:numPr>
        <w:tabs>
          <w:tab w:val="clear" w:pos="510"/>
        </w:tabs>
        <w:spacing w:before="60" w:after="60" w:line="360" w:lineRule="auto"/>
        <w:ind w:left="1588" w:right="0" w:hanging="454"/>
        <w:rPr>
          <w:rFonts w:ascii="Tahoma" w:hAnsi="Tahoma" w:cs="David"/>
          <w:sz w:val="24"/>
          <w:rtl/>
        </w:rPr>
      </w:pPr>
      <w:r w:rsidRPr="008D7BC2">
        <w:rPr>
          <w:rFonts w:cs="David"/>
          <w:sz w:val="24"/>
          <w:rtl/>
        </w:rPr>
        <w:t xml:space="preserve">שיפור ההתאמה והאפקטיביות של מערכת </w:t>
      </w:r>
      <w:r>
        <w:rPr>
          <w:rFonts w:cs="David" w:hint="cs"/>
          <w:sz w:val="24"/>
          <w:rtl/>
        </w:rPr>
        <w:t>ה</w:t>
      </w:r>
      <w:r w:rsidRPr="008D7BC2">
        <w:rPr>
          <w:rFonts w:cs="David"/>
          <w:sz w:val="24"/>
          <w:rtl/>
        </w:rPr>
        <w:t>ניהול ה</w:t>
      </w:r>
      <w:r>
        <w:rPr>
          <w:rFonts w:cs="David" w:hint="cs"/>
          <w:sz w:val="24"/>
          <w:rtl/>
        </w:rPr>
        <w:t>משולבת</w:t>
      </w:r>
      <w:r w:rsidRPr="008D7BC2">
        <w:rPr>
          <w:rFonts w:cs="David"/>
          <w:sz w:val="24"/>
          <w:rtl/>
        </w:rPr>
        <w:t xml:space="preserve"> ושל התהליכים</w:t>
      </w:r>
      <w:r w:rsidRPr="008D7BC2">
        <w:rPr>
          <w:rFonts w:ascii="Tahoma" w:hAnsi="Tahoma" w:cs="David"/>
          <w:sz w:val="24"/>
          <w:rtl/>
        </w:rPr>
        <w:t>, ועדכון מדיניות ה</w:t>
      </w:r>
      <w:r>
        <w:rPr>
          <w:rFonts w:ascii="Tahoma" w:hAnsi="Tahoma" w:cs="David" w:hint="cs"/>
          <w:sz w:val="24"/>
          <w:rtl/>
        </w:rPr>
        <w:t>ניהול משולבת</w:t>
      </w:r>
      <w:r w:rsidRPr="008D7BC2">
        <w:rPr>
          <w:rFonts w:ascii="Tahoma" w:hAnsi="Tahoma" w:cs="David"/>
          <w:sz w:val="24"/>
          <w:rtl/>
        </w:rPr>
        <w:t xml:space="preserve"> ובטיחות המזון והמטרות הנגזרות ממנה.</w:t>
      </w:r>
    </w:p>
    <w:p w14:paraId="700E99DD" w14:textId="77777777" w:rsidR="000700CA" w:rsidRPr="008D7BC2" w:rsidRDefault="000700CA" w:rsidP="000700CA">
      <w:pPr>
        <w:numPr>
          <w:ilvl w:val="0"/>
          <w:numId w:val="1"/>
        </w:numPr>
        <w:tabs>
          <w:tab w:val="clear" w:pos="510"/>
        </w:tabs>
        <w:spacing w:before="60" w:after="60" w:line="360" w:lineRule="auto"/>
        <w:ind w:left="1588" w:right="0" w:hanging="454"/>
        <w:rPr>
          <w:rFonts w:cs="David"/>
          <w:sz w:val="24"/>
          <w:rtl/>
        </w:rPr>
      </w:pPr>
      <w:r w:rsidRPr="008D7BC2">
        <w:rPr>
          <w:rFonts w:cs="David"/>
          <w:sz w:val="24"/>
          <w:rtl/>
        </w:rPr>
        <w:t>שיפור המוצר בהתאמה עם דרישות הלקוחות</w:t>
      </w:r>
      <w:r w:rsidRPr="008D7BC2">
        <w:rPr>
          <w:rFonts w:cs="David" w:hint="cs"/>
          <w:sz w:val="24"/>
          <w:rtl/>
        </w:rPr>
        <w:t xml:space="preserve"> </w:t>
      </w:r>
      <w:r w:rsidRPr="008D7BC2">
        <w:rPr>
          <w:rFonts w:ascii="Tahoma" w:hAnsi="Tahoma" w:cs="David"/>
          <w:sz w:val="24"/>
          <w:rtl/>
        </w:rPr>
        <w:t>ודרישות חוק / רשויות</w:t>
      </w:r>
      <w:r>
        <w:rPr>
          <w:rFonts w:ascii="Tahoma" w:hAnsi="Tahoma" w:cs="David" w:hint="cs"/>
          <w:sz w:val="24"/>
          <w:rtl/>
        </w:rPr>
        <w:t xml:space="preserve"> ואחרות בתחומי איכות, סביבה, בטיחות, בטיחות מזון וכיו"ב</w:t>
      </w:r>
      <w:r w:rsidRPr="008D7BC2">
        <w:rPr>
          <w:rFonts w:cs="David" w:hint="cs"/>
          <w:sz w:val="24"/>
          <w:rtl/>
        </w:rPr>
        <w:t>.</w:t>
      </w:r>
    </w:p>
    <w:p w14:paraId="7B319A3C" w14:textId="77777777" w:rsidR="000700CA" w:rsidRDefault="000700CA" w:rsidP="000700CA">
      <w:pPr>
        <w:numPr>
          <w:ilvl w:val="0"/>
          <w:numId w:val="1"/>
        </w:numPr>
        <w:tabs>
          <w:tab w:val="clear" w:pos="510"/>
        </w:tabs>
        <w:spacing w:before="60" w:after="60"/>
        <w:ind w:left="1588" w:right="0" w:hanging="454"/>
        <w:rPr>
          <w:ins w:id="65" w:author="Efrat Semo" w:date="2017-11-09T15:09:00Z"/>
          <w:rFonts w:cs="David"/>
          <w:sz w:val="24"/>
        </w:rPr>
      </w:pPr>
      <w:r w:rsidRPr="008D7BC2">
        <w:rPr>
          <w:rFonts w:cs="David"/>
          <w:sz w:val="24"/>
          <w:rtl/>
        </w:rPr>
        <w:t>הקצאת משאבים בהתאם לצורך</w:t>
      </w:r>
    </w:p>
    <w:p w14:paraId="38F6DFD1" w14:textId="77777777" w:rsidR="006D1944" w:rsidRPr="008D7BC2" w:rsidRDefault="006D1944">
      <w:pPr>
        <w:numPr>
          <w:ilvl w:val="2"/>
          <w:numId w:val="3"/>
        </w:numPr>
        <w:spacing w:after="60" w:line="360" w:lineRule="auto"/>
        <w:rPr>
          <w:rFonts w:cs="David"/>
          <w:sz w:val="24"/>
        </w:rPr>
        <w:pPrChange w:id="66" w:author="Efrat Semo" w:date="2017-11-09T15:09:00Z">
          <w:pPr>
            <w:numPr>
              <w:numId w:val="1"/>
            </w:numPr>
            <w:tabs>
              <w:tab w:val="num" w:pos="510"/>
            </w:tabs>
            <w:spacing w:before="60" w:after="60"/>
            <w:ind w:left="1588" w:right="510" w:hanging="454"/>
          </w:pPr>
        </w:pPrChange>
      </w:pPr>
      <w:ins w:id="67" w:author="Efrat Semo" w:date="2017-11-09T15:09:00Z">
        <w:r>
          <w:rPr>
            <w:rFonts w:cs="David" w:hint="cs"/>
            <w:sz w:val="24"/>
            <w:rtl/>
          </w:rPr>
          <w:t>לכל מטרת איכות תוגדר תכנית פעולה, משאבים דרושים, גורם אחראי, מועד להשלמה ושיטה להערכת התוצאות.</w:t>
        </w:r>
      </w:ins>
    </w:p>
    <w:p w14:paraId="71F51DAE" w14:textId="77777777" w:rsidR="000700CA" w:rsidRDefault="000700CA" w:rsidP="000700CA">
      <w:pPr>
        <w:numPr>
          <w:ilvl w:val="2"/>
          <w:numId w:val="3"/>
        </w:numPr>
        <w:spacing w:after="60" w:line="360" w:lineRule="auto"/>
        <w:rPr>
          <w:rFonts w:cs="David"/>
          <w:sz w:val="24"/>
        </w:rPr>
      </w:pPr>
      <w:r>
        <w:rPr>
          <w:rFonts w:cs="David" w:hint="cs"/>
          <w:sz w:val="24"/>
          <w:rtl/>
        </w:rPr>
        <w:t>לכל החלטה תוצג תכנית פעולה ולוח זמנים לביצוע ע"י הגורם האחראי.</w:t>
      </w:r>
    </w:p>
    <w:p w14:paraId="6380845C" w14:textId="77777777" w:rsidR="000700CA" w:rsidRDefault="000700CA" w:rsidP="000700CA">
      <w:pPr>
        <w:numPr>
          <w:ilvl w:val="2"/>
          <w:numId w:val="3"/>
        </w:numPr>
        <w:spacing w:after="60" w:line="360" w:lineRule="auto"/>
        <w:rPr>
          <w:rFonts w:cs="David"/>
          <w:sz w:val="24"/>
        </w:rPr>
      </w:pPr>
      <w:r w:rsidRPr="008D7BC2">
        <w:rPr>
          <w:rFonts w:cs="David"/>
          <w:sz w:val="24"/>
          <w:rtl/>
        </w:rPr>
        <w:t>מנהל</w:t>
      </w:r>
      <w:r>
        <w:rPr>
          <w:rFonts w:cs="David" w:hint="cs"/>
          <w:sz w:val="24"/>
          <w:rtl/>
        </w:rPr>
        <w:t xml:space="preserve"> ה</w:t>
      </w:r>
      <w:r>
        <w:rPr>
          <w:rFonts w:cs="David"/>
          <w:sz w:val="24"/>
          <w:rtl/>
        </w:rPr>
        <w:t xml:space="preserve">איכות </w:t>
      </w:r>
      <w:r>
        <w:rPr>
          <w:rFonts w:cs="David" w:hint="cs"/>
          <w:sz w:val="24"/>
          <w:rtl/>
        </w:rPr>
        <w:t>י</w:t>
      </w:r>
      <w:r w:rsidRPr="008D7BC2">
        <w:rPr>
          <w:rFonts w:cs="David"/>
          <w:sz w:val="24"/>
          <w:rtl/>
        </w:rPr>
        <w:t>עק</w:t>
      </w:r>
      <w:r>
        <w:rPr>
          <w:rFonts w:cs="David" w:hint="cs"/>
          <w:sz w:val="24"/>
          <w:rtl/>
        </w:rPr>
        <w:t>ו</w:t>
      </w:r>
      <w:r w:rsidRPr="008D7BC2">
        <w:rPr>
          <w:rFonts w:cs="David"/>
          <w:sz w:val="24"/>
          <w:rtl/>
        </w:rPr>
        <w:t>ב אחר ביצוע ההחלטות לפי לוח הזמנים שנקבע</w:t>
      </w:r>
      <w:r>
        <w:rPr>
          <w:rFonts w:cs="David" w:hint="cs"/>
          <w:sz w:val="24"/>
          <w:rtl/>
        </w:rPr>
        <w:t>, ויפיץ מדי רבעון דו"ח מעקב להנהלת המפעל הבכירה</w:t>
      </w:r>
      <w:r w:rsidRPr="008D7BC2">
        <w:rPr>
          <w:rFonts w:cs="David"/>
          <w:sz w:val="24"/>
          <w:rtl/>
        </w:rPr>
        <w:t xml:space="preserve">. </w:t>
      </w:r>
    </w:p>
    <w:p w14:paraId="5462A9D8" w14:textId="77777777" w:rsidR="000700CA" w:rsidRPr="005B1452" w:rsidDel="002D4843" w:rsidRDefault="000700CA" w:rsidP="006D7505">
      <w:pPr>
        <w:numPr>
          <w:ilvl w:val="2"/>
          <w:numId w:val="3"/>
        </w:numPr>
        <w:spacing w:after="60" w:line="360" w:lineRule="auto"/>
        <w:rPr>
          <w:del w:id="68" w:author="Yael Gottlieb" w:date="2025-04-16T14:54:00Z" w16du:dateUtc="2025-04-16T11:54:00Z"/>
          <w:rFonts w:cs="David"/>
          <w:sz w:val="24"/>
          <w:rtl/>
          <w:lang w:eastAsia="en-US"/>
        </w:rPr>
      </w:pPr>
      <w:r w:rsidRPr="00FF40E8">
        <w:rPr>
          <w:rFonts w:cs="David" w:hint="cs"/>
          <w:sz w:val="24"/>
          <w:rtl/>
        </w:rPr>
        <w:t>ע</w:t>
      </w:r>
      <w:r w:rsidRPr="002323D9">
        <w:rPr>
          <w:rFonts w:cs="David" w:hint="cs"/>
          <w:sz w:val="24"/>
          <w:rtl/>
        </w:rPr>
        <w:t xml:space="preserve">"פ שיקול דעת מנהל איכות ו/או ממונה בטיחות ו/או אחראי איכות סביבה תפתחנה </w:t>
      </w:r>
      <w:r w:rsidRPr="005B1452">
        <w:rPr>
          <w:rFonts w:cs="David" w:hint="cs"/>
          <w:sz w:val="24"/>
          <w:rtl/>
        </w:rPr>
        <w:t xml:space="preserve">פעולה מתקנת/מונעת לשיפור על סמך החלטות הסקר. הפעילות תבוצע ע"פ נוהל </w:t>
      </w:r>
      <w:r w:rsidRPr="005B1452">
        <w:rPr>
          <w:rFonts w:cs="David"/>
          <w:sz w:val="24"/>
          <w:rtl/>
          <w:lang w:eastAsia="en-US"/>
        </w:rPr>
        <w:t>שיפור מתמיד, פעולה מתקנת ופעולה מונעת, נוהל 06</w:t>
      </w:r>
    </w:p>
    <w:p w14:paraId="681A96F0" w14:textId="77777777" w:rsidR="000700CA" w:rsidRPr="002D4843" w:rsidRDefault="000700CA" w:rsidP="002D4843">
      <w:pPr>
        <w:numPr>
          <w:ilvl w:val="2"/>
          <w:numId w:val="3"/>
        </w:numPr>
        <w:spacing w:after="60" w:line="360" w:lineRule="auto"/>
        <w:rPr>
          <w:rFonts w:cs="David"/>
          <w:sz w:val="24"/>
          <w:rtl/>
        </w:rPr>
        <w:pPrChange w:id="69" w:author="Yael Gottlieb" w:date="2025-04-16T14:54:00Z" w16du:dateUtc="2025-04-16T11:54:00Z">
          <w:pPr>
            <w:spacing w:after="60" w:line="360" w:lineRule="auto"/>
            <w:ind w:left="720"/>
          </w:pPr>
        </w:pPrChange>
      </w:pPr>
    </w:p>
    <w:p w14:paraId="5F1D5C5D" w14:textId="77777777" w:rsidR="000700CA" w:rsidRPr="008D7BC2" w:rsidRDefault="000700CA" w:rsidP="000700CA">
      <w:pPr>
        <w:numPr>
          <w:ilvl w:val="1"/>
          <w:numId w:val="3"/>
        </w:numPr>
        <w:spacing w:after="60" w:line="360" w:lineRule="auto"/>
        <w:rPr>
          <w:rFonts w:cs="David"/>
          <w:b/>
          <w:bCs/>
          <w:sz w:val="24"/>
          <w:rtl/>
        </w:rPr>
      </w:pPr>
      <w:r w:rsidRPr="008D7BC2">
        <w:rPr>
          <w:rFonts w:cs="David"/>
          <w:b/>
          <w:bCs/>
          <w:sz w:val="24"/>
          <w:rtl/>
        </w:rPr>
        <w:t>רשומות</w:t>
      </w:r>
    </w:p>
    <w:p w14:paraId="046D3A33" w14:textId="77777777" w:rsidR="000700CA" w:rsidRDefault="000700CA" w:rsidP="000700CA">
      <w:pPr>
        <w:numPr>
          <w:ilvl w:val="2"/>
          <w:numId w:val="3"/>
        </w:numPr>
        <w:spacing w:line="360" w:lineRule="auto"/>
        <w:ind w:right="-142"/>
        <w:rPr>
          <w:rFonts w:cs="David"/>
          <w:sz w:val="24"/>
        </w:rPr>
      </w:pPr>
      <w:r w:rsidRPr="008D7BC2">
        <w:rPr>
          <w:rFonts w:cs="David"/>
          <w:sz w:val="24"/>
          <w:rtl/>
        </w:rPr>
        <w:t>המידע והנתונים שהופקו לסקר וניתוחם, הסיכומים וההחלטות ישמרו (נוהל בקרת רשומות איכות).</w:t>
      </w:r>
    </w:p>
    <w:p w14:paraId="6D5E64E8" w14:textId="77777777" w:rsidR="000700CA" w:rsidRPr="008D7BC2" w:rsidDel="00163069" w:rsidRDefault="000700CA" w:rsidP="000700CA">
      <w:pPr>
        <w:spacing w:line="360" w:lineRule="auto"/>
        <w:ind w:left="792" w:right="-142"/>
        <w:rPr>
          <w:del w:id="70" w:author="Omer" w:date="2018-01-14T09:48:00Z"/>
          <w:rFonts w:cs="David"/>
          <w:sz w:val="24"/>
          <w:rtl/>
        </w:rPr>
      </w:pPr>
    </w:p>
    <w:p w14:paraId="595202D4" w14:textId="77777777" w:rsidR="000700CA" w:rsidRPr="008D7BC2" w:rsidRDefault="000700CA" w:rsidP="000700CA">
      <w:pPr>
        <w:pStyle w:val="Heading1"/>
        <w:numPr>
          <w:ilvl w:val="0"/>
          <w:numId w:val="3"/>
        </w:numPr>
        <w:ind w:right="570"/>
        <w:rPr>
          <w:rFonts w:cs="David"/>
          <w:sz w:val="24"/>
          <w:szCs w:val="24"/>
          <w:rtl/>
        </w:rPr>
      </w:pPr>
      <w:r w:rsidRPr="008D7BC2">
        <w:rPr>
          <w:rFonts w:cs="David"/>
          <w:sz w:val="24"/>
          <w:szCs w:val="24"/>
          <w:rtl/>
        </w:rPr>
        <w:t>נספחים</w:t>
      </w:r>
    </w:p>
    <w:p w14:paraId="3A43643F" w14:textId="77777777" w:rsidR="000700CA" w:rsidRDefault="000700CA" w:rsidP="000700CA">
      <w:pPr>
        <w:ind w:firstLine="567"/>
        <w:jc w:val="both"/>
        <w:rPr>
          <w:rFonts w:cs="David"/>
          <w:sz w:val="24"/>
          <w:rtl/>
        </w:rPr>
      </w:pPr>
      <w:r w:rsidRPr="008D7BC2">
        <w:rPr>
          <w:rFonts w:cs="David"/>
          <w:sz w:val="24"/>
          <w:rtl/>
        </w:rPr>
        <w:t>דו"ח סקר הנהלה</w:t>
      </w:r>
      <w:r w:rsidRPr="008D7BC2">
        <w:rPr>
          <w:rFonts w:cs="David" w:hint="cs"/>
          <w:sz w:val="24"/>
          <w:rtl/>
        </w:rPr>
        <w:t xml:space="preserve">  </w:t>
      </w:r>
      <w:r w:rsidRPr="008D7BC2">
        <w:rPr>
          <w:rFonts w:cs="David" w:hint="cs"/>
          <w:sz w:val="24"/>
          <w:rtl/>
        </w:rPr>
        <w:tab/>
      </w:r>
      <w:r w:rsidRPr="008D7BC2">
        <w:rPr>
          <w:rFonts w:cs="David" w:hint="cs"/>
          <w:sz w:val="24"/>
          <w:rtl/>
        </w:rPr>
        <w:tab/>
        <w:t>טופס 07.01</w:t>
      </w:r>
    </w:p>
    <w:p w14:paraId="46698793" w14:textId="77777777" w:rsidR="000700CA" w:rsidDel="002D4843" w:rsidRDefault="000700CA" w:rsidP="000700CA">
      <w:pPr>
        <w:ind w:firstLine="567"/>
        <w:jc w:val="both"/>
        <w:rPr>
          <w:del w:id="71" w:author="Yael Gottlieb" w:date="2025-04-16T14:56:00Z" w16du:dateUtc="2025-04-16T11:56:00Z"/>
          <w:rFonts w:cs="David"/>
          <w:sz w:val="24"/>
          <w:rtl/>
        </w:rPr>
      </w:pPr>
    </w:p>
    <w:p w14:paraId="5982DF34" w14:textId="77777777" w:rsidR="000700CA" w:rsidDel="002D4843" w:rsidRDefault="000700CA" w:rsidP="00390C0C">
      <w:pPr>
        <w:jc w:val="both"/>
        <w:rPr>
          <w:del w:id="72" w:author="Yael Gottlieb" w:date="2025-04-16T14:56:00Z" w16du:dateUtc="2025-04-16T11:56:00Z"/>
          <w:rFonts w:cs="David"/>
          <w:sz w:val="24"/>
          <w:rtl/>
        </w:rPr>
      </w:pPr>
    </w:p>
    <w:p w14:paraId="0CB9AEB4" w14:textId="77777777" w:rsidR="00D112A0" w:rsidDel="002D4843" w:rsidRDefault="00D112A0" w:rsidP="00390C0C">
      <w:pPr>
        <w:jc w:val="both"/>
        <w:rPr>
          <w:del w:id="73" w:author="Yael Gottlieb" w:date="2025-04-16T14:56:00Z" w16du:dateUtc="2025-04-16T11:56:00Z"/>
          <w:rFonts w:cs="David"/>
          <w:sz w:val="24"/>
          <w:rtl/>
        </w:rPr>
      </w:pPr>
    </w:p>
    <w:p w14:paraId="4A6FD694" w14:textId="77777777" w:rsidR="00D112A0" w:rsidRDefault="00D112A0" w:rsidP="00390C0C">
      <w:pPr>
        <w:jc w:val="both"/>
        <w:rPr>
          <w:rFonts w:cs="David"/>
          <w:sz w:val="24"/>
          <w:rtl/>
        </w:rPr>
      </w:pPr>
    </w:p>
    <w:p w14:paraId="3F87C588" w14:textId="77777777" w:rsidR="00D112A0" w:rsidDel="006D1944" w:rsidRDefault="00D112A0" w:rsidP="00390C0C">
      <w:pPr>
        <w:jc w:val="both"/>
        <w:rPr>
          <w:del w:id="74" w:author="Efrat Semo" w:date="2017-11-09T15:10:00Z"/>
          <w:rFonts w:cs="David"/>
          <w:sz w:val="24"/>
          <w:rtl/>
        </w:rPr>
      </w:pPr>
    </w:p>
    <w:p w14:paraId="56B1BD1C" w14:textId="77777777" w:rsidR="00D112A0" w:rsidDel="006D1944" w:rsidRDefault="00D112A0" w:rsidP="00390C0C">
      <w:pPr>
        <w:jc w:val="both"/>
        <w:rPr>
          <w:del w:id="75" w:author="Efrat Semo" w:date="2017-11-09T15:10:00Z"/>
          <w:rFonts w:cs="David"/>
          <w:sz w:val="24"/>
          <w:rtl/>
        </w:rPr>
      </w:pPr>
    </w:p>
    <w:p w14:paraId="7BB0B8AE" w14:textId="77777777" w:rsidR="00D112A0" w:rsidDel="006D1944" w:rsidRDefault="00D112A0" w:rsidP="00390C0C">
      <w:pPr>
        <w:jc w:val="both"/>
        <w:rPr>
          <w:del w:id="76" w:author="Efrat Semo" w:date="2017-11-09T15:10:00Z"/>
          <w:rFonts w:cs="David"/>
          <w:sz w:val="24"/>
          <w:rtl/>
        </w:rPr>
      </w:pPr>
    </w:p>
    <w:p w14:paraId="45A9DF6D" w14:textId="77777777" w:rsidR="00D112A0" w:rsidDel="006D1944" w:rsidRDefault="00D112A0" w:rsidP="00390C0C">
      <w:pPr>
        <w:jc w:val="both"/>
        <w:rPr>
          <w:del w:id="77" w:author="Efrat Semo" w:date="2017-11-09T15:10:00Z"/>
          <w:rFonts w:cs="David"/>
          <w:sz w:val="24"/>
          <w:rtl/>
        </w:rPr>
      </w:pPr>
    </w:p>
    <w:p w14:paraId="20ED27F3" w14:textId="77777777" w:rsidR="00D112A0" w:rsidDel="006D1944" w:rsidRDefault="00D112A0" w:rsidP="00390C0C">
      <w:pPr>
        <w:jc w:val="both"/>
        <w:rPr>
          <w:del w:id="78" w:author="Efrat Semo" w:date="2017-11-09T15:10:00Z"/>
          <w:rFonts w:cs="David"/>
          <w:sz w:val="24"/>
          <w:rtl/>
        </w:rPr>
      </w:pPr>
    </w:p>
    <w:p w14:paraId="45225677" w14:textId="77777777" w:rsidR="00D112A0" w:rsidDel="006D1944" w:rsidRDefault="00D112A0" w:rsidP="00390C0C">
      <w:pPr>
        <w:jc w:val="both"/>
        <w:rPr>
          <w:del w:id="79" w:author="Efrat Semo" w:date="2017-11-09T15:10:00Z"/>
          <w:rFonts w:cs="David"/>
          <w:sz w:val="24"/>
          <w:rtl/>
        </w:rPr>
      </w:pPr>
    </w:p>
    <w:p w14:paraId="515BEE1E" w14:textId="77777777" w:rsidR="00D112A0" w:rsidDel="00BB560C" w:rsidRDefault="00D112A0" w:rsidP="00390C0C">
      <w:pPr>
        <w:jc w:val="both"/>
        <w:rPr>
          <w:del w:id="80" w:author="oxana" w:date="2017-08-10T14:00:00Z"/>
          <w:rFonts w:cs="David"/>
          <w:sz w:val="24"/>
          <w:rtl/>
        </w:rPr>
      </w:pPr>
    </w:p>
    <w:p w14:paraId="4ECADB66" w14:textId="77777777" w:rsidR="00D112A0" w:rsidRDefault="00D112A0" w:rsidP="00390C0C">
      <w:pPr>
        <w:jc w:val="both"/>
        <w:rPr>
          <w:rFonts w:cs="David"/>
          <w:sz w:val="24"/>
          <w:rtl/>
        </w:rPr>
      </w:pPr>
    </w:p>
    <w:p w14:paraId="574FC47A" w14:textId="77777777" w:rsidR="00D112A0" w:rsidDel="00BB560C" w:rsidRDefault="00D112A0" w:rsidP="00390C0C">
      <w:pPr>
        <w:jc w:val="both"/>
        <w:rPr>
          <w:del w:id="81" w:author="oxana" w:date="2017-08-10T14:00:00Z"/>
          <w:rFonts w:cs="David"/>
          <w:sz w:val="2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00"/>
        <w:gridCol w:w="1948"/>
        <w:gridCol w:w="2074"/>
        <w:gridCol w:w="2074"/>
      </w:tblGrid>
      <w:tr w:rsidR="000700CA" w14:paraId="6A7EA2CE" w14:textId="77777777" w:rsidTr="00390C0C">
        <w:tc>
          <w:tcPr>
            <w:tcW w:w="2200" w:type="dxa"/>
          </w:tcPr>
          <w:p w14:paraId="2A314FCB" w14:textId="7113D614" w:rsidR="000700CA" w:rsidRDefault="000700CA" w:rsidP="000700CA">
            <w:pPr>
              <w:jc w:val="both"/>
              <w:rPr>
                <w:rFonts w:cs="David"/>
                <w:sz w:val="24"/>
                <w:rtl/>
              </w:rPr>
            </w:pPr>
            <w:r>
              <w:rPr>
                <w:rFonts w:cs="David" w:hint="cs"/>
                <w:sz w:val="24"/>
                <w:rtl/>
              </w:rPr>
              <w:t xml:space="preserve">אושר ע"י: </w:t>
            </w:r>
            <w:del w:id="82" w:author="Yael Gottlieb" w:date="2025-04-16T14:54:00Z" w16du:dateUtc="2025-04-16T11:54:00Z">
              <w:r w:rsidDel="002D4843">
                <w:rPr>
                  <w:rFonts w:cs="David" w:hint="cs"/>
                  <w:sz w:val="24"/>
                  <w:rtl/>
                </w:rPr>
                <w:delText>אורי מאירי</w:delText>
              </w:r>
            </w:del>
          </w:p>
        </w:tc>
        <w:tc>
          <w:tcPr>
            <w:tcW w:w="1948" w:type="dxa"/>
          </w:tcPr>
          <w:p w14:paraId="40CEDF8F" w14:textId="4587C53B" w:rsidR="000700CA" w:rsidRDefault="000700CA" w:rsidP="000700CA">
            <w:pPr>
              <w:jc w:val="both"/>
              <w:rPr>
                <w:rFonts w:cs="David"/>
                <w:sz w:val="24"/>
                <w:rtl/>
              </w:rPr>
            </w:pPr>
            <w:r>
              <w:rPr>
                <w:rFonts w:cs="David" w:hint="cs"/>
                <w:sz w:val="24"/>
                <w:rtl/>
              </w:rPr>
              <w:t xml:space="preserve">תפקיד: </w:t>
            </w:r>
            <w:del w:id="83" w:author="Yael Gottlieb" w:date="2025-04-16T14:54:00Z" w16du:dateUtc="2025-04-16T11:54:00Z">
              <w:r w:rsidDel="002D4843">
                <w:rPr>
                  <w:rFonts w:cs="David" w:hint="cs"/>
                  <w:sz w:val="24"/>
                  <w:rtl/>
                </w:rPr>
                <w:delText>מנכ"ל</w:delText>
              </w:r>
            </w:del>
          </w:p>
        </w:tc>
        <w:tc>
          <w:tcPr>
            <w:tcW w:w="2074" w:type="dxa"/>
          </w:tcPr>
          <w:p w14:paraId="5B634F5C" w14:textId="4D27978B" w:rsidR="000700CA" w:rsidRDefault="000700CA" w:rsidP="00163069">
            <w:pPr>
              <w:jc w:val="both"/>
              <w:rPr>
                <w:rFonts w:cs="David"/>
                <w:sz w:val="24"/>
                <w:rtl/>
              </w:rPr>
            </w:pPr>
            <w:r>
              <w:rPr>
                <w:rFonts w:cs="David" w:hint="cs"/>
                <w:sz w:val="24"/>
                <w:rtl/>
              </w:rPr>
              <w:t xml:space="preserve">תאריך: </w:t>
            </w:r>
            <w:del w:id="84" w:author="oxana" w:date="2017-08-10T14:05:00Z">
              <w:r w:rsidR="00D112A0" w:rsidDel="00BB560C">
                <w:rPr>
                  <w:rFonts w:cs="David" w:hint="cs"/>
                  <w:sz w:val="24"/>
                  <w:rtl/>
                </w:rPr>
                <w:delText>01/01/16</w:delText>
              </w:r>
            </w:del>
            <w:ins w:id="85" w:author="oxana" w:date="2017-08-10T14:05:00Z">
              <w:r w:rsidR="00BB560C">
                <w:rPr>
                  <w:rFonts w:cs="David" w:hint="cs"/>
                  <w:sz w:val="24"/>
                  <w:rtl/>
                </w:rPr>
                <w:t>1</w:t>
              </w:r>
              <w:del w:id="86" w:author="Yael Gottlieb" w:date="2025-04-16T14:54:00Z" w16du:dateUtc="2025-04-16T11:54:00Z">
                <w:r w:rsidR="00BB560C" w:rsidDel="002D4843">
                  <w:rPr>
                    <w:rFonts w:cs="David" w:hint="cs"/>
                    <w:sz w:val="24"/>
                    <w:rtl/>
                  </w:rPr>
                  <w:delText>0/08/17</w:delText>
                </w:r>
              </w:del>
            </w:ins>
          </w:p>
        </w:tc>
        <w:tc>
          <w:tcPr>
            <w:tcW w:w="2074" w:type="dxa"/>
          </w:tcPr>
          <w:p w14:paraId="0BE8512B" w14:textId="77777777" w:rsidR="000700CA" w:rsidRDefault="000700CA" w:rsidP="000700CA">
            <w:pPr>
              <w:jc w:val="both"/>
              <w:rPr>
                <w:rFonts w:cs="David"/>
                <w:sz w:val="24"/>
                <w:rtl/>
              </w:rPr>
            </w:pPr>
            <w:r>
              <w:rPr>
                <w:rFonts w:cs="David" w:hint="cs"/>
                <w:sz w:val="24"/>
                <w:rtl/>
              </w:rPr>
              <w:t>חתימה:</w:t>
            </w:r>
          </w:p>
        </w:tc>
      </w:tr>
    </w:tbl>
    <w:p w14:paraId="17389DEB" w14:textId="77777777" w:rsidR="000700CA" w:rsidDel="00BB560C" w:rsidRDefault="000700CA" w:rsidP="000700CA">
      <w:pPr>
        <w:ind w:firstLine="567"/>
        <w:jc w:val="both"/>
        <w:rPr>
          <w:del w:id="87" w:author="oxana" w:date="2017-08-10T14:00:00Z"/>
          <w:rFonts w:cs="David"/>
          <w:sz w:val="24"/>
          <w:rtl/>
        </w:rPr>
      </w:pPr>
    </w:p>
    <w:p w14:paraId="720EF51E" w14:textId="77777777" w:rsidR="006A6EB8" w:rsidRDefault="006A6EB8" w:rsidP="002D4843"/>
    <w:sectPr w:rsidR="006A6EB8" w:rsidSect="006D7505">
      <w:headerReference w:type="default" r:id="rId7"/>
      <w:pgSz w:w="11906" w:h="16838"/>
      <w:pgMar w:top="1440" w:right="1800" w:bottom="1276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96C4A" w14:textId="77777777" w:rsidR="006F307C" w:rsidRDefault="006F307C" w:rsidP="000700CA">
      <w:r>
        <w:separator/>
      </w:r>
    </w:p>
  </w:endnote>
  <w:endnote w:type="continuationSeparator" w:id="0">
    <w:p w14:paraId="76A8934B" w14:textId="77777777" w:rsidR="006F307C" w:rsidRDefault="006F307C" w:rsidP="00070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8484" w14:textId="77777777" w:rsidR="006F307C" w:rsidRDefault="006F307C" w:rsidP="000700CA">
      <w:r>
        <w:separator/>
      </w:r>
    </w:p>
  </w:footnote>
  <w:footnote w:type="continuationSeparator" w:id="0">
    <w:p w14:paraId="43C8EB5A" w14:textId="77777777" w:rsidR="006F307C" w:rsidRDefault="006F307C" w:rsidP="00070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3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87"/>
      <w:gridCol w:w="1854"/>
      <w:gridCol w:w="2185"/>
      <w:gridCol w:w="3010"/>
      <w:gridCol w:w="1316"/>
    </w:tblGrid>
    <w:tr w:rsidR="000700CA" w:rsidRPr="005F54DA" w14:paraId="0EACAC74" w14:textId="77777777" w:rsidTr="000E5E6B">
      <w:trPr>
        <w:trHeight w:val="784"/>
        <w:jc w:val="center"/>
      </w:trPr>
      <w:tc>
        <w:tcPr>
          <w:tcW w:w="2202" w:type="dxa"/>
          <w:shd w:val="clear" w:color="auto" w:fill="auto"/>
          <w:vAlign w:val="center"/>
        </w:tcPr>
        <w:p w14:paraId="37F3ECB0" w14:textId="77777777" w:rsidR="000700CA" w:rsidRPr="005F54DA" w:rsidRDefault="000700CA" w:rsidP="000700CA">
          <w:pPr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נוהל מס' </w:t>
          </w:r>
          <w:r>
            <w:rPr>
              <w:rFonts w:cs="David" w:hint="cs"/>
              <w:rtl/>
            </w:rPr>
            <w:t>7</w:t>
          </w:r>
        </w:p>
      </w:tc>
      <w:tc>
        <w:tcPr>
          <w:tcW w:w="6645" w:type="dxa"/>
          <w:gridSpan w:val="3"/>
          <w:shd w:val="clear" w:color="auto" w:fill="auto"/>
          <w:vAlign w:val="center"/>
        </w:tcPr>
        <w:p w14:paraId="23CBFA59" w14:textId="77777777" w:rsidR="000700CA" w:rsidRPr="005F54DA" w:rsidRDefault="000700CA" w:rsidP="000700CA">
          <w:pPr>
            <w:pStyle w:val="Header"/>
            <w:jc w:val="center"/>
            <w:rPr>
              <w:rFonts w:cs="David"/>
              <w:b/>
              <w:bCs/>
              <w:sz w:val="36"/>
              <w:szCs w:val="36"/>
            </w:rPr>
          </w:pPr>
          <w:r>
            <w:rPr>
              <w:rFonts w:cs="David" w:hint="cs"/>
              <w:b/>
              <w:bCs/>
              <w:sz w:val="36"/>
              <w:szCs w:val="36"/>
              <w:rtl/>
            </w:rPr>
            <w:t>סקר הנהלה</w:t>
          </w:r>
        </w:p>
      </w:tc>
      <w:tc>
        <w:tcPr>
          <w:tcW w:w="1505" w:type="dxa"/>
          <w:vMerge w:val="restart"/>
          <w:shd w:val="clear" w:color="auto" w:fill="auto"/>
          <w:vAlign w:val="center"/>
        </w:tcPr>
        <w:p w14:paraId="634FFD13" w14:textId="77777777" w:rsidR="000700CA" w:rsidRPr="005F54DA" w:rsidRDefault="000700CA" w:rsidP="000700CA">
          <w:pPr>
            <w:jc w:val="center"/>
            <w:rPr>
              <w:rFonts w:cs="David"/>
              <w:b/>
              <w:bCs/>
              <w:rtl/>
            </w:rPr>
          </w:pPr>
          <w:r w:rsidRPr="005F54DA">
            <w:rPr>
              <w:rFonts w:cs="David" w:hint="cs"/>
              <w:b/>
              <w:bCs/>
              <w:rtl/>
              <w:lang w:eastAsia="en-US"/>
            </w:rPr>
            <w:drawing>
              <wp:anchor distT="0" distB="0" distL="114300" distR="114300" simplePos="0" relativeHeight="251657216" behindDoc="1" locked="0" layoutInCell="1" allowOverlap="1" wp14:anchorId="306FFC82" wp14:editId="5336E0C4">
                <wp:simplePos x="0" y="0"/>
                <wp:positionH relativeFrom="column">
                  <wp:posOffset>-20955</wp:posOffset>
                </wp:positionH>
                <wp:positionV relativeFrom="paragraph">
                  <wp:posOffset>167005</wp:posOffset>
                </wp:positionV>
                <wp:extent cx="910590" cy="431800"/>
                <wp:effectExtent l="0" t="0" r="3810" b="6350"/>
                <wp:wrapNone/>
                <wp:docPr id="12" name="תמונה 12" descr="new logo tapug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ew logo tapug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059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0700CA" w:rsidRPr="005F54DA" w14:paraId="62020051" w14:textId="77777777" w:rsidTr="000E5E6B">
      <w:trPr>
        <w:trHeight w:val="331"/>
        <w:jc w:val="center"/>
      </w:trPr>
      <w:tc>
        <w:tcPr>
          <w:tcW w:w="2202" w:type="dxa"/>
          <w:shd w:val="clear" w:color="auto" w:fill="auto"/>
          <w:vAlign w:val="center"/>
        </w:tcPr>
        <w:p w14:paraId="11609CDC" w14:textId="77777777" w:rsidR="000700CA" w:rsidRPr="005F54DA" w:rsidRDefault="000700CA" w:rsidP="000700CA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/>
              <w:rtl/>
            </w:rPr>
            <w:t>עמוד</w:t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</w:rPr>
            <w:fldChar w:fldCharType="begin"/>
          </w:r>
          <w:r w:rsidRPr="005F54DA">
            <w:rPr>
              <w:rFonts w:cs="David"/>
            </w:rPr>
            <w:instrText xml:space="preserve"> PAGE </w:instrText>
          </w:r>
          <w:r w:rsidRPr="005F54DA">
            <w:rPr>
              <w:rFonts w:cs="David"/>
            </w:rPr>
            <w:fldChar w:fldCharType="separate"/>
          </w:r>
          <w:r w:rsidR="001E7565">
            <w:rPr>
              <w:rFonts w:cs="David"/>
              <w:rtl/>
            </w:rPr>
            <w:t>4</w:t>
          </w:r>
          <w:r w:rsidRPr="005F54DA">
            <w:rPr>
              <w:rFonts w:cs="David"/>
            </w:rPr>
            <w:fldChar w:fldCharType="end"/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  <w:rtl/>
            </w:rPr>
            <w:t>מתוך</w:t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</w:rPr>
            <w:fldChar w:fldCharType="begin"/>
          </w:r>
          <w:r w:rsidRPr="005F54DA">
            <w:rPr>
              <w:rFonts w:cs="David"/>
            </w:rPr>
            <w:instrText xml:space="preserve"> NUMPAGES </w:instrText>
          </w:r>
          <w:r w:rsidRPr="005F54DA">
            <w:rPr>
              <w:rFonts w:cs="David"/>
            </w:rPr>
            <w:fldChar w:fldCharType="separate"/>
          </w:r>
          <w:r w:rsidR="001E7565">
            <w:rPr>
              <w:rFonts w:cs="David"/>
              <w:rtl/>
            </w:rPr>
            <w:t>4</w:t>
          </w:r>
          <w:r w:rsidRPr="005F54DA">
            <w:rPr>
              <w:rFonts w:cs="David"/>
            </w:rPr>
            <w:fldChar w:fldCharType="end"/>
          </w:r>
        </w:p>
      </w:tc>
      <w:tc>
        <w:tcPr>
          <w:tcW w:w="2054" w:type="dxa"/>
          <w:shd w:val="clear" w:color="auto" w:fill="auto"/>
          <w:vAlign w:val="center"/>
        </w:tcPr>
        <w:p w14:paraId="426E58AC" w14:textId="4483408A" w:rsidR="000700CA" w:rsidRPr="005F54DA" w:rsidRDefault="000700CA" w:rsidP="000700CA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>עודכן ע"י</w:t>
          </w:r>
          <w:del w:id="88" w:author="Yael Gottlieb" w:date="2025-04-16T14:49:00Z" w16du:dateUtc="2025-04-16T11:49:00Z">
            <w:r w:rsidRPr="005F54DA" w:rsidDel="00C65546">
              <w:rPr>
                <w:rFonts w:cs="David" w:hint="cs"/>
                <w:rtl/>
              </w:rPr>
              <w:delText xml:space="preserve">:  </w:delText>
            </w:r>
            <w:r w:rsidDel="00C65546">
              <w:rPr>
                <w:rFonts w:cs="David" w:hint="cs"/>
                <w:rtl/>
              </w:rPr>
              <w:delText>מירי כץ</w:delText>
            </w:r>
          </w:del>
          <w:r w:rsidRPr="005F54DA">
            <w:rPr>
              <w:rFonts w:cs="David" w:hint="cs"/>
              <w:rtl/>
            </w:rPr>
            <w:t xml:space="preserve"> </w:t>
          </w:r>
        </w:p>
      </w:tc>
      <w:tc>
        <w:tcPr>
          <w:tcW w:w="2410" w:type="dxa"/>
          <w:shd w:val="clear" w:color="auto" w:fill="auto"/>
          <w:vAlign w:val="center"/>
        </w:tcPr>
        <w:p w14:paraId="1E4C9388" w14:textId="3FCE7C61" w:rsidR="000700CA" w:rsidRPr="005F54DA" w:rsidRDefault="000700CA" w:rsidP="000700CA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תפקיד: </w:t>
          </w:r>
          <w:del w:id="89" w:author="Yael Gottlieb" w:date="2025-04-16T14:49:00Z" w16du:dateUtc="2025-04-16T11:49:00Z">
            <w:r w:rsidDel="00C65546">
              <w:rPr>
                <w:rFonts w:cs="David" w:hint="cs"/>
                <w:rtl/>
              </w:rPr>
              <w:delText>א. איכות סביבה</w:delText>
            </w:r>
          </w:del>
        </w:p>
      </w:tc>
      <w:tc>
        <w:tcPr>
          <w:tcW w:w="2181" w:type="dxa"/>
          <w:shd w:val="clear" w:color="auto" w:fill="auto"/>
          <w:vAlign w:val="center"/>
        </w:tcPr>
        <w:p w14:paraId="7AC48219" w14:textId="7C303BA7" w:rsidR="000700CA" w:rsidRPr="005F54DA" w:rsidRDefault="000700CA" w:rsidP="00163069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ת.עדכון: </w:t>
          </w:r>
          <w:del w:id="90" w:author="oxana" w:date="2017-08-10T14:01:00Z">
            <w:r w:rsidR="00D112A0" w:rsidDel="00BB560C">
              <w:rPr>
                <w:rFonts w:cs="David" w:hint="cs"/>
                <w:rtl/>
              </w:rPr>
              <w:delText>01/01/16</w:delText>
            </w:r>
          </w:del>
          <w:ins w:id="91" w:author="oxana" w:date="2017-08-10T14:01:00Z">
            <w:del w:id="92" w:author="Yael Gottlieb" w:date="2025-04-16T14:49:00Z" w16du:dateUtc="2025-04-16T11:49:00Z">
              <w:r w:rsidR="00BB560C" w:rsidDel="00C65546">
                <w:rPr>
                  <w:rFonts w:cs="David" w:hint="cs"/>
                  <w:rtl/>
                </w:rPr>
                <w:delText>10/08</w:delText>
              </w:r>
            </w:del>
          </w:ins>
          <w:ins w:id="93" w:author="Omer" w:date="2018-01-14T09:36:00Z">
            <w:del w:id="94" w:author="Yael Gottlieb" w:date="2025-04-16T14:49:00Z" w16du:dateUtc="2025-04-16T11:49:00Z">
              <w:r w:rsidR="00163069" w:rsidDel="00C65546">
                <w:rPr>
                  <w:rFonts w:cs="David" w:hint="cs"/>
                  <w:rtl/>
                </w:rPr>
                <w:delText>01</w:delText>
              </w:r>
            </w:del>
          </w:ins>
          <w:ins w:id="95" w:author="oxana" w:date="2017-08-10T14:01:00Z">
            <w:del w:id="96" w:author="Yael Gottlieb" w:date="2025-04-16T14:49:00Z" w16du:dateUtc="2025-04-16T11:49:00Z">
              <w:r w:rsidR="00BB560C" w:rsidDel="00C65546">
                <w:rPr>
                  <w:rFonts w:cs="David" w:hint="cs"/>
                  <w:rtl/>
                </w:rPr>
                <w:delText>/1</w:delText>
              </w:r>
            </w:del>
          </w:ins>
          <w:ins w:id="97" w:author="Omer" w:date="2018-01-14T09:36:00Z">
            <w:del w:id="98" w:author="Yael Gottlieb" w:date="2025-04-16T14:49:00Z" w16du:dateUtc="2025-04-16T11:49:00Z">
              <w:r w:rsidR="00163069" w:rsidDel="00C65546">
                <w:rPr>
                  <w:rFonts w:cs="David" w:hint="cs"/>
                  <w:rtl/>
                </w:rPr>
                <w:delText>8</w:delText>
              </w:r>
            </w:del>
          </w:ins>
          <w:ins w:id="99" w:author="Yael Gottlieb" w:date="2025-04-16T14:49:00Z" w16du:dateUtc="2025-04-16T11:49:00Z">
            <w:r w:rsidR="00C65546">
              <w:rPr>
                <w:rFonts w:cs="David"/>
              </w:rPr>
              <w:t>16.4.2025</w:t>
            </w:r>
          </w:ins>
          <w:ins w:id="100" w:author="oxana" w:date="2017-08-10T14:01:00Z">
            <w:del w:id="101" w:author="Omer" w:date="2018-01-14T09:36:00Z">
              <w:r w:rsidR="00BB560C" w:rsidDel="00163069">
                <w:rPr>
                  <w:rFonts w:cs="David" w:hint="cs"/>
                  <w:rtl/>
                </w:rPr>
                <w:delText>7</w:delText>
              </w:r>
            </w:del>
          </w:ins>
        </w:p>
      </w:tc>
      <w:tc>
        <w:tcPr>
          <w:tcW w:w="1505" w:type="dxa"/>
          <w:vMerge/>
          <w:shd w:val="clear" w:color="auto" w:fill="auto"/>
        </w:tcPr>
        <w:p w14:paraId="5FBFF40A" w14:textId="77777777" w:rsidR="000700CA" w:rsidRPr="005F54DA" w:rsidRDefault="000700CA" w:rsidP="000700CA">
          <w:pPr>
            <w:pStyle w:val="Header"/>
            <w:ind w:right="-666"/>
            <w:rPr>
              <w:rFonts w:cs="David"/>
              <w:b/>
              <w:bCs/>
              <w:rtl/>
            </w:rPr>
          </w:pPr>
        </w:p>
      </w:tc>
    </w:tr>
  </w:tbl>
  <w:p w14:paraId="01D317B8" w14:textId="77777777" w:rsidR="000700CA" w:rsidRDefault="000700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658"/>
    <w:multiLevelType w:val="hybridMultilevel"/>
    <w:tmpl w:val="107CB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E73166"/>
    <w:multiLevelType w:val="singleLevel"/>
    <w:tmpl w:val="A8C05554"/>
    <w:lvl w:ilvl="0">
      <w:start w:val="2"/>
      <w:numFmt w:val="bullet"/>
      <w:lvlText w:val=""/>
      <w:lvlJc w:val="left"/>
      <w:pPr>
        <w:tabs>
          <w:tab w:val="num" w:pos="510"/>
        </w:tabs>
        <w:ind w:left="510" w:right="510" w:hanging="453"/>
      </w:pPr>
      <w:rPr>
        <w:rFonts w:ascii="Wingdings" w:hAnsi="Wingdings" w:hint="default"/>
        <w:sz w:val="20"/>
      </w:rPr>
    </w:lvl>
  </w:abstractNum>
  <w:abstractNum w:abstractNumId="2" w15:restartNumberingAfterBreak="0">
    <w:nsid w:val="180122E9"/>
    <w:multiLevelType w:val="hybridMultilevel"/>
    <w:tmpl w:val="0882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946AAE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2C265D7C"/>
    <w:multiLevelType w:val="hybridMultilevel"/>
    <w:tmpl w:val="4CCA3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703046"/>
    <w:multiLevelType w:val="multilevel"/>
    <w:tmpl w:val="50F42218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041"/>
        </w:tabs>
        <w:ind w:left="2041" w:right="2041" w:hanging="132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6" w15:restartNumberingAfterBreak="0">
    <w:nsid w:val="5EDF554E"/>
    <w:multiLevelType w:val="multilevel"/>
    <w:tmpl w:val="D052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5968475">
    <w:abstractNumId w:val="1"/>
  </w:num>
  <w:num w:numId="2" w16cid:durableId="1574461477">
    <w:abstractNumId w:val="5"/>
  </w:num>
  <w:num w:numId="3" w16cid:durableId="1017079684">
    <w:abstractNumId w:val="3"/>
  </w:num>
  <w:num w:numId="4" w16cid:durableId="1586257709">
    <w:abstractNumId w:val="6"/>
  </w:num>
  <w:num w:numId="5" w16cid:durableId="1667437411">
    <w:abstractNumId w:val="4"/>
  </w:num>
  <w:num w:numId="6" w16cid:durableId="232013278">
    <w:abstractNumId w:val="0"/>
  </w:num>
  <w:num w:numId="7" w16cid:durableId="8723819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el Gottlieb">
    <w15:presenceInfo w15:providerId="AD" w15:userId="S-1-5-21-1698350431-2779521162-1255548962-3736"/>
  </w15:person>
  <w15:person w15:author="Efrat Semo">
    <w15:presenceInfo w15:providerId="AD" w15:userId="S-1-5-21-536648056-4207746800-573925874-1620"/>
  </w15:person>
  <w15:person w15:author="oxana">
    <w15:presenceInfo w15:providerId="AD" w15:userId="S-1-5-21-536648056-4207746800-573925874-16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0CA"/>
    <w:rsid w:val="000700CA"/>
    <w:rsid w:val="000E5E6B"/>
    <w:rsid w:val="001500F0"/>
    <w:rsid w:val="00163069"/>
    <w:rsid w:val="001D2A28"/>
    <w:rsid w:val="001E7565"/>
    <w:rsid w:val="002D4843"/>
    <w:rsid w:val="00331B29"/>
    <w:rsid w:val="00390C0C"/>
    <w:rsid w:val="00423739"/>
    <w:rsid w:val="00484DAB"/>
    <w:rsid w:val="0059477E"/>
    <w:rsid w:val="005A3BC1"/>
    <w:rsid w:val="005F6E9F"/>
    <w:rsid w:val="006A6EB8"/>
    <w:rsid w:val="006D1944"/>
    <w:rsid w:val="006D7505"/>
    <w:rsid w:val="006F307C"/>
    <w:rsid w:val="00730D7E"/>
    <w:rsid w:val="007A42A9"/>
    <w:rsid w:val="00862E00"/>
    <w:rsid w:val="00A23C78"/>
    <w:rsid w:val="00AE5E45"/>
    <w:rsid w:val="00B67AFB"/>
    <w:rsid w:val="00BB560C"/>
    <w:rsid w:val="00C463B5"/>
    <w:rsid w:val="00C65546"/>
    <w:rsid w:val="00D112A0"/>
    <w:rsid w:val="00D5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E6A833"/>
  <w15:docId w15:val="{2817381D-CDC4-4266-96B9-5095E6C6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0CA"/>
    <w:pPr>
      <w:bidi/>
      <w:spacing w:after="0" w:line="240" w:lineRule="auto"/>
    </w:pPr>
    <w:rPr>
      <w:rFonts w:ascii="Times New Roman" w:eastAsia="Times New Roman" w:hAnsi="Times New Roman" w:cs="Narkisim"/>
      <w:noProof/>
      <w:szCs w:val="24"/>
      <w:lang w:eastAsia="he-IL"/>
    </w:rPr>
  </w:style>
  <w:style w:type="paragraph" w:styleId="Heading1">
    <w:name w:val="heading 1"/>
    <w:basedOn w:val="Normal"/>
    <w:next w:val="Normal"/>
    <w:link w:val="Heading1Char"/>
    <w:qFormat/>
    <w:rsid w:val="000700CA"/>
    <w:pPr>
      <w:keepNext/>
      <w:numPr>
        <w:numId w:val="2"/>
      </w:numPr>
      <w:spacing w:before="240" w:after="60" w:line="360" w:lineRule="auto"/>
      <w:outlineLvl w:val="0"/>
    </w:pPr>
    <w:rPr>
      <w:b/>
      <w:bCs/>
      <w:kern w:val="28"/>
      <w:sz w:val="28"/>
      <w:szCs w:val="32"/>
    </w:rPr>
  </w:style>
  <w:style w:type="paragraph" w:styleId="Heading3">
    <w:name w:val="heading 3"/>
    <w:basedOn w:val="Normal"/>
    <w:next w:val="Normal"/>
    <w:link w:val="Heading3Char"/>
    <w:qFormat/>
    <w:rsid w:val="000700CA"/>
    <w:pPr>
      <w:keepNext/>
      <w:numPr>
        <w:ilvl w:val="2"/>
        <w:numId w:val="2"/>
      </w:numPr>
      <w:bidi w:val="0"/>
      <w:spacing w:before="240" w:after="60"/>
      <w:outlineLvl w:val="2"/>
    </w:pPr>
    <w:rPr>
      <w:rFonts w:cs="Miriam"/>
      <w:i/>
      <w:iCs/>
      <w:noProof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00CA"/>
    <w:rPr>
      <w:rFonts w:ascii="Times New Roman" w:eastAsia="Times New Roman" w:hAnsi="Times New Roman" w:cs="Narkisim"/>
      <w:b/>
      <w:bCs/>
      <w:noProof/>
      <w:kern w:val="28"/>
      <w:sz w:val="28"/>
      <w:szCs w:val="32"/>
      <w:lang w:eastAsia="he-IL"/>
    </w:rPr>
  </w:style>
  <w:style w:type="character" w:customStyle="1" w:styleId="Heading3Char">
    <w:name w:val="Heading 3 Char"/>
    <w:basedOn w:val="DefaultParagraphFont"/>
    <w:link w:val="Heading3"/>
    <w:rsid w:val="000700CA"/>
    <w:rPr>
      <w:rFonts w:ascii="Times New Roman" w:eastAsia="Times New Roman" w:hAnsi="Times New Roman" w:cs="Miriam"/>
      <w:i/>
      <w:iCs/>
      <w:sz w:val="24"/>
      <w:szCs w:val="24"/>
      <w:lang w:eastAsia="he-IL"/>
    </w:rPr>
  </w:style>
  <w:style w:type="paragraph" w:styleId="Header">
    <w:name w:val="header"/>
    <w:basedOn w:val="Normal"/>
    <w:link w:val="HeaderChar"/>
    <w:unhideWhenUsed/>
    <w:rsid w:val="000700C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0700CA"/>
    <w:rPr>
      <w:rFonts w:ascii="Times New Roman" w:eastAsia="Times New Roman" w:hAnsi="Times New Roman" w:cs="Narkisim"/>
      <w:noProof/>
      <w:szCs w:val="24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0700C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0CA"/>
    <w:rPr>
      <w:rFonts w:ascii="Times New Roman" w:eastAsia="Times New Roman" w:hAnsi="Times New Roman" w:cs="Narkisim"/>
      <w:noProof/>
      <w:szCs w:val="24"/>
      <w:lang w:eastAsia="he-IL"/>
    </w:rPr>
  </w:style>
  <w:style w:type="paragraph" w:styleId="Revision">
    <w:name w:val="Revision"/>
    <w:hidden/>
    <w:uiPriority w:val="99"/>
    <w:semiHidden/>
    <w:rsid w:val="000700CA"/>
    <w:pPr>
      <w:spacing w:after="0" w:line="240" w:lineRule="auto"/>
    </w:pPr>
    <w:rPr>
      <w:rFonts w:ascii="Times New Roman" w:eastAsia="Times New Roman" w:hAnsi="Times New Roman" w:cs="Narkisim"/>
      <w:noProof/>
      <w:szCs w:val="24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0CA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0CA"/>
    <w:rPr>
      <w:rFonts w:ascii="Tahoma" w:eastAsia="Times New Roman" w:hAnsi="Tahoma" w:cs="Tahoma"/>
      <w:noProof/>
      <w:sz w:val="18"/>
      <w:szCs w:val="18"/>
      <w:lang w:eastAsia="he-IL"/>
    </w:rPr>
  </w:style>
  <w:style w:type="table" w:styleId="TableGrid">
    <w:name w:val="Table Grid"/>
    <w:basedOn w:val="TableNormal"/>
    <w:uiPriority w:val="39"/>
    <w:rsid w:val="00070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4D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Efrat Semo</dc:creator>
  <cp:keywords/>
  <dc:description/>
  <cp:lastModifiedBy>Yael Gottlieb</cp:lastModifiedBy>
  <cp:revision>3</cp:revision>
  <cp:lastPrinted>2017-08-10T11:00:00Z</cp:lastPrinted>
  <dcterms:created xsi:type="dcterms:W3CDTF">2025-04-16T11:52:00Z</dcterms:created>
  <dcterms:modified xsi:type="dcterms:W3CDTF">2025-04-16T11:56:00Z</dcterms:modified>
</cp:coreProperties>
</file>