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F8B28" w14:textId="77777777" w:rsidR="00CC01FC" w:rsidRPr="00C2259C" w:rsidRDefault="00CC01FC" w:rsidP="00CC01FC">
      <w:pPr>
        <w:pStyle w:val="Heading1"/>
        <w:numPr>
          <w:ilvl w:val="0"/>
          <w:numId w:val="2"/>
        </w:numPr>
        <w:ind w:right="0"/>
        <w:rPr>
          <w:rFonts w:ascii="David" w:hAnsi="David" w:cs="David"/>
          <w:sz w:val="24"/>
          <w:szCs w:val="24"/>
          <w:rtl/>
        </w:rPr>
      </w:pPr>
      <w:r w:rsidRPr="00C2259C">
        <w:rPr>
          <w:rFonts w:ascii="David" w:hAnsi="David" w:cs="David"/>
          <w:sz w:val="24"/>
          <w:szCs w:val="24"/>
          <w:rtl/>
        </w:rPr>
        <w:t>מטרה</w:t>
      </w:r>
    </w:p>
    <w:p w14:paraId="5C78544E" w14:textId="0CE1A693" w:rsidR="00CC01FC" w:rsidRPr="00653662" w:rsidRDefault="00CC01FC" w:rsidP="00653662">
      <w:pPr>
        <w:pStyle w:val="ListParagraph"/>
        <w:spacing w:line="360" w:lineRule="auto"/>
        <w:ind w:left="574"/>
        <w:rPr>
          <w:rFonts w:ascii="David" w:hAnsi="David" w:cs="David"/>
          <w:sz w:val="24"/>
          <w:rtl/>
        </w:rPr>
      </w:pPr>
      <w:r w:rsidRPr="00A97A0B">
        <w:rPr>
          <w:rFonts w:ascii="David" w:hAnsi="David" w:cs="David"/>
          <w:sz w:val="24"/>
          <w:rtl/>
        </w:rPr>
        <w:t>הגדר</w:t>
      </w:r>
      <w:r w:rsidRPr="00A97A0B">
        <w:rPr>
          <w:rFonts w:ascii="David" w:hAnsi="David" w:cs="David" w:hint="cs"/>
          <w:sz w:val="24"/>
          <w:rtl/>
        </w:rPr>
        <w:t>ת</w:t>
      </w:r>
      <w:r w:rsidRPr="00A97A0B">
        <w:rPr>
          <w:rFonts w:ascii="David" w:hAnsi="David" w:cs="David"/>
          <w:sz w:val="24"/>
          <w:rtl/>
        </w:rPr>
        <w:t xml:space="preserve"> תהליכי </w:t>
      </w:r>
      <w:r w:rsidRPr="00A97A0B">
        <w:rPr>
          <w:rFonts w:ascii="David" w:hAnsi="David" w:cs="David" w:hint="cs"/>
          <w:sz w:val="24"/>
          <w:rtl/>
        </w:rPr>
        <w:t xml:space="preserve">שינוי בעלי השפעה על המוצר ואופן ניהולם. </w:t>
      </w:r>
      <w:r w:rsidR="00A97A0B" w:rsidRPr="00A97A0B">
        <w:rPr>
          <w:rFonts w:ascii="David" w:hAnsi="David" w:cs="David"/>
          <w:sz w:val="24"/>
          <w:rtl/>
        </w:rPr>
        <w:t>הגדרת אופן ביצוע שינויים בתהליכי ייצור, ושינויים מהותיים במפעל, על מנת להבטיח כי בעת שינויים המתרחשים במפעל ייסקרו ויילקחו בחשבון היבטים של איכות ובטיחות המזון</w:t>
      </w:r>
      <w:r w:rsidR="00602046">
        <w:rPr>
          <w:rFonts w:ascii="David" w:hAnsi="David" w:cs="David" w:hint="cs"/>
          <w:sz w:val="24"/>
          <w:rtl/>
        </w:rPr>
        <w:t>, בטיחות ואיכות הסביבה</w:t>
      </w:r>
      <w:r w:rsidR="00A97A0B" w:rsidRPr="00A97A0B">
        <w:rPr>
          <w:rFonts w:ascii="David" w:hAnsi="David" w:cs="David"/>
          <w:sz w:val="24"/>
          <w:rtl/>
        </w:rPr>
        <w:t xml:space="preserve"> וכן השפעות על מערכת הניהול המשולבת.</w:t>
      </w:r>
    </w:p>
    <w:p w14:paraId="0F472BA0" w14:textId="77777777" w:rsidR="00CC01FC" w:rsidRPr="00C2259C" w:rsidRDefault="00CC01FC" w:rsidP="00CC01FC">
      <w:pPr>
        <w:pStyle w:val="Heading1"/>
        <w:numPr>
          <w:ilvl w:val="0"/>
          <w:numId w:val="2"/>
        </w:numPr>
        <w:ind w:right="0"/>
        <w:rPr>
          <w:rFonts w:ascii="David" w:hAnsi="David" w:cs="David"/>
          <w:sz w:val="24"/>
          <w:szCs w:val="24"/>
          <w:rtl/>
        </w:rPr>
      </w:pPr>
      <w:r w:rsidRPr="00C2259C">
        <w:rPr>
          <w:rFonts w:ascii="David" w:hAnsi="David" w:cs="David"/>
          <w:sz w:val="24"/>
          <w:szCs w:val="24"/>
          <w:rtl/>
        </w:rPr>
        <w:t>היקף וחלות</w:t>
      </w:r>
    </w:p>
    <w:p w14:paraId="38615332" w14:textId="6C3A13E0" w:rsidR="00CC01FC" w:rsidRDefault="00CC01FC" w:rsidP="00CC01FC">
      <w:pPr>
        <w:numPr>
          <w:ilvl w:val="1"/>
          <w:numId w:val="2"/>
        </w:numPr>
        <w:spacing w:after="0" w:line="360" w:lineRule="auto"/>
        <w:rPr>
          <w:rFonts w:ascii="David" w:hAnsi="David" w:cs="David"/>
          <w:sz w:val="24"/>
        </w:rPr>
      </w:pPr>
      <w:r w:rsidRPr="003A269B">
        <w:rPr>
          <w:rFonts w:ascii="David" w:hAnsi="David" w:cs="David" w:hint="cs"/>
          <w:sz w:val="24"/>
          <w:rtl/>
        </w:rPr>
        <w:t>הנוהל חל על כל עובדי המפעל, בהתאם להפניות בנהלים/</w:t>
      </w:r>
      <w:r w:rsidR="00A97A0B">
        <w:rPr>
          <w:rFonts w:ascii="David" w:hAnsi="David" w:cs="David" w:hint="cs"/>
          <w:sz w:val="24"/>
          <w:rtl/>
        </w:rPr>
        <w:t xml:space="preserve"> </w:t>
      </w:r>
      <w:proofErr w:type="spellStart"/>
      <w:r w:rsidRPr="003A269B">
        <w:rPr>
          <w:rFonts w:ascii="David" w:hAnsi="David" w:cs="David" w:hint="cs"/>
          <w:sz w:val="24"/>
          <w:rtl/>
        </w:rPr>
        <w:t>הו"ע</w:t>
      </w:r>
      <w:proofErr w:type="spellEnd"/>
      <w:r w:rsidRPr="003A269B">
        <w:rPr>
          <w:rFonts w:ascii="David" w:hAnsi="David" w:cs="David" w:hint="cs"/>
          <w:sz w:val="24"/>
          <w:rtl/>
        </w:rPr>
        <w:t xml:space="preserve"> המפורטים מטה.</w:t>
      </w:r>
    </w:p>
    <w:p w14:paraId="0B196600" w14:textId="38ABCB58" w:rsidR="00D36EB5" w:rsidRPr="003A269B" w:rsidRDefault="00D36EB5" w:rsidP="00CC01FC">
      <w:pPr>
        <w:numPr>
          <w:ilvl w:val="1"/>
          <w:numId w:val="2"/>
        </w:numPr>
        <w:spacing w:after="0" w:line="360" w:lineRule="auto"/>
        <w:rPr>
          <w:rFonts w:ascii="David" w:hAnsi="David" w:cs="David"/>
          <w:sz w:val="24"/>
        </w:rPr>
      </w:pPr>
      <w:r>
        <w:rPr>
          <w:rFonts w:cs="Arial" w:hint="cs"/>
          <w:rtl/>
          <w:lang w:eastAsia="he-IL"/>
        </w:rPr>
        <w:t xml:space="preserve">אחריות- </w:t>
      </w:r>
      <w:r w:rsidRPr="00A97A0B">
        <w:rPr>
          <w:rFonts w:cs="Arial"/>
          <w:rtl/>
          <w:lang w:eastAsia="he-IL"/>
        </w:rPr>
        <w:t>לביצוע ויישום הנוהל חלה על</w:t>
      </w:r>
      <w:r>
        <w:rPr>
          <w:rFonts w:cs="Arial" w:hint="cs"/>
          <w:rtl/>
          <w:lang w:eastAsia="he-IL"/>
        </w:rPr>
        <w:t xml:space="preserve"> </w:t>
      </w:r>
      <w:r>
        <w:rPr>
          <w:rFonts w:hint="cs"/>
          <w:rtl/>
          <w:lang w:eastAsia="he-IL"/>
        </w:rPr>
        <w:t>מנהלת איכות, ומנהל הגנת הסביבה ובטיחות.</w:t>
      </w:r>
    </w:p>
    <w:p w14:paraId="08C1763D" w14:textId="77777777" w:rsidR="00CC01FC" w:rsidRPr="003A269B" w:rsidRDefault="00CC01FC" w:rsidP="00CC01FC">
      <w:pPr>
        <w:pStyle w:val="Heading1"/>
        <w:numPr>
          <w:ilvl w:val="0"/>
          <w:numId w:val="2"/>
        </w:numPr>
        <w:ind w:right="0"/>
        <w:rPr>
          <w:rFonts w:ascii="David" w:hAnsi="David" w:cs="David"/>
          <w:sz w:val="24"/>
          <w:szCs w:val="24"/>
          <w:rtl/>
        </w:rPr>
      </w:pPr>
      <w:r w:rsidRPr="003A269B">
        <w:rPr>
          <w:rFonts w:ascii="David" w:hAnsi="David" w:cs="David"/>
          <w:sz w:val="24"/>
          <w:szCs w:val="24"/>
          <w:rtl/>
        </w:rPr>
        <w:t>מסמכים ישימים</w:t>
      </w:r>
    </w:p>
    <w:p w14:paraId="00E1CA2C" w14:textId="77777777" w:rsidR="00CC01FC" w:rsidRPr="003A269B" w:rsidRDefault="00CC01FC" w:rsidP="00CC01FC">
      <w:pPr>
        <w:numPr>
          <w:ilvl w:val="1"/>
          <w:numId w:val="2"/>
        </w:numPr>
        <w:spacing w:after="0" w:line="360" w:lineRule="auto"/>
        <w:rPr>
          <w:rFonts w:ascii="David" w:hAnsi="David" w:cs="David"/>
          <w:sz w:val="24"/>
          <w:rtl/>
        </w:rPr>
      </w:pPr>
      <w:r w:rsidRPr="003A269B">
        <w:rPr>
          <w:rFonts w:ascii="David" w:hAnsi="David" w:cs="David" w:hint="cs"/>
          <w:sz w:val="24"/>
          <w:rtl/>
        </w:rPr>
        <w:t>בהתאם להפניות בנהלים/</w:t>
      </w:r>
      <w:r w:rsidR="00A97A0B">
        <w:rPr>
          <w:rFonts w:ascii="David" w:hAnsi="David" w:cs="David" w:hint="cs"/>
          <w:sz w:val="24"/>
          <w:rtl/>
        </w:rPr>
        <w:t xml:space="preserve"> </w:t>
      </w:r>
      <w:proofErr w:type="spellStart"/>
      <w:r w:rsidRPr="003A269B">
        <w:rPr>
          <w:rFonts w:ascii="David" w:hAnsi="David" w:cs="David" w:hint="cs"/>
          <w:sz w:val="24"/>
          <w:rtl/>
        </w:rPr>
        <w:t>הו"ע</w:t>
      </w:r>
      <w:proofErr w:type="spellEnd"/>
      <w:r w:rsidRPr="003A269B">
        <w:rPr>
          <w:rFonts w:ascii="David" w:hAnsi="David" w:cs="David" w:hint="cs"/>
          <w:sz w:val="24"/>
          <w:rtl/>
        </w:rPr>
        <w:t xml:space="preserve"> המפורטים מטה.</w:t>
      </w:r>
    </w:p>
    <w:p w14:paraId="71159C73" w14:textId="77777777" w:rsidR="00CC01FC" w:rsidRPr="003A269B" w:rsidRDefault="00CC01FC" w:rsidP="00CC01FC">
      <w:pPr>
        <w:pStyle w:val="Heading1"/>
        <w:numPr>
          <w:ilvl w:val="0"/>
          <w:numId w:val="2"/>
        </w:numPr>
        <w:ind w:right="0"/>
        <w:rPr>
          <w:rFonts w:ascii="David" w:hAnsi="David" w:cs="David"/>
          <w:sz w:val="24"/>
          <w:szCs w:val="24"/>
          <w:rtl/>
        </w:rPr>
      </w:pPr>
      <w:r w:rsidRPr="003A269B">
        <w:rPr>
          <w:rFonts w:ascii="David" w:hAnsi="David" w:cs="David"/>
          <w:sz w:val="24"/>
          <w:szCs w:val="24"/>
          <w:rtl/>
        </w:rPr>
        <w:t>הגדרות וקיצורים</w:t>
      </w:r>
    </w:p>
    <w:p w14:paraId="3FCA3AAC" w14:textId="77777777" w:rsidR="001A4A60" w:rsidRDefault="007575DE" w:rsidP="00A97A0B">
      <w:pPr>
        <w:numPr>
          <w:ilvl w:val="1"/>
          <w:numId w:val="2"/>
        </w:numPr>
        <w:tabs>
          <w:tab w:val="num" w:pos="926"/>
        </w:tabs>
        <w:spacing w:after="0" w:line="360" w:lineRule="auto"/>
        <w:jc w:val="both"/>
        <w:rPr>
          <w:rFonts w:ascii="Arial" w:hAnsi="Arial"/>
          <w:sz w:val="24"/>
        </w:rPr>
      </w:pPr>
      <w:r>
        <w:rPr>
          <w:rFonts w:ascii="Arial" w:hAnsi="Arial" w:hint="cs"/>
          <w:sz w:val="24"/>
          <w:rtl/>
        </w:rPr>
        <w:t>מערכת משו</w:t>
      </w:r>
      <w:r w:rsidR="001A0F4F">
        <w:rPr>
          <w:rFonts w:ascii="Arial" w:hAnsi="Arial" w:hint="cs"/>
          <w:sz w:val="24"/>
          <w:rtl/>
        </w:rPr>
        <w:t>לב</w:t>
      </w:r>
      <w:r>
        <w:rPr>
          <w:rFonts w:ascii="Arial" w:hAnsi="Arial" w:hint="cs"/>
          <w:sz w:val="24"/>
          <w:rtl/>
        </w:rPr>
        <w:t>ת- מערכת ארגונית הכוללת את</w:t>
      </w:r>
      <w:r w:rsidR="001A4A60">
        <w:rPr>
          <w:rFonts w:ascii="Arial" w:hAnsi="Arial" w:hint="cs"/>
          <w:sz w:val="24"/>
          <w:rtl/>
        </w:rPr>
        <w:t>:</w:t>
      </w:r>
    </w:p>
    <w:p w14:paraId="34215399" w14:textId="5F89F498" w:rsidR="007575DE" w:rsidRDefault="007575DE" w:rsidP="00653662">
      <w:pPr>
        <w:spacing w:after="0" w:line="360" w:lineRule="auto"/>
        <w:ind w:left="574"/>
        <w:jc w:val="both"/>
        <w:rPr>
          <w:rFonts w:ascii="Arial" w:hAnsi="Arial"/>
          <w:sz w:val="24"/>
        </w:rPr>
      </w:pPr>
      <w:r>
        <w:rPr>
          <w:rFonts w:ascii="Arial" w:hAnsi="Arial" w:hint="cs"/>
          <w:sz w:val="24"/>
          <w:rtl/>
        </w:rPr>
        <w:t xml:space="preserve"> </w:t>
      </w:r>
      <w:proofErr w:type="spellStart"/>
      <w:r>
        <w:rPr>
          <w:rFonts w:ascii="Arial" w:hAnsi="Arial"/>
          <w:sz w:val="24"/>
        </w:rPr>
        <w:t>fssc</w:t>
      </w:r>
      <w:proofErr w:type="spellEnd"/>
      <w:r>
        <w:rPr>
          <w:rFonts w:ascii="Arial" w:hAnsi="Arial"/>
          <w:sz w:val="24"/>
        </w:rPr>
        <w:t xml:space="preserve"> </w:t>
      </w:r>
      <w:proofErr w:type="gramStart"/>
      <w:r>
        <w:rPr>
          <w:rFonts w:ascii="Arial" w:hAnsi="Arial"/>
          <w:sz w:val="24"/>
        </w:rPr>
        <w:t>22000</w:t>
      </w:r>
      <w:r w:rsidR="001A4A60"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,iso</w:t>
      </w:r>
      <w:proofErr w:type="gramEnd"/>
      <w:r>
        <w:rPr>
          <w:rFonts w:ascii="Arial" w:hAnsi="Arial"/>
          <w:sz w:val="24"/>
        </w:rPr>
        <w:t xml:space="preserve"> 9001</w:t>
      </w:r>
      <w:r w:rsidR="001A4A60"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,iso</w:t>
      </w:r>
      <w:r w:rsidR="00D722F6"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45001</w:t>
      </w:r>
      <w:r w:rsidR="001A4A60"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,iso</w:t>
      </w:r>
      <w:r w:rsidR="00D722F6"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14001</w:t>
      </w:r>
    </w:p>
    <w:p w14:paraId="651FD6E5" w14:textId="06959928" w:rsidR="00A97A0B" w:rsidRDefault="00A97A0B" w:rsidP="00A97A0B">
      <w:pPr>
        <w:numPr>
          <w:ilvl w:val="1"/>
          <w:numId w:val="2"/>
        </w:numPr>
        <w:tabs>
          <w:tab w:val="num" w:pos="926"/>
        </w:tabs>
        <w:spacing w:after="0" w:line="360" w:lineRule="auto"/>
        <w:jc w:val="both"/>
        <w:rPr>
          <w:rFonts w:ascii="Arial" w:hAnsi="Arial"/>
          <w:sz w:val="24"/>
        </w:rPr>
      </w:pPr>
      <w:r>
        <w:rPr>
          <w:rFonts w:ascii="Arial" w:hAnsi="Arial" w:hint="cs"/>
          <w:sz w:val="24"/>
          <w:rtl/>
        </w:rPr>
        <w:t>שינויים מהותיים</w:t>
      </w:r>
      <w:r w:rsidRPr="009552FE">
        <w:rPr>
          <w:rFonts w:ascii="Arial" w:hAnsi="Arial" w:hint="cs"/>
          <w:sz w:val="24"/>
          <w:rtl/>
        </w:rPr>
        <w:t xml:space="preserve"> </w:t>
      </w:r>
      <w:r w:rsidRPr="009552FE">
        <w:rPr>
          <w:rFonts w:ascii="Arial" w:hAnsi="Arial"/>
          <w:sz w:val="24"/>
          <w:rtl/>
        </w:rPr>
        <w:t>–</w:t>
      </w:r>
      <w:r w:rsidRPr="009552FE">
        <w:rPr>
          <w:rFonts w:ascii="Arial" w:hAnsi="Arial" w:hint="cs"/>
          <w:sz w:val="24"/>
          <w:rtl/>
        </w:rPr>
        <w:t xml:space="preserve"> </w:t>
      </w:r>
      <w:r>
        <w:rPr>
          <w:rFonts w:ascii="Arial" w:hAnsi="Arial" w:hint="cs"/>
          <w:sz w:val="24"/>
          <w:rtl/>
        </w:rPr>
        <w:t>שינוי תהליך יצורי למשל שינוי הוראת עבודה.</w:t>
      </w:r>
    </w:p>
    <w:p w14:paraId="118402F5" w14:textId="4A7CCC88" w:rsidR="00A97A0B" w:rsidRPr="00255EC0" w:rsidRDefault="00A97A0B" w:rsidP="00A97A0B">
      <w:pPr>
        <w:numPr>
          <w:ilvl w:val="1"/>
          <w:numId w:val="2"/>
        </w:numPr>
        <w:tabs>
          <w:tab w:val="num" w:pos="926"/>
        </w:tabs>
        <w:spacing w:after="0" w:line="360" w:lineRule="auto"/>
        <w:jc w:val="both"/>
        <w:rPr>
          <w:rFonts w:ascii="Arial" w:hAnsi="Arial"/>
          <w:sz w:val="24"/>
          <w:rtl/>
        </w:rPr>
      </w:pPr>
      <w:r w:rsidRPr="00255EC0">
        <w:rPr>
          <w:rFonts w:ascii="Arial" w:hAnsi="Arial" w:hint="cs"/>
          <w:sz w:val="24"/>
          <w:rtl/>
        </w:rPr>
        <w:t>שינוי בהיתר רעלים</w:t>
      </w:r>
      <w:r w:rsidR="00602046">
        <w:rPr>
          <w:rFonts w:ascii="Arial" w:hAnsi="Arial" w:hint="cs"/>
          <w:sz w:val="24"/>
          <w:rtl/>
        </w:rPr>
        <w:t xml:space="preserve"> </w:t>
      </w:r>
      <w:r w:rsidRPr="00255EC0">
        <w:rPr>
          <w:rFonts w:ascii="Arial" w:hAnsi="Arial" w:hint="cs"/>
          <w:sz w:val="24"/>
          <w:rtl/>
        </w:rPr>
        <w:t>- שינוי בבעל ההיתר ואו אחראי רעלים כמו גם הוספת חומר ו</w:t>
      </w:r>
      <w:r>
        <w:rPr>
          <w:rFonts w:ascii="Arial" w:hAnsi="Arial" w:hint="cs"/>
          <w:sz w:val="24"/>
          <w:rtl/>
        </w:rPr>
        <w:t xml:space="preserve">/ </w:t>
      </w:r>
      <w:r w:rsidRPr="00255EC0">
        <w:rPr>
          <w:rFonts w:ascii="Arial" w:hAnsi="Arial" w:hint="cs"/>
          <w:sz w:val="24"/>
          <w:rtl/>
        </w:rPr>
        <w:t>או הסרת חומר מהיתר הרעלים.</w:t>
      </w:r>
    </w:p>
    <w:p w14:paraId="09948A54" w14:textId="77777777" w:rsidR="00EB62A1" w:rsidRDefault="00CC01FC" w:rsidP="00CC01FC">
      <w:pPr>
        <w:pStyle w:val="Heading1"/>
        <w:numPr>
          <w:ilvl w:val="0"/>
          <w:numId w:val="2"/>
        </w:numPr>
        <w:ind w:right="0"/>
        <w:rPr>
          <w:rFonts w:ascii="David" w:hAnsi="David" w:cs="David"/>
          <w:sz w:val="24"/>
          <w:szCs w:val="24"/>
          <w:rtl/>
        </w:rPr>
      </w:pPr>
      <w:r w:rsidRPr="003A269B">
        <w:rPr>
          <w:rFonts w:ascii="David" w:hAnsi="David" w:cs="David"/>
          <w:sz w:val="24"/>
          <w:szCs w:val="24"/>
          <w:rtl/>
        </w:rPr>
        <w:t>השיטה</w:t>
      </w:r>
    </w:p>
    <w:p w14:paraId="228B6EEA" w14:textId="2FFE706F" w:rsidR="00A97A0B" w:rsidRDefault="001A4A60" w:rsidP="00653662">
      <w:pPr>
        <w:pStyle w:val="ListParagraph"/>
        <w:numPr>
          <w:ilvl w:val="1"/>
          <w:numId w:val="2"/>
        </w:numPr>
        <w:spacing w:line="360" w:lineRule="auto"/>
        <w:rPr>
          <w:rtl/>
          <w:lang w:eastAsia="he-IL"/>
        </w:rPr>
      </w:pPr>
      <w:r>
        <w:rPr>
          <w:rFonts w:cs="Arial" w:hint="cs"/>
          <w:rtl/>
          <w:lang w:eastAsia="he-IL"/>
        </w:rPr>
        <w:t xml:space="preserve">  </w:t>
      </w:r>
      <w:r w:rsidR="00A97A0B" w:rsidRPr="00653662">
        <w:rPr>
          <w:rFonts w:cs="Arial"/>
          <w:rtl/>
          <w:lang w:eastAsia="he-IL"/>
        </w:rPr>
        <w:t>מקורות שינויים עשויים להיות כתוצאה מתהליכים שונים, לדוגמא:</w:t>
      </w:r>
    </w:p>
    <w:p w14:paraId="5A2ADBE6" w14:textId="6A5413B3" w:rsidR="00A97A0B" w:rsidRDefault="00A97A0B" w:rsidP="00A94DC9">
      <w:pPr>
        <w:pStyle w:val="ListParagraph"/>
        <w:numPr>
          <w:ilvl w:val="2"/>
          <w:numId w:val="2"/>
        </w:numPr>
        <w:spacing w:line="360" w:lineRule="auto"/>
        <w:rPr>
          <w:rtl/>
          <w:lang w:eastAsia="he-IL"/>
        </w:rPr>
        <w:pPrChange w:id="0" w:author="Yael Gottlieb" w:date="2025-03-12T16:19:00Z" w16du:dateUtc="2025-03-12T14:19:00Z">
          <w:pPr>
            <w:pStyle w:val="ListParagraph"/>
            <w:numPr>
              <w:ilvl w:val="1"/>
              <w:numId w:val="2"/>
            </w:numPr>
            <w:spacing w:line="360" w:lineRule="auto"/>
            <w:ind w:left="574" w:hanging="432"/>
          </w:pPr>
        </w:pPrChange>
      </w:pPr>
      <w:r w:rsidRPr="00653662">
        <w:rPr>
          <w:rFonts w:cs="Arial"/>
          <w:rtl/>
          <w:lang w:eastAsia="he-IL"/>
        </w:rPr>
        <w:tab/>
        <w:t>שינויים בתהליך הייצור, אריזה ואחסנה.</w:t>
      </w:r>
    </w:p>
    <w:p w14:paraId="3942FF0A" w14:textId="36849C7C" w:rsidR="00A97A0B" w:rsidRDefault="00A97A0B" w:rsidP="00A94DC9">
      <w:pPr>
        <w:pStyle w:val="ListParagraph"/>
        <w:numPr>
          <w:ilvl w:val="2"/>
          <w:numId w:val="2"/>
        </w:numPr>
        <w:spacing w:line="360" w:lineRule="auto"/>
        <w:rPr>
          <w:rtl/>
          <w:lang w:eastAsia="he-IL"/>
        </w:rPr>
        <w:pPrChange w:id="1" w:author="Yael Gottlieb" w:date="2025-03-12T16:19:00Z" w16du:dateUtc="2025-03-12T14:19:00Z">
          <w:pPr>
            <w:pStyle w:val="ListParagraph"/>
            <w:numPr>
              <w:ilvl w:val="1"/>
              <w:numId w:val="2"/>
            </w:numPr>
            <w:spacing w:line="360" w:lineRule="auto"/>
            <w:ind w:left="574" w:hanging="432"/>
          </w:pPr>
        </w:pPrChange>
      </w:pPr>
      <w:r w:rsidRPr="00653662">
        <w:rPr>
          <w:rFonts w:cs="Arial"/>
          <w:rtl/>
          <w:lang w:eastAsia="he-IL"/>
        </w:rPr>
        <w:tab/>
        <w:t>שינויים בסביבת העבודה והמבנה.</w:t>
      </w:r>
    </w:p>
    <w:p w14:paraId="5A3EFF78" w14:textId="18740E73" w:rsidR="00A97A0B" w:rsidRDefault="00A97A0B" w:rsidP="00A94DC9">
      <w:pPr>
        <w:pStyle w:val="ListParagraph"/>
        <w:numPr>
          <w:ilvl w:val="2"/>
          <w:numId w:val="2"/>
        </w:numPr>
        <w:spacing w:line="360" w:lineRule="auto"/>
        <w:rPr>
          <w:rtl/>
          <w:lang w:eastAsia="he-IL"/>
        </w:rPr>
        <w:pPrChange w:id="2" w:author="Yael Gottlieb" w:date="2025-03-12T16:19:00Z" w16du:dateUtc="2025-03-12T14:19:00Z">
          <w:pPr>
            <w:pStyle w:val="ListParagraph"/>
            <w:numPr>
              <w:ilvl w:val="1"/>
              <w:numId w:val="2"/>
            </w:numPr>
            <w:spacing w:line="360" w:lineRule="auto"/>
            <w:ind w:left="574" w:hanging="432"/>
          </w:pPr>
        </w:pPrChange>
      </w:pPr>
      <w:r w:rsidRPr="00653662">
        <w:rPr>
          <w:rFonts w:cs="Arial"/>
          <w:rtl/>
          <w:lang w:eastAsia="he-IL"/>
        </w:rPr>
        <w:tab/>
        <w:t>שינוי בשיטת העבודה.</w:t>
      </w:r>
    </w:p>
    <w:p w14:paraId="3DDB7A75" w14:textId="375B1D9B" w:rsidR="00A97A0B" w:rsidRDefault="00A97A0B" w:rsidP="00A94DC9">
      <w:pPr>
        <w:pStyle w:val="ListParagraph"/>
        <w:numPr>
          <w:ilvl w:val="2"/>
          <w:numId w:val="2"/>
        </w:numPr>
        <w:spacing w:line="360" w:lineRule="auto"/>
        <w:rPr>
          <w:rtl/>
          <w:lang w:eastAsia="he-IL"/>
        </w:rPr>
        <w:pPrChange w:id="3" w:author="Yael Gottlieb" w:date="2025-03-12T16:19:00Z" w16du:dateUtc="2025-03-12T14:19:00Z">
          <w:pPr>
            <w:pStyle w:val="ListParagraph"/>
            <w:numPr>
              <w:ilvl w:val="1"/>
              <w:numId w:val="2"/>
            </w:numPr>
            <w:spacing w:line="360" w:lineRule="auto"/>
            <w:ind w:left="574" w:hanging="432"/>
          </w:pPr>
        </w:pPrChange>
      </w:pPr>
      <w:r w:rsidRPr="00653662">
        <w:rPr>
          <w:rFonts w:cs="Arial"/>
          <w:rtl/>
          <w:lang w:eastAsia="he-IL"/>
        </w:rPr>
        <w:tab/>
        <w:t>שינויי בציוד</w:t>
      </w:r>
    </w:p>
    <w:p w14:paraId="27F5A882" w14:textId="2F101860" w:rsidR="00A97A0B" w:rsidRDefault="00A97A0B" w:rsidP="00A94DC9">
      <w:pPr>
        <w:pStyle w:val="ListParagraph"/>
        <w:numPr>
          <w:ilvl w:val="2"/>
          <w:numId w:val="2"/>
        </w:numPr>
        <w:spacing w:line="360" w:lineRule="auto"/>
        <w:rPr>
          <w:lang w:eastAsia="he-IL"/>
        </w:rPr>
        <w:pPrChange w:id="4" w:author="Yael Gottlieb" w:date="2025-03-12T16:19:00Z" w16du:dateUtc="2025-03-12T14:19:00Z">
          <w:pPr>
            <w:pStyle w:val="ListParagraph"/>
            <w:numPr>
              <w:ilvl w:val="1"/>
              <w:numId w:val="2"/>
            </w:numPr>
            <w:spacing w:line="360" w:lineRule="auto"/>
            <w:ind w:left="574" w:hanging="432"/>
          </w:pPr>
        </w:pPrChange>
      </w:pPr>
      <w:r w:rsidRPr="00653662">
        <w:rPr>
          <w:rFonts w:cs="Arial"/>
          <w:rtl/>
          <w:lang w:eastAsia="he-IL"/>
        </w:rPr>
        <w:tab/>
        <w:t xml:space="preserve">שינויים בדרישות החוק המשפיעות על </w:t>
      </w:r>
      <w:r w:rsidR="007575DE">
        <w:rPr>
          <w:rFonts w:hint="cs"/>
          <w:rtl/>
          <w:lang w:eastAsia="he-IL"/>
        </w:rPr>
        <w:t>המערכת המשולבת</w:t>
      </w:r>
    </w:p>
    <w:p w14:paraId="7B37063D" w14:textId="2F22614C" w:rsidR="00A97A0B" w:rsidRDefault="003227CE" w:rsidP="00A94DC9">
      <w:pPr>
        <w:pStyle w:val="ListParagraph"/>
        <w:numPr>
          <w:ilvl w:val="1"/>
          <w:numId w:val="2"/>
        </w:numPr>
        <w:spacing w:line="276" w:lineRule="auto"/>
        <w:rPr>
          <w:rtl/>
          <w:lang w:eastAsia="he-IL"/>
        </w:rPr>
        <w:pPrChange w:id="5" w:author="Yael Gottlieb" w:date="2025-03-12T16:20:00Z" w16du:dateUtc="2025-03-12T14:20:00Z">
          <w:pPr/>
        </w:pPrChange>
      </w:pPr>
      <w:r>
        <w:rPr>
          <w:rFonts w:hint="cs"/>
          <w:rtl/>
          <w:lang w:eastAsia="he-IL"/>
        </w:rPr>
        <w:t xml:space="preserve"> באחריות יוזם </w:t>
      </w:r>
      <w:r>
        <w:rPr>
          <w:rFonts w:cs="Arial"/>
          <w:rtl/>
          <w:lang w:eastAsia="he-IL"/>
        </w:rPr>
        <w:t>השינוי לתעד את השינוי בטופס בקרת שינויים</w:t>
      </w:r>
      <w:r>
        <w:rPr>
          <w:rFonts w:hint="cs"/>
          <w:rtl/>
          <w:lang w:eastAsia="he-IL"/>
        </w:rPr>
        <w:t>,</w:t>
      </w:r>
      <w:r w:rsidRPr="00333724">
        <w:rPr>
          <w:rFonts w:cs="Arial"/>
          <w:rtl/>
          <w:lang w:eastAsia="he-IL"/>
        </w:rPr>
        <w:t xml:space="preserve"> </w:t>
      </w:r>
      <w:r>
        <w:rPr>
          <w:rFonts w:cs="Arial"/>
          <w:rtl/>
          <w:lang w:eastAsia="he-IL"/>
        </w:rPr>
        <w:t>מהות השינוי והסיכונים האפשריים</w:t>
      </w:r>
      <w:r>
        <w:rPr>
          <w:rFonts w:cs="Arial" w:hint="cs"/>
          <w:rtl/>
          <w:lang w:eastAsia="he-IL"/>
        </w:rPr>
        <w:t xml:space="preserve"> ולהגדיר מי הגורמים </w:t>
      </w:r>
      <w:proofErr w:type="spellStart"/>
      <w:r>
        <w:rPr>
          <w:rFonts w:cs="Arial" w:hint="cs"/>
          <w:rtl/>
          <w:lang w:eastAsia="he-IL"/>
        </w:rPr>
        <w:t>הרלונטים</w:t>
      </w:r>
      <w:proofErr w:type="spellEnd"/>
      <w:r>
        <w:rPr>
          <w:rFonts w:cs="Arial" w:hint="cs"/>
          <w:rtl/>
          <w:lang w:eastAsia="he-IL"/>
        </w:rPr>
        <w:t xml:space="preserve"> הנדרשים לאישור, כל יוזם שאינו מדרג הנהלה </w:t>
      </w:r>
      <w:proofErr w:type="spellStart"/>
      <w:r>
        <w:rPr>
          <w:rFonts w:cs="Arial" w:hint="cs"/>
          <w:rtl/>
          <w:lang w:eastAsia="he-IL"/>
        </w:rPr>
        <w:t>מחוייב</w:t>
      </w:r>
      <w:proofErr w:type="spellEnd"/>
      <w:r>
        <w:rPr>
          <w:rFonts w:cs="Arial" w:hint="cs"/>
          <w:rtl/>
          <w:lang w:eastAsia="he-IL"/>
        </w:rPr>
        <w:t xml:space="preserve"> להעביר את השינוי דרך מנהלו הישיר.</w:t>
      </w:r>
    </w:p>
    <w:p w14:paraId="08F73F42" w14:textId="54FB7FD8" w:rsidR="00A97A0B" w:rsidRDefault="00A97A0B" w:rsidP="00653662">
      <w:pPr>
        <w:pStyle w:val="ListParagraph"/>
        <w:numPr>
          <w:ilvl w:val="1"/>
          <w:numId w:val="2"/>
        </w:numPr>
        <w:rPr>
          <w:rtl/>
          <w:lang w:eastAsia="he-IL"/>
        </w:rPr>
      </w:pPr>
      <w:del w:id="6" w:author="Yael Gottlieb" w:date="2025-03-12T16:19:00Z" w16du:dateUtc="2025-03-12T14:19:00Z">
        <w:r w:rsidRPr="00653662" w:rsidDel="00A94DC9">
          <w:rPr>
            <w:rFonts w:cs="Arial"/>
            <w:rtl/>
            <w:lang w:eastAsia="he-IL"/>
          </w:rPr>
          <w:tab/>
        </w:r>
      </w:del>
      <w:r w:rsidRPr="00653662">
        <w:rPr>
          <w:rFonts w:cs="Arial"/>
          <w:rtl/>
          <w:lang w:eastAsia="he-IL"/>
        </w:rPr>
        <w:t>באחריות בעלי התפקידים כמוגדר בטופס בקרת השינויים להעריך את רמת הסיכון והסבירות של גורמי הסיכון, ולהגדיר את הפעולות הנדרשות.</w:t>
      </w:r>
      <w:r w:rsidR="00284D6F">
        <w:rPr>
          <w:rFonts w:hint="cs"/>
          <w:rtl/>
          <w:lang w:eastAsia="he-IL"/>
        </w:rPr>
        <w:t>(סעיף ב' הערכת סיכונים בטופס)</w:t>
      </w:r>
    </w:p>
    <w:p w14:paraId="10428C70" w14:textId="5749604B" w:rsidR="00A97A0B" w:rsidRDefault="00A97A0B" w:rsidP="00653662">
      <w:pPr>
        <w:pStyle w:val="ListParagraph"/>
        <w:numPr>
          <w:ilvl w:val="1"/>
          <w:numId w:val="2"/>
        </w:numPr>
        <w:rPr>
          <w:rtl/>
          <w:lang w:eastAsia="he-IL"/>
        </w:rPr>
      </w:pPr>
      <w:r w:rsidRPr="00653662">
        <w:rPr>
          <w:rFonts w:cs="Arial"/>
          <w:rtl/>
          <w:lang w:eastAsia="he-IL"/>
        </w:rPr>
        <w:t>בעת שינוי המשפיע על מערכת בטיחות המזון, באחריות מנהל האיכות לכנס את צוות ה-</w:t>
      </w:r>
      <w:r>
        <w:rPr>
          <w:lang w:eastAsia="he-IL"/>
        </w:rPr>
        <w:t>HACCP</w:t>
      </w:r>
      <w:r w:rsidRPr="00653662">
        <w:rPr>
          <w:rFonts w:cs="Arial"/>
          <w:rtl/>
          <w:lang w:eastAsia="he-IL"/>
        </w:rPr>
        <w:t>. דיון הצוות יתועד. בהתאם להחלטות, ייבחן הצורך בעדכון תרשים הזרימה, מחקר ה-</w:t>
      </w:r>
      <w:r>
        <w:rPr>
          <w:lang w:eastAsia="he-IL"/>
        </w:rPr>
        <w:t>HACCP</w:t>
      </w:r>
      <w:r w:rsidRPr="00653662">
        <w:rPr>
          <w:rFonts w:cs="Arial"/>
          <w:rtl/>
          <w:lang w:eastAsia="he-IL"/>
        </w:rPr>
        <w:t xml:space="preserve"> והגדרת בקרות בתהליך.</w:t>
      </w:r>
    </w:p>
    <w:p w14:paraId="1D92F45A" w14:textId="101ACA25" w:rsidR="00D46A47" w:rsidRDefault="00D46A47">
      <w:pPr>
        <w:pStyle w:val="ListParagraph"/>
        <w:numPr>
          <w:ilvl w:val="1"/>
          <w:numId w:val="2"/>
        </w:numPr>
        <w:rPr>
          <w:lang w:eastAsia="he-IL"/>
        </w:rPr>
      </w:pPr>
      <w:r w:rsidRPr="00653662">
        <w:rPr>
          <w:rFonts w:cs="Arial"/>
          <w:rtl/>
          <w:lang w:eastAsia="he-IL"/>
        </w:rPr>
        <w:t xml:space="preserve">בעת שינוי המשפיע על מערכת בטיחות </w:t>
      </w:r>
      <w:r>
        <w:rPr>
          <w:rFonts w:cs="Arial" w:hint="cs"/>
          <w:rtl/>
          <w:lang w:eastAsia="he-IL"/>
        </w:rPr>
        <w:t>ואיכות הסביבה</w:t>
      </w:r>
      <w:r w:rsidRPr="00653662">
        <w:rPr>
          <w:rFonts w:cs="Arial"/>
          <w:rtl/>
          <w:lang w:eastAsia="he-IL"/>
        </w:rPr>
        <w:t xml:space="preserve">, באחריות מנהל </w:t>
      </w:r>
      <w:r>
        <w:rPr>
          <w:rFonts w:cs="Arial" w:hint="cs"/>
          <w:rtl/>
          <w:lang w:eastAsia="he-IL"/>
        </w:rPr>
        <w:t>ה</w:t>
      </w:r>
      <w:r w:rsidR="003227CE">
        <w:rPr>
          <w:rFonts w:cs="Arial" w:hint="cs"/>
          <w:rtl/>
          <w:lang w:eastAsia="he-IL"/>
        </w:rPr>
        <w:t>ג</w:t>
      </w:r>
      <w:r>
        <w:rPr>
          <w:rFonts w:cs="Arial" w:hint="cs"/>
          <w:rtl/>
          <w:lang w:eastAsia="he-IL"/>
        </w:rPr>
        <w:t xml:space="preserve">נת הסביבה ובטיחות, </w:t>
      </w:r>
      <w:r w:rsidRPr="00653662">
        <w:rPr>
          <w:rFonts w:cs="Arial"/>
          <w:rtl/>
          <w:lang w:eastAsia="he-IL"/>
        </w:rPr>
        <w:t xml:space="preserve">לכנס את </w:t>
      </w:r>
      <w:r>
        <w:rPr>
          <w:rFonts w:cs="Arial" w:hint="cs"/>
          <w:rtl/>
          <w:lang w:eastAsia="he-IL"/>
        </w:rPr>
        <w:t xml:space="preserve">ממונה הבטיחות, מנהל מפעל וגרומים </w:t>
      </w:r>
      <w:proofErr w:type="spellStart"/>
      <w:r>
        <w:rPr>
          <w:rFonts w:cs="Arial" w:hint="cs"/>
          <w:rtl/>
          <w:lang w:eastAsia="he-IL"/>
        </w:rPr>
        <w:t>רלונטיים</w:t>
      </w:r>
      <w:proofErr w:type="spellEnd"/>
      <w:r>
        <w:rPr>
          <w:rFonts w:cs="Arial" w:hint="cs"/>
          <w:rtl/>
          <w:lang w:eastAsia="he-IL"/>
        </w:rPr>
        <w:t xml:space="preserve">, </w:t>
      </w:r>
      <w:r w:rsidRPr="00653662">
        <w:rPr>
          <w:rFonts w:cs="Arial"/>
          <w:rtl/>
          <w:lang w:eastAsia="he-IL"/>
        </w:rPr>
        <w:t>דיון הצוות יתועד. בהתאם להחלטות, ייבחן הצורך והגדרת בקרות בתהליך.</w:t>
      </w:r>
    </w:p>
    <w:p w14:paraId="6EC9B332" w14:textId="25BB2756" w:rsidR="00D36EB5" w:rsidRPr="00653662" w:rsidRDefault="00D36EB5" w:rsidP="00A94DC9">
      <w:pPr>
        <w:pStyle w:val="ListParagraph"/>
        <w:numPr>
          <w:ilvl w:val="1"/>
          <w:numId w:val="2"/>
        </w:numPr>
        <w:rPr>
          <w:rtl/>
          <w:lang w:eastAsia="he-IL"/>
        </w:rPr>
        <w:pPrChange w:id="7" w:author="Yael Gottlieb" w:date="2025-03-12T16:20:00Z" w16du:dateUtc="2025-03-12T14:20:00Z">
          <w:pPr>
            <w:pStyle w:val="ListParagraph"/>
            <w:numPr>
              <w:numId w:val="2"/>
            </w:numPr>
            <w:ind w:left="360" w:hanging="360"/>
          </w:pPr>
        </w:pPrChange>
      </w:pPr>
      <w:r>
        <w:rPr>
          <w:rFonts w:hint="cs"/>
          <w:rtl/>
          <w:lang w:eastAsia="he-IL"/>
        </w:rPr>
        <w:lastRenderedPageBreak/>
        <w:t xml:space="preserve"> בעת </w:t>
      </w:r>
      <w:r w:rsidRPr="000267EE">
        <w:rPr>
          <w:rFonts w:cs="Arial"/>
          <w:rtl/>
          <w:lang w:eastAsia="he-IL"/>
        </w:rPr>
        <w:t xml:space="preserve">שינוי בציוד יש </w:t>
      </w:r>
      <w:r w:rsidRPr="000267EE">
        <w:rPr>
          <w:rFonts w:cs="Arial" w:hint="eastAsia"/>
          <w:rtl/>
          <w:lang w:eastAsia="he-IL"/>
        </w:rPr>
        <w:t>לכנס</w:t>
      </w:r>
      <w:r w:rsidRPr="000267EE">
        <w:rPr>
          <w:rFonts w:cs="Arial"/>
          <w:rtl/>
          <w:lang w:eastAsia="he-IL"/>
        </w:rPr>
        <w:t xml:space="preserve"> </w:t>
      </w:r>
      <w:r w:rsidRPr="000267EE">
        <w:rPr>
          <w:rFonts w:cs="Arial" w:hint="eastAsia"/>
          <w:rtl/>
          <w:lang w:eastAsia="he-IL"/>
        </w:rPr>
        <w:t>את</w:t>
      </w:r>
      <w:r w:rsidRPr="000267EE">
        <w:rPr>
          <w:rFonts w:cs="Arial"/>
          <w:rtl/>
          <w:lang w:eastAsia="he-IL"/>
        </w:rPr>
        <w:t xml:space="preserve"> הגורמים הנדרשים בהתאם להחלטה מסעיף 5.2 </w:t>
      </w:r>
      <w:r w:rsidRPr="000267EE">
        <w:rPr>
          <w:rFonts w:cs="Arial" w:hint="eastAsia"/>
          <w:rtl/>
          <w:lang w:eastAsia="he-IL"/>
        </w:rPr>
        <w:t>ו</w:t>
      </w:r>
      <w:r w:rsidRPr="000267EE">
        <w:rPr>
          <w:rFonts w:cs="Arial"/>
          <w:rtl/>
          <w:lang w:eastAsia="he-IL"/>
        </w:rPr>
        <w:t>לבחון את ההשפעה על המערכות הקיימות ותכנון ציוד המבטיח יכולת שמירה על היגיינה, עמידה בדרישות חוק והתאמתו למפרט ולשימוש המיועד</w:t>
      </w:r>
      <w:ins w:id="8" w:author="Yael Gottlieb" w:date="2025-03-12T16:20:00Z" w16du:dateUtc="2025-03-12T14:20:00Z">
        <w:r w:rsidR="00A94DC9">
          <w:rPr>
            <w:rFonts w:cs="Arial" w:hint="cs"/>
            <w:rtl/>
            <w:lang w:eastAsia="he-IL"/>
          </w:rPr>
          <w:t>.</w:t>
        </w:r>
      </w:ins>
    </w:p>
    <w:p w14:paraId="64D792C6" w14:textId="3D26929E" w:rsidR="00D36EB5" w:rsidRDefault="00D36EB5" w:rsidP="00653662">
      <w:pPr>
        <w:pStyle w:val="ListParagraph"/>
        <w:numPr>
          <w:ilvl w:val="1"/>
          <w:numId w:val="2"/>
        </w:numPr>
        <w:rPr>
          <w:rtl/>
          <w:lang w:eastAsia="he-IL"/>
        </w:rPr>
      </w:pPr>
      <w:r>
        <w:rPr>
          <w:rFonts w:hint="cs"/>
          <w:rtl/>
          <w:lang w:eastAsia="he-IL"/>
        </w:rPr>
        <w:t xml:space="preserve">אישור </w:t>
      </w:r>
      <w:r w:rsidRPr="00653662">
        <w:rPr>
          <w:rFonts w:cs="Arial"/>
          <w:rtl/>
          <w:lang w:eastAsia="he-IL"/>
        </w:rPr>
        <w:t>השינוי על</w:t>
      </w:r>
      <w:del w:id="9" w:author="Yael Gottlieb" w:date="2025-03-12T16:20:00Z" w16du:dateUtc="2025-03-12T14:20:00Z">
        <w:r w:rsidRPr="00653662" w:rsidDel="00A94DC9">
          <w:rPr>
            <w:rFonts w:cs="Arial"/>
            <w:rtl/>
            <w:lang w:eastAsia="he-IL"/>
          </w:rPr>
          <w:delText xml:space="preserve"> –</w:delText>
        </w:r>
      </w:del>
      <w:r w:rsidRPr="00653662">
        <w:rPr>
          <w:rFonts w:cs="Arial"/>
          <w:rtl/>
          <w:lang w:eastAsia="he-IL"/>
        </w:rPr>
        <w:t xml:space="preserve"> ידי בעלי התפקידים השונים ייעשה רק לאחר השלמת הפעולות הנדרשות.</w:t>
      </w:r>
    </w:p>
    <w:p w14:paraId="60E083C9" w14:textId="67073924" w:rsidR="00D36EB5" w:rsidRDefault="00D36EB5" w:rsidP="00653662">
      <w:pPr>
        <w:pStyle w:val="ListParagraph"/>
        <w:numPr>
          <w:ilvl w:val="1"/>
          <w:numId w:val="2"/>
        </w:numPr>
        <w:rPr>
          <w:rtl/>
          <w:lang w:eastAsia="he-IL"/>
        </w:rPr>
      </w:pPr>
      <w:r>
        <w:rPr>
          <w:rFonts w:hint="cs"/>
          <w:rtl/>
          <w:lang w:eastAsia="he-IL"/>
        </w:rPr>
        <w:t xml:space="preserve">במידה והשינוי לא מאושר, </w:t>
      </w:r>
      <w:del w:id="10" w:author="Yael Gottlieb" w:date="2025-03-12T16:21:00Z" w16du:dateUtc="2025-03-12T14:21:00Z">
        <w:r w:rsidDel="00A94DC9">
          <w:rPr>
            <w:rFonts w:hint="cs"/>
            <w:rtl/>
            <w:lang w:eastAsia="he-IL"/>
          </w:rPr>
          <w:delText xml:space="preserve">או </w:delText>
        </w:r>
      </w:del>
      <w:ins w:id="11" w:author="Yael Gottlieb" w:date="2025-03-12T16:21:00Z" w16du:dateUtc="2025-03-12T14:21:00Z">
        <w:r w:rsidR="00A94DC9">
          <w:rPr>
            <w:rFonts w:hint="cs"/>
            <w:rtl/>
            <w:lang w:eastAsia="he-IL"/>
          </w:rPr>
          <w:t xml:space="preserve">הוא </w:t>
        </w:r>
      </w:ins>
      <w:del w:id="12" w:author="Yael Gottlieb" w:date="2025-03-12T16:21:00Z" w16du:dateUtc="2025-03-12T14:21:00Z">
        <w:r w:rsidDel="00A94DC9">
          <w:rPr>
            <w:rFonts w:hint="cs"/>
            <w:rtl/>
            <w:lang w:eastAsia="he-IL"/>
          </w:rPr>
          <w:delText>ש</w:delText>
        </w:r>
      </w:del>
      <w:r>
        <w:rPr>
          <w:rFonts w:hint="cs"/>
          <w:rtl/>
          <w:lang w:eastAsia="he-IL"/>
        </w:rPr>
        <w:t xml:space="preserve">יבחן </w:t>
      </w:r>
      <w:del w:id="13" w:author="Yael Gottlieb" w:date="2025-03-12T16:21:00Z" w16du:dateUtc="2025-03-12T14:21:00Z">
        <w:r w:rsidDel="00A94DC9">
          <w:rPr>
            <w:rFonts w:hint="cs"/>
            <w:rtl/>
            <w:lang w:eastAsia="he-IL"/>
          </w:rPr>
          <w:delText xml:space="preserve">השינוי </w:delText>
        </w:r>
      </w:del>
      <w:r>
        <w:rPr>
          <w:rFonts w:hint="cs"/>
          <w:rtl/>
          <w:lang w:eastAsia="he-IL"/>
        </w:rPr>
        <w:t>מחדש, או יועבר לאישור מנכ"לית</w:t>
      </w:r>
      <w:ins w:id="14" w:author="Yael Gottlieb" w:date="2025-03-12T16:21:00Z" w16du:dateUtc="2025-03-12T14:21:00Z">
        <w:r w:rsidR="00A94DC9">
          <w:rPr>
            <w:rFonts w:hint="cs"/>
            <w:rtl/>
            <w:lang w:eastAsia="he-IL"/>
          </w:rPr>
          <w:t>.</w:t>
        </w:r>
      </w:ins>
    </w:p>
    <w:p w14:paraId="0E331C4A" w14:textId="77777777" w:rsidR="00D36EB5" w:rsidRDefault="00D36EB5" w:rsidP="00653662">
      <w:pPr>
        <w:pStyle w:val="ListParagraph"/>
        <w:numPr>
          <w:ilvl w:val="1"/>
          <w:numId w:val="2"/>
        </w:numPr>
        <w:rPr>
          <w:rtl/>
          <w:lang w:eastAsia="he-IL"/>
        </w:rPr>
      </w:pPr>
      <w:r w:rsidRPr="00D36EB5">
        <w:rPr>
          <w:rFonts w:cs="Arial"/>
          <w:rtl/>
          <w:lang w:eastAsia="he-IL"/>
        </w:rPr>
        <w:t>באחריות מבקש השינוי לעקב אחר ביצוע הפעולות.</w:t>
      </w:r>
    </w:p>
    <w:p w14:paraId="4238D560" w14:textId="77777777" w:rsidR="00D36EB5" w:rsidRDefault="00D36EB5" w:rsidP="00653662">
      <w:pPr>
        <w:pStyle w:val="ListParagraph"/>
        <w:numPr>
          <w:ilvl w:val="1"/>
          <w:numId w:val="2"/>
        </w:numPr>
        <w:rPr>
          <w:rtl/>
          <w:lang w:eastAsia="he-IL"/>
        </w:rPr>
      </w:pPr>
      <w:r w:rsidRPr="00D36EB5">
        <w:rPr>
          <w:rFonts w:cs="Arial"/>
          <w:rtl/>
          <w:lang w:eastAsia="he-IL"/>
        </w:rPr>
        <w:t xml:space="preserve">בהתאם לצורך יעודכנו מסמכים ויבוצעו הדרכות לבעלי התפקידים </w:t>
      </w:r>
      <w:proofErr w:type="spellStart"/>
      <w:r w:rsidRPr="00D36EB5">
        <w:rPr>
          <w:rFonts w:cs="Arial"/>
          <w:rtl/>
          <w:lang w:eastAsia="he-IL"/>
        </w:rPr>
        <w:t>הרלוונטים</w:t>
      </w:r>
      <w:proofErr w:type="spellEnd"/>
      <w:r w:rsidRPr="00D36EB5">
        <w:rPr>
          <w:rFonts w:cs="Arial"/>
          <w:rtl/>
          <w:lang w:eastAsia="he-IL"/>
        </w:rPr>
        <w:t xml:space="preserve"> (לדוגמא בעת שינוי ציוד ייבחנו הוראות הניקיון).</w:t>
      </w:r>
    </w:p>
    <w:p w14:paraId="56B9D056" w14:textId="0EF9CB71" w:rsidR="00D36EB5" w:rsidRPr="00653662" w:rsidRDefault="00D36EB5" w:rsidP="00D36EB5">
      <w:pPr>
        <w:pStyle w:val="ListParagraph"/>
        <w:numPr>
          <w:ilvl w:val="1"/>
          <w:numId w:val="2"/>
        </w:numPr>
        <w:rPr>
          <w:rtl/>
          <w:lang w:eastAsia="he-IL"/>
        </w:rPr>
      </w:pPr>
      <w:r>
        <w:rPr>
          <w:rFonts w:hint="cs"/>
          <w:rtl/>
          <w:lang w:eastAsia="he-IL"/>
        </w:rPr>
        <w:t xml:space="preserve"> </w:t>
      </w:r>
      <w:r>
        <w:rPr>
          <w:rFonts w:cs="Arial"/>
          <w:rtl/>
          <w:lang w:eastAsia="he-IL"/>
        </w:rPr>
        <w:t>במידה ולשינוי השפעה על מוצרי מותג פרטי יש לעדכן את בעל המותג.</w:t>
      </w:r>
    </w:p>
    <w:p w14:paraId="16BF3AFD" w14:textId="1E134621" w:rsidR="00D36EB5" w:rsidRDefault="00D36EB5" w:rsidP="00653662">
      <w:pPr>
        <w:pStyle w:val="ListParagraph"/>
        <w:numPr>
          <w:ilvl w:val="1"/>
          <w:numId w:val="2"/>
        </w:numPr>
        <w:rPr>
          <w:rtl/>
          <w:lang w:eastAsia="he-IL"/>
        </w:rPr>
      </w:pPr>
      <w:r w:rsidRPr="00653662">
        <w:rPr>
          <w:rFonts w:cs="Arial"/>
          <w:rtl/>
          <w:lang w:eastAsia="he-IL"/>
        </w:rPr>
        <w:t xml:space="preserve">כל שינוי בהיתר הרעלים לדוגמא הוספת/הסרת חומר, </w:t>
      </w:r>
      <w:ins w:id="15" w:author="Yael Gottlieb" w:date="2025-03-12T16:22:00Z" w16du:dateUtc="2025-03-12T14:22:00Z">
        <w:r w:rsidR="00A94DC9">
          <w:rPr>
            <w:rFonts w:cs="Arial" w:hint="cs"/>
            <w:rtl/>
            <w:lang w:eastAsia="he-IL"/>
          </w:rPr>
          <w:t xml:space="preserve">יועבר </w:t>
        </w:r>
      </w:ins>
      <w:r w:rsidRPr="00653662">
        <w:rPr>
          <w:rFonts w:cs="Arial"/>
          <w:rtl/>
          <w:lang w:eastAsia="he-IL"/>
        </w:rPr>
        <w:t xml:space="preserve">עדכון </w:t>
      </w:r>
      <w:ins w:id="16" w:author="Yael Gottlieb" w:date="2025-03-12T16:22:00Z" w16du:dateUtc="2025-03-12T14:22:00Z">
        <w:r w:rsidR="00A94DC9">
          <w:rPr>
            <w:rFonts w:cs="Arial" w:hint="cs"/>
            <w:rtl/>
            <w:lang w:eastAsia="he-IL"/>
          </w:rPr>
          <w:t>ל</w:t>
        </w:r>
      </w:ins>
      <w:r w:rsidRPr="00653662">
        <w:rPr>
          <w:rFonts w:cs="Arial"/>
          <w:rtl/>
          <w:lang w:eastAsia="he-IL"/>
        </w:rPr>
        <w:t xml:space="preserve">אחראי רעלים ומנהל איכות הסביבה במפעל </w:t>
      </w:r>
      <w:ins w:id="17" w:author="Yael Gottlieb" w:date="2025-03-12T16:22:00Z" w16du:dateUtc="2025-03-12T14:22:00Z">
        <w:r w:rsidR="00A94DC9">
          <w:rPr>
            <w:rFonts w:cs="Arial" w:hint="cs"/>
            <w:rtl/>
            <w:lang w:eastAsia="he-IL"/>
          </w:rPr>
          <w:t xml:space="preserve">אשר </w:t>
        </w:r>
      </w:ins>
      <w:r w:rsidRPr="00653662">
        <w:rPr>
          <w:rFonts w:cs="Arial"/>
          <w:rtl/>
          <w:lang w:eastAsia="he-IL"/>
        </w:rPr>
        <w:t>ידווח למשרד איכות הסביבה בהתאם לחוק.</w:t>
      </w:r>
    </w:p>
    <w:p w14:paraId="349716DB" w14:textId="77777777" w:rsidR="00A97A0B" w:rsidRDefault="00A97A0B" w:rsidP="00FB11D4">
      <w:pPr>
        <w:rPr>
          <w:rtl/>
          <w:lang w:eastAsia="he-IL"/>
        </w:rPr>
      </w:pPr>
    </w:p>
    <w:p w14:paraId="2354B16B" w14:textId="1B95BFA7" w:rsidR="00A97A0B" w:rsidRPr="00071D1A" w:rsidRDefault="00284D6F" w:rsidP="00653662">
      <w:pPr>
        <w:pStyle w:val="ListParagraph"/>
        <w:numPr>
          <w:ilvl w:val="0"/>
          <w:numId w:val="2"/>
        </w:numPr>
        <w:rPr>
          <w:rtl/>
        </w:rPr>
      </w:pPr>
      <w:r>
        <w:rPr>
          <w:rFonts w:hint="cs"/>
          <w:rtl/>
        </w:rPr>
        <w:t>טבלת הפניה לנהלים עפ"י סוג השינוי</w:t>
      </w:r>
    </w:p>
    <w:tbl>
      <w:tblPr>
        <w:tblStyle w:val="TableGrid"/>
        <w:bidiVisual/>
        <w:tblW w:w="8789" w:type="dxa"/>
        <w:tblInd w:w="3454" w:type="dxa"/>
        <w:tblLook w:val="04A0" w:firstRow="1" w:lastRow="0" w:firstColumn="1" w:lastColumn="0" w:noHBand="0" w:noVBand="1"/>
      </w:tblPr>
      <w:tblGrid>
        <w:gridCol w:w="4536"/>
        <w:gridCol w:w="4253"/>
      </w:tblGrid>
      <w:tr w:rsidR="00CC01FC" w:rsidRPr="00CC01FC" w14:paraId="7323C04A" w14:textId="77777777" w:rsidTr="00CC01FC">
        <w:tc>
          <w:tcPr>
            <w:tcW w:w="4536" w:type="dxa"/>
          </w:tcPr>
          <w:p w14:paraId="032711E5" w14:textId="77777777" w:rsidR="00CC01FC" w:rsidRPr="00CC01FC" w:rsidRDefault="00CC01FC" w:rsidP="003D7CE3">
            <w:pPr>
              <w:spacing w:line="360" w:lineRule="auto"/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CC01FC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תהליך</w:t>
            </w:r>
          </w:p>
        </w:tc>
        <w:tc>
          <w:tcPr>
            <w:tcW w:w="4253" w:type="dxa"/>
          </w:tcPr>
          <w:p w14:paraId="0CE61E44" w14:textId="77777777" w:rsidR="00CC01FC" w:rsidRPr="00CC01FC" w:rsidRDefault="00CC01FC" w:rsidP="003D7CE3">
            <w:pPr>
              <w:spacing w:line="360" w:lineRule="auto"/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CC01FC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>הפניה לנוהל/</w:t>
            </w:r>
            <w:proofErr w:type="spellStart"/>
            <w:r w:rsidRPr="00CC01FC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>הו"ע</w:t>
            </w:r>
            <w:proofErr w:type="spellEnd"/>
          </w:p>
        </w:tc>
      </w:tr>
      <w:tr w:rsidR="00CC01FC" w:rsidRPr="00CC01FC" w14:paraId="550EBED9" w14:textId="77777777" w:rsidTr="00CC01FC">
        <w:tc>
          <w:tcPr>
            <w:tcW w:w="4536" w:type="dxa"/>
          </w:tcPr>
          <w:p w14:paraId="3D94C073" w14:textId="77777777" w:rsidR="00CC01FC" w:rsidRPr="00653662" w:rsidRDefault="00CC01FC" w:rsidP="003D7CE3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653662">
              <w:rPr>
                <w:rFonts w:ascii="David" w:hAnsi="David" w:cs="David"/>
                <w:sz w:val="24"/>
                <w:szCs w:val="24"/>
                <w:rtl/>
              </w:rPr>
              <w:t>שינוי נהלים</w:t>
            </w:r>
          </w:p>
        </w:tc>
        <w:tc>
          <w:tcPr>
            <w:tcW w:w="4253" w:type="dxa"/>
          </w:tcPr>
          <w:p w14:paraId="0EA7C3C9" w14:textId="77777777" w:rsidR="00CC01FC" w:rsidRPr="00653662" w:rsidRDefault="00CC01FC" w:rsidP="003D7CE3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653662">
              <w:rPr>
                <w:rFonts w:ascii="David" w:hAnsi="David" w:cs="David" w:hint="eastAsia"/>
                <w:sz w:val="24"/>
                <w:szCs w:val="24"/>
                <w:rtl/>
              </w:rPr>
              <w:t>נוהל</w:t>
            </w:r>
            <w:r w:rsidRPr="00653662">
              <w:rPr>
                <w:rFonts w:ascii="David" w:hAnsi="David" w:cs="David"/>
                <w:sz w:val="24"/>
                <w:szCs w:val="24"/>
                <w:rtl/>
              </w:rPr>
              <w:t xml:space="preserve"> 02 </w:t>
            </w:r>
            <w:r w:rsidRPr="00653662">
              <w:rPr>
                <w:rFonts w:ascii="David" w:hAnsi="David" w:cs="David" w:hint="eastAsia"/>
                <w:sz w:val="24"/>
                <w:szCs w:val="24"/>
                <w:rtl/>
              </w:rPr>
              <w:t>בקרת</w:t>
            </w:r>
            <w:r w:rsidRPr="00653662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653662">
              <w:rPr>
                <w:rFonts w:ascii="David" w:hAnsi="David" w:cs="David" w:hint="eastAsia"/>
                <w:sz w:val="24"/>
                <w:szCs w:val="24"/>
                <w:rtl/>
              </w:rPr>
              <w:t>מסמכים</w:t>
            </w:r>
            <w:r w:rsidRPr="00653662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653662">
              <w:rPr>
                <w:rFonts w:ascii="David" w:hAnsi="David" w:cs="David" w:hint="eastAsia"/>
                <w:sz w:val="24"/>
                <w:szCs w:val="24"/>
                <w:rtl/>
              </w:rPr>
              <w:t>ורשומות</w:t>
            </w:r>
          </w:p>
        </w:tc>
      </w:tr>
      <w:tr w:rsidR="00CC01FC" w:rsidRPr="00CC01FC" w14:paraId="47840CDE" w14:textId="77777777" w:rsidTr="00CC01FC">
        <w:tc>
          <w:tcPr>
            <w:tcW w:w="4536" w:type="dxa"/>
          </w:tcPr>
          <w:p w14:paraId="31BC79F4" w14:textId="58066B81" w:rsidR="00FE78C3" w:rsidRPr="00653662" w:rsidRDefault="00CC01FC" w:rsidP="00D07B17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653662">
              <w:rPr>
                <w:rFonts w:ascii="David" w:hAnsi="David" w:cs="David"/>
                <w:sz w:val="24"/>
                <w:szCs w:val="24"/>
                <w:rtl/>
              </w:rPr>
              <w:t>שינוי</w:t>
            </w:r>
            <w:ins w:id="18" w:author="Yael Gottlieb" w:date="2025-03-12T16:23:00Z" w16du:dateUtc="2025-03-12T14:23:00Z">
              <w:r w:rsidR="00A94DC9">
                <w:rPr>
                  <w:rFonts w:ascii="David" w:hAnsi="David" w:cs="David" w:hint="cs"/>
                  <w:sz w:val="24"/>
                  <w:szCs w:val="24"/>
                  <w:rtl/>
                </w:rPr>
                <w:t xml:space="preserve"> </w:t>
              </w:r>
            </w:ins>
            <w:r w:rsidRPr="00653662">
              <w:rPr>
                <w:rFonts w:ascii="David" w:hAnsi="David" w:cs="David"/>
                <w:sz w:val="24"/>
                <w:szCs w:val="24"/>
                <w:rtl/>
              </w:rPr>
              <w:t xml:space="preserve">תהליך – עדכון מחקרי </w:t>
            </w:r>
            <w:r w:rsidRPr="00653662">
              <w:rPr>
                <w:rFonts w:ascii="David" w:hAnsi="David" w:cs="David"/>
                <w:sz w:val="24"/>
                <w:szCs w:val="24"/>
              </w:rPr>
              <w:t>HACCP</w:t>
            </w:r>
          </w:p>
        </w:tc>
        <w:tc>
          <w:tcPr>
            <w:tcW w:w="4253" w:type="dxa"/>
          </w:tcPr>
          <w:p w14:paraId="269F476E" w14:textId="77777777" w:rsidR="00CC01FC" w:rsidRPr="00653662" w:rsidRDefault="00CC01FC" w:rsidP="003D7CE3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653662">
              <w:rPr>
                <w:rFonts w:ascii="David" w:hAnsi="David" w:cs="David" w:hint="eastAsia"/>
                <w:sz w:val="24"/>
                <w:szCs w:val="24"/>
                <w:rtl/>
              </w:rPr>
              <w:t>נוהל</w:t>
            </w:r>
            <w:r w:rsidRPr="00653662">
              <w:rPr>
                <w:rFonts w:ascii="David" w:hAnsi="David" w:cs="David"/>
                <w:sz w:val="24"/>
                <w:szCs w:val="24"/>
                <w:rtl/>
              </w:rPr>
              <w:t xml:space="preserve"> 21 </w:t>
            </w:r>
            <w:r w:rsidRPr="00653662">
              <w:rPr>
                <w:rFonts w:ascii="David" w:hAnsi="David" w:cs="David" w:hint="eastAsia"/>
                <w:sz w:val="24"/>
                <w:szCs w:val="24"/>
                <w:rtl/>
              </w:rPr>
              <w:t>בטיחות</w:t>
            </w:r>
            <w:r w:rsidRPr="00653662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653662">
              <w:rPr>
                <w:rFonts w:ascii="David" w:hAnsi="David" w:cs="David" w:hint="eastAsia"/>
                <w:sz w:val="24"/>
                <w:szCs w:val="24"/>
                <w:rtl/>
              </w:rPr>
              <w:t>מזון</w:t>
            </w:r>
          </w:p>
        </w:tc>
      </w:tr>
      <w:tr w:rsidR="00653662" w:rsidRPr="00CC01FC" w14:paraId="59664E80" w14:textId="77777777" w:rsidTr="00CC01FC">
        <w:tc>
          <w:tcPr>
            <w:tcW w:w="4536" w:type="dxa"/>
          </w:tcPr>
          <w:p w14:paraId="4B3FC53D" w14:textId="6F5BC44C" w:rsidR="00653662" w:rsidRPr="00284D6F" w:rsidRDefault="00653662" w:rsidP="00653662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ins w:id="19" w:author="Oxana" w:date="2024-10-20T15:22:00Z" w16du:dateUtc="2024-10-20T12:22:00Z">
              <w:r>
                <w:rPr>
                  <w:rFonts w:ascii="David" w:hAnsi="David" w:cs="David" w:hint="cs"/>
                  <w:sz w:val="24"/>
                  <w:szCs w:val="24"/>
                  <w:rtl/>
                </w:rPr>
                <w:t>שינוי או רכישה חדשה של מיכון/ציוד</w:t>
              </w:r>
            </w:ins>
            <w:del w:id="20" w:author="Oxana" w:date="2024-10-20T15:22:00Z" w16du:dateUtc="2024-10-20T12:22:00Z">
              <w:r w:rsidDel="002B5585">
                <w:rPr>
                  <w:rFonts w:ascii="David" w:hAnsi="David" w:cs="David" w:hint="cs"/>
                  <w:sz w:val="24"/>
                  <w:szCs w:val="24"/>
                  <w:rtl/>
                </w:rPr>
                <w:delText>שינוי או רכישה חדשה של מיכון/ציוד</w:delText>
              </w:r>
            </w:del>
          </w:p>
        </w:tc>
        <w:tc>
          <w:tcPr>
            <w:tcW w:w="4253" w:type="dxa"/>
          </w:tcPr>
          <w:p w14:paraId="687E894D" w14:textId="7878A68D" w:rsidR="00653662" w:rsidRPr="00284D6F" w:rsidRDefault="00653662" w:rsidP="00653662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ins w:id="21" w:author="Oxana" w:date="2024-10-20T15:22:00Z" w16du:dateUtc="2024-10-20T12:22:00Z">
              <w:r>
                <w:rPr>
                  <w:rFonts w:ascii="David" w:hAnsi="David" w:cs="David" w:hint="cs"/>
                  <w:sz w:val="24"/>
                  <w:szCs w:val="24"/>
                  <w:rtl/>
                </w:rPr>
                <w:t>נוהל 17 רכש</w:t>
              </w:r>
            </w:ins>
            <w:del w:id="22" w:author="Oxana" w:date="2024-10-20T15:22:00Z" w16du:dateUtc="2024-10-20T12:22:00Z">
              <w:r w:rsidDel="002B5585">
                <w:rPr>
                  <w:rFonts w:ascii="David" w:hAnsi="David" w:cs="David" w:hint="cs"/>
                  <w:sz w:val="24"/>
                  <w:szCs w:val="24"/>
                  <w:rtl/>
                </w:rPr>
                <w:delText>נוהל 17 רכש</w:delText>
              </w:r>
            </w:del>
          </w:p>
        </w:tc>
      </w:tr>
      <w:tr w:rsidR="00CC01FC" w:rsidRPr="00CC01FC" w14:paraId="0165C910" w14:textId="77777777" w:rsidTr="00CC01FC">
        <w:tc>
          <w:tcPr>
            <w:tcW w:w="4536" w:type="dxa"/>
          </w:tcPr>
          <w:p w14:paraId="2FEE8C8C" w14:textId="10B0D445" w:rsidR="00CC01FC" w:rsidRPr="00653662" w:rsidRDefault="00CC01FC" w:rsidP="003D7CE3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653662">
              <w:rPr>
                <w:rFonts w:ascii="David" w:hAnsi="David" w:cs="David"/>
                <w:sz w:val="24"/>
                <w:szCs w:val="24"/>
                <w:rtl/>
              </w:rPr>
              <w:t>שינוי במצבת כ</w:t>
            </w:r>
            <w:ins w:id="23" w:author="Yael Gottlieb" w:date="2025-03-12T16:23:00Z" w16du:dateUtc="2025-03-12T14:23:00Z">
              <w:r w:rsidR="00A94DC9">
                <w:rPr>
                  <w:rFonts w:ascii="David" w:hAnsi="David" w:cs="David" w:hint="cs"/>
                  <w:sz w:val="24"/>
                  <w:szCs w:val="24"/>
                  <w:rtl/>
                </w:rPr>
                <w:t>ו</w:t>
              </w:r>
            </w:ins>
            <w:r w:rsidRPr="00653662">
              <w:rPr>
                <w:rFonts w:ascii="David" w:hAnsi="David" w:cs="David"/>
                <w:sz w:val="24"/>
                <w:szCs w:val="24"/>
                <w:rtl/>
              </w:rPr>
              <w:t xml:space="preserve">ח אדם </w:t>
            </w:r>
          </w:p>
        </w:tc>
        <w:tc>
          <w:tcPr>
            <w:tcW w:w="4253" w:type="dxa"/>
          </w:tcPr>
          <w:p w14:paraId="6D929FE9" w14:textId="77777777" w:rsidR="00CC01FC" w:rsidRPr="00653662" w:rsidRDefault="00CC01FC" w:rsidP="003D7CE3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653662">
              <w:rPr>
                <w:rFonts w:ascii="David" w:hAnsi="David" w:cs="David" w:hint="eastAsia"/>
                <w:sz w:val="24"/>
                <w:szCs w:val="24"/>
                <w:rtl/>
              </w:rPr>
              <w:t>נוהל</w:t>
            </w:r>
            <w:r w:rsidRPr="00653662">
              <w:rPr>
                <w:rFonts w:ascii="David" w:hAnsi="David" w:cs="David"/>
                <w:sz w:val="24"/>
                <w:szCs w:val="24"/>
                <w:rtl/>
              </w:rPr>
              <w:t xml:space="preserve"> 08 </w:t>
            </w:r>
            <w:r w:rsidRPr="00653662">
              <w:rPr>
                <w:rFonts w:ascii="David" w:hAnsi="David" w:cs="David" w:hint="eastAsia"/>
                <w:sz w:val="24"/>
                <w:szCs w:val="24"/>
                <w:rtl/>
              </w:rPr>
              <w:t>משאבי</w:t>
            </w:r>
            <w:r w:rsidRPr="00653662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653662">
              <w:rPr>
                <w:rFonts w:ascii="David" w:hAnsi="David" w:cs="David" w:hint="eastAsia"/>
                <w:sz w:val="24"/>
                <w:szCs w:val="24"/>
                <w:rtl/>
              </w:rPr>
              <w:t>אנוש</w:t>
            </w:r>
            <w:r w:rsidRPr="00653662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653662">
              <w:rPr>
                <w:rFonts w:ascii="David" w:hAnsi="David" w:cs="David" w:hint="eastAsia"/>
                <w:sz w:val="24"/>
                <w:szCs w:val="24"/>
                <w:rtl/>
              </w:rPr>
              <w:t>הסמכה</w:t>
            </w:r>
            <w:r w:rsidRPr="00653662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653662">
              <w:rPr>
                <w:rFonts w:ascii="David" w:hAnsi="David" w:cs="David" w:hint="eastAsia"/>
                <w:sz w:val="24"/>
                <w:szCs w:val="24"/>
                <w:rtl/>
              </w:rPr>
              <w:t>הדרכה</w:t>
            </w:r>
            <w:r w:rsidRPr="00653662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653662">
              <w:rPr>
                <w:rFonts w:ascii="David" w:hAnsi="David" w:cs="David" w:hint="eastAsia"/>
                <w:sz w:val="24"/>
                <w:szCs w:val="24"/>
                <w:rtl/>
              </w:rPr>
              <w:t>וכשירות</w:t>
            </w:r>
          </w:p>
          <w:p w14:paraId="2D0DB1AB" w14:textId="77777777" w:rsidR="00CC01FC" w:rsidRPr="00653662" w:rsidRDefault="00CC01FC" w:rsidP="003D7CE3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653662">
              <w:rPr>
                <w:rFonts w:ascii="David" w:hAnsi="David" w:cs="David" w:hint="eastAsia"/>
                <w:sz w:val="24"/>
                <w:szCs w:val="24"/>
                <w:rtl/>
              </w:rPr>
              <w:t>תיעוד</w:t>
            </w:r>
            <w:r w:rsidRPr="00653662">
              <w:rPr>
                <w:rFonts w:ascii="David" w:hAnsi="David" w:cs="David"/>
                <w:sz w:val="24"/>
                <w:szCs w:val="24"/>
                <w:rtl/>
              </w:rPr>
              <w:t xml:space="preserve"> 01.02 </w:t>
            </w:r>
            <w:r w:rsidRPr="00653662">
              <w:rPr>
                <w:rFonts w:ascii="David" w:hAnsi="David" w:cs="David" w:hint="eastAsia"/>
                <w:sz w:val="24"/>
                <w:szCs w:val="24"/>
                <w:rtl/>
              </w:rPr>
              <w:t>קובץ</w:t>
            </w:r>
            <w:r w:rsidRPr="00653662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653662">
              <w:rPr>
                <w:rFonts w:ascii="David" w:hAnsi="David" w:cs="David" w:hint="eastAsia"/>
                <w:sz w:val="24"/>
                <w:szCs w:val="24"/>
                <w:rtl/>
              </w:rPr>
              <w:t>הגדרות</w:t>
            </w:r>
            <w:r w:rsidRPr="00653662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653662">
              <w:rPr>
                <w:rFonts w:ascii="David" w:hAnsi="David" w:cs="David" w:hint="eastAsia"/>
                <w:sz w:val="24"/>
                <w:szCs w:val="24"/>
                <w:rtl/>
              </w:rPr>
              <w:t>תפקיד</w:t>
            </w:r>
          </w:p>
        </w:tc>
      </w:tr>
      <w:tr w:rsidR="00CC01FC" w:rsidRPr="00CC01FC" w14:paraId="5C881214" w14:textId="77777777" w:rsidTr="00CC01FC">
        <w:tc>
          <w:tcPr>
            <w:tcW w:w="4536" w:type="dxa"/>
          </w:tcPr>
          <w:p w14:paraId="38DF196B" w14:textId="77777777" w:rsidR="00CC01FC" w:rsidRPr="00653662" w:rsidRDefault="00CC01FC" w:rsidP="003D7CE3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653662">
              <w:rPr>
                <w:rFonts w:ascii="David" w:hAnsi="David" w:cs="David"/>
                <w:sz w:val="24"/>
                <w:szCs w:val="24"/>
                <w:rtl/>
              </w:rPr>
              <w:t>שינוי במפרטי מוצר</w:t>
            </w:r>
          </w:p>
        </w:tc>
        <w:tc>
          <w:tcPr>
            <w:tcW w:w="4253" w:type="dxa"/>
          </w:tcPr>
          <w:p w14:paraId="61DEF6F6" w14:textId="77777777" w:rsidR="00CC01FC" w:rsidRPr="00653662" w:rsidRDefault="00CC01FC" w:rsidP="003D7CE3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653662">
              <w:rPr>
                <w:rFonts w:ascii="David" w:hAnsi="David" w:cs="David" w:hint="eastAsia"/>
                <w:sz w:val="24"/>
                <w:szCs w:val="24"/>
                <w:rtl/>
              </w:rPr>
              <w:t>נוהל</w:t>
            </w:r>
            <w:r w:rsidRPr="00653662">
              <w:rPr>
                <w:rFonts w:ascii="David" w:hAnsi="David" w:cs="David"/>
                <w:sz w:val="24"/>
                <w:szCs w:val="24"/>
                <w:rtl/>
              </w:rPr>
              <w:t xml:space="preserve"> 02 </w:t>
            </w:r>
            <w:r w:rsidRPr="00653662">
              <w:rPr>
                <w:rFonts w:ascii="David" w:hAnsi="David" w:cs="David" w:hint="eastAsia"/>
                <w:sz w:val="24"/>
                <w:szCs w:val="24"/>
                <w:rtl/>
              </w:rPr>
              <w:t>בקרת</w:t>
            </w:r>
            <w:r w:rsidRPr="00653662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653662">
              <w:rPr>
                <w:rFonts w:ascii="David" w:hAnsi="David" w:cs="David" w:hint="eastAsia"/>
                <w:sz w:val="24"/>
                <w:szCs w:val="24"/>
                <w:rtl/>
              </w:rPr>
              <w:t>מסמכים</w:t>
            </w:r>
            <w:r w:rsidRPr="00653662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653662">
              <w:rPr>
                <w:rFonts w:ascii="David" w:hAnsi="David" w:cs="David" w:hint="eastAsia"/>
                <w:sz w:val="24"/>
                <w:szCs w:val="24"/>
                <w:rtl/>
              </w:rPr>
              <w:t>ורשומות</w:t>
            </w:r>
          </w:p>
          <w:p w14:paraId="41B51F8C" w14:textId="77777777" w:rsidR="00CC01FC" w:rsidRPr="00653662" w:rsidRDefault="00CC01FC" w:rsidP="003D7CE3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653662">
              <w:rPr>
                <w:rFonts w:ascii="David" w:hAnsi="David" w:cs="David" w:hint="eastAsia"/>
                <w:sz w:val="24"/>
                <w:szCs w:val="24"/>
                <w:rtl/>
              </w:rPr>
              <w:t>נוהל</w:t>
            </w:r>
            <w:r w:rsidRPr="00653662">
              <w:rPr>
                <w:rFonts w:ascii="David" w:hAnsi="David" w:cs="David"/>
                <w:sz w:val="24"/>
                <w:szCs w:val="24"/>
                <w:rtl/>
              </w:rPr>
              <w:t xml:space="preserve"> 19 </w:t>
            </w:r>
            <w:r w:rsidRPr="00653662">
              <w:rPr>
                <w:rFonts w:ascii="David" w:hAnsi="David" w:cs="David" w:hint="eastAsia"/>
                <w:sz w:val="24"/>
                <w:szCs w:val="24"/>
                <w:rtl/>
              </w:rPr>
              <w:t>בקרת</w:t>
            </w:r>
            <w:r w:rsidRPr="00653662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653662">
              <w:rPr>
                <w:rFonts w:ascii="David" w:hAnsi="David" w:cs="David" w:hint="eastAsia"/>
                <w:sz w:val="24"/>
                <w:szCs w:val="24"/>
                <w:rtl/>
              </w:rPr>
              <w:t>התכן</w:t>
            </w:r>
          </w:p>
        </w:tc>
      </w:tr>
      <w:tr w:rsidR="00CC01FC" w:rsidRPr="00CC01FC" w14:paraId="6C870B09" w14:textId="77777777" w:rsidTr="00CC01FC">
        <w:tc>
          <w:tcPr>
            <w:tcW w:w="4536" w:type="dxa"/>
          </w:tcPr>
          <w:p w14:paraId="6B2A6965" w14:textId="77777777" w:rsidR="00CC01FC" w:rsidRPr="00653662" w:rsidRDefault="00CC01FC" w:rsidP="003D7CE3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653662">
              <w:rPr>
                <w:rFonts w:ascii="David" w:hAnsi="David" w:cs="David"/>
                <w:sz w:val="24"/>
                <w:szCs w:val="24"/>
                <w:rtl/>
              </w:rPr>
              <w:t>שינוי באריזות</w:t>
            </w:r>
          </w:p>
        </w:tc>
        <w:tc>
          <w:tcPr>
            <w:tcW w:w="4253" w:type="dxa"/>
          </w:tcPr>
          <w:p w14:paraId="551A499E" w14:textId="77777777" w:rsidR="00CC01FC" w:rsidRPr="00653662" w:rsidRDefault="00CC01FC" w:rsidP="003D7CE3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653662">
              <w:rPr>
                <w:rFonts w:ascii="David" w:hAnsi="David" w:cs="David" w:hint="eastAsia"/>
                <w:sz w:val="24"/>
                <w:szCs w:val="24"/>
                <w:rtl/>
              </w:rPr>
              <w:t>נוהל</w:t>
            </w:r>
            <w:r w:rsidRPr="00653662">
              <w:rPr>
                <w:rFonts w:ascii="David" w:hAnsi="David" w:cs="David"/>
                <w:sz w:val="24"/>
                <w:szCs w:val="24"/>
                <w:rtl/>
              </w:rPr>
              <w:t xml:space="preserve"> 19 </w:t>
            </w:r>
            <w:r w:rsidRPr="00653662">
              <w:rPr>
                <w:rFonts w:ascii="David" w:hAnsi="David" w:cs="David" w:hint="eastAsia"/>
                <w:sz w:val="24"/>
                <w:szCs w:val="24"/>
                <w:rtl/>
              </w:rPr>
              <w:t>בקרת</w:t>
            </w:r>
            <w:r w:rsidRPr="00653662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653662">
              <w:rPr>
                <w:rFonts w:ascii="David" w:hAnsi="David" w:cs="David" w:hint="eastAsia"/>
                <w:sz w:val="24"/>
                <w:szCs w:val="24"/>
                <w:rtl/>
              </w:rPr>
              <w:t>התכן</w:t>
            </w:r>
          </w:p>
        </w:tc>
      </w:tr>
      <w:tr w:rsidR="00CC01FC" w:rsidRPr="00CC01FC" w14:paraId="61213560" w14:textId="77777777" w:rsidTr="00CC01FC">
        <w:tc>
          <w:tcPr>
            <w:tcW w:w="4536" w:type="dxa"/>
          </w:tcPr>
          <w:p w14:paraId="13BF53E7" w14:textId="77777777" w:rsidR="00CC01FC" w:rsidRPr="00653662" w:rsidRDefault="00CC01FC" w:rsidP="003D7CE3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653662">
              <w:rPr>
                <w:rFonts w:ascii="David" w:hAnsi="David" w:cs="David"/>
                <w:sz w:val="24"/>
                <w:szCs w:val="24"/>
                <w:rtl/>
              </w:rPr>
              <w:t xml:space="preserve">שינוי </w:t>
            </w:r>
            <w:proofErr w:type="spellStart"/>
            <w:r w:rsidRPr="00653662">
              <w:rPr>
                <w:rFonts w:ascii="David" w:hAnsi="David" w:cs="David"/>
                <w:sz w:val="24"/>
                <w:szCs w:val="24"/>
                <w:rtl/>
              </w:rPr>
              <w:t>חו</w:t>
            </w:r>
            <w:proofErr w:type="spellEnd"/>
            <w:r w:rsidRPr="00653662">
              <w:rPr>
                <w:rFonts w:ascii="David" w:hAnsi="David" w:cs="David"/>
                <w:sz w:val="24"/>
                <w:szCs w:val="24"/>
                <w:rtl/>
              </w:rPr>
              <w:t>''ג</w:t>
            </w:r>
          </w:p>
        </w:tc>
        <w:tc>
          <w:tcPr>
            <w:tcW w:w="4253" w:type="dxa"/>
          </w:tcPr>
          <w:p w14:paraId="2E0293AB" w14:textId="77777777" w:rsidR="00CC01FC" w:rsidRPr="00653662" w:rsidRDefault="00CC01FC" w:rsidP="003D7CE3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653662">
              <w:rPr>
                <w:rFonts w:ascii="David" w:hAnsi="David" w:cs="David" w:hint="eastAsia"/>
                <w:sz w:val="24"/>
                <w:szCs w:val="24"/>
                <w:rtl/>
              </w:rPr>
              <w:t>נוהל</w:t>
            </w:r>
            <w:r w:rsidRPr="00653662">
              <w:rPr>
                <w:rFonts w:ascii="David" w:hAnsi="David" w:cs="David"/>
                <w:sz w:val="24"/>
                <w:szCs w:val="24"/>
                <w:rtl/>
              </w:rPr>
              <w:t xml:space="preserve"> 19 </w:t>
            </w:r>
            <w:r w:rsidRPr="00653662">
              <w:rPr>
                <w:rFonts w:ascii="David" w:hAnsi="David" w:cs="David" w:hint="eastAsia"/>
                <w:sz w:val="24"/>
                <w:szCs w:val="24"/>
                <w:rtl/>
              </w:rPr>
              <w:t>בקרת</w:t>
            </w:r>
            <w:r w:rsidRPr="00653662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653662">
              <w:rPr>
                <w:rFonts w:ascii="David" w:hAnsi="David" w:cs="David" w:hint="eastAsia"/>
                <w:sz w:val="24"/>
                <w:szCs w:val="24"/>
                <w:rtl/>
              </w:rPr>
              <w:t>התכן</w:t>
            </w:r>
          </w:p>
          <w:p w14:paraId="33E7DD4A" w14:textId="77777777" w:rsidR="00CC01FC" w:rsidRPr="00653662" w:rsidRDefault="00CC01FC" w:rsidP="003D7CE3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653662">
              <w:rPr>
                <w:rFonts w:ascii="David" w:hAnsi="David" w:cs="David" w:hint="eastAsia"/>
                <w:sz w:val="24"/>
                <w:szCs w:val="24"/>
                <w:rtl/>
              </w:rPr>
              <w:t>נוהל</w:t>
            </w:r>
            <w:r w:rsidRPr="00653662">
              <w:rPr>
                <w:rFonts w:ascii="David" w:hAnsi="David" w:cs="David"/>
                <w:sz w:val="24"/>
                <w:szCs w:val="24"/>
                <w:rtl/>
              </w:rPr>
              <w:t xml:space="preserve"> 21 </w:t>
            </w:r>
            <w:r w:rsidRPr="00653662">
              <w:rPr>
                <w:rFonts w:ascii="David" w:hAnsi="David" w:cs="David" w:hint="eastAsia"/>
                <w:sz w:val="24"/>
                <w:szCs w:val="24"/>
                <w:rtl/>
              </w:rPr>
              <w:t>בטיחות</w:t>
            </w:r>
            <w:r w:rsidRPr="00653662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653662">
              <w:rPr>
                <w:rFonts w:ascii="David" w:hAnsi="David" w:cs="David" w:hint="eastAsia"/>
                <w:sz w:val="24"/>
                <w:szCs w:val="24"/>
                <w:rtl/>
              </w:rPr>
              <w:t>מזון</w:t>
            </w:r>
          </w:p>
        </w:tc>
      </w:tr>
    </w:tbl>
    <w:p w14:paraId="311CB874" w14:textId="77777777" w:rsidR="00FF6970" w:rsidRPr="00071D1A" w:rsidRDefault="00FF6970" w:rsidP="00071D1A">
      <w:pPr>
        <w:rPr>
          <w:rtl/>
          <w:lang w:eastAsia="he-IL"/>
        </w:rPr>
      </w:pPr>
    </w:p>
    <w:p w14:paraId="35DD1255" w14:textId="77777777" w:rsidR="00FF6970" w:rsidRDefault="00FF6970" w:rsidP="00FF6970">
      <w:pPr>
        <w:pStyle w:val="ListParagraph"/>
        <w:numPr>
          <w:ilvl w:val="0"/>
          <w:numId w:val="2"/>
        </w:numPr>
        <w:rPr>
          <w:lang w:eastAsia="he-IL"/>
        </w:rPr>
      </w:pPr>
      <w:r w:rsidRPr="00FF6970">
        <w:rPr>
          <w:rFonts w:cs="Arial"/>
          <w:rtl/>
          <w:lang w:eastAsia="he-IL"/>
        </w:rPr>
        <w:t>מסמכים ישימים</w:t>
      </w:r>
    </w:p>
    <w:p w14:paraId="7D1518B2" w14:textId="0DE1840C" w:rsidR="009A5BB4" w:rsidRDefault="00B26DD0">
      <w:pPr>
        <w:pStyle w:val="ListParagraph"/>
        <w:numPr>
          <w:ilvl w:val="1"/>
          <w:numId w:val="2"/>
        </w:numPr>
        <w:rPr>
          <w:lang w:eastAsia="he-IL"/>
        </w:rPr>
      </w:pPr>
      <w:r>
        <w:rPr>
          <w:rFonts w:hint="cs"/>
          <w:rtl/>
          <w:lang w:eastAsia="he-IL"/>
        </w:rPr>
        <w:t xml:space="preserve">טופס </w:t>
      </w:r>
      <w:ins w:id="24" w:author="Oxana" w:date="2024-10-20T15:22:00Z" w16du:dateUtc="2024-10-20T12:22:00Z">
        <w:r w:rsidR="00653662">
          <w:rPr>
            <w:rFonts w:hint="cs"/>
            <w:rtl/>
            <w:lang w:eastAsia="he-IL"/>
          </w:rPr>
          <w:t>בקרת</w:t>
        </w:r>
        <w:r w:rsidR="00653662" w:rsidDel="00653662">
          <w:rPr>
            <w:rFonts w:hint="cs"/>
            <w:rtl/>
            <w:lang w:eastAsia="he-IL"/>
          </w:rPr>
          <w:t xml:space="preserve"> </w:t>
        </w:r>
      </w:ins>
      <w:del w:id="25" w:author="Oxana" w:date="2024-10-20T15:22:00Z" w16du:dateUtc="2024-10-20T12:22:00Z">
        <w:r w:rsidR="00FE78C3" w:rsidDel="00653662">
          <w:rPr>
            <w:rFonts w:hint="cs"/>
            <w:rtl/>
            <w:lang w:eastAsia="he-IL"/>
          </w:rPr>
          <w:delText>בקרת</w:delText>
        </w:r>
        <w:r w:rsidR="00EE38A7" w:rsidDel="00653662">
          <w:rPr>
            <w:rFonts w:hint="cs"/>
            <w:rtl/>
            <w:lang w:eastAsia="he-IL"/>
          </w:rPr>
          <w:delText xml:space="preserve"> </w:delText>
        </w:r>
      </w:del>
      <w:r>
        <w:rPr>
          <w:rFonts w:hint="cs"/>
          <w:rtl/>
          <w:lang w:eastAsia="he-IL"/>
        </w:rPr>
        <w:t>שינויים 35.01</w:t>
      </w:r>
    </w:p>
    <w:p w14:paraId="588DC090" w14:textId="0E4C8D6A" w:rsidR="00D36EB5" w:rsidRPr="00FF6970" w:rsidRDefault="00D36EB5" w:rsidP="00653662">
      <w:pPr>
        <w:pStyle w:val="ListParagraph"/>
        <w:numPr>
          <w:ilvl w:val="1"/>
          <w:numId w:val="2"/>
        </w:numPr>
        <w:rPr>
          <w:rtl/>
          <w:lang w:eastAsia="he-IL"/>
        </w:rPr>
      </w:pPr>
      <w:r>
        <w:rPr>
          <w:rFonts w:hint="cs"/>
          <w:rtl/>
          <w:lang w:eastAsia="he-IL"/>
        </w:rPr>
        <w:t xml:space="preserve"> טופס </w:t>
      </w:r>
      <w:r w:rsidR="00FE78C3">
        <w:rPr>
          <w:rFonts w:hint="cs"/>
          <w:rtl/>
          <w:lang w:eastAsia="he-IL"/>
        </w:rPr>
        <w:t>מעקב שינויים</w:t>
      </w:r>
      <w:r>
        <w:rPr>
          <w:rFonts w:hint="cs"/>
          <w:rtl/>
          <w:lang w:eastAsia="he-IL"/>
        </w:rPr>
        <w:t xml:space="preserve"> 35.02</w:t>
      </w:r>
    </w:p>
    <w:p w14:paraId="3404798D" w14:textId="33663BFA" w:rsidR="00D36EB5" w:rsidRDefault="00A94DC9" w:rsidP="00A94DC9">
      <w:pPr>
        <w:tabs>
          <w:tab w:val="left" w:pos="6356"/>
        </w:tabs>
        <w:ind w:left="142"/>
        <w:rPr>
          <w:rtl/>
          <w:lang w:eastAsia="he-IL"/>
        </w:rPr>
        <w:pPrChange w:id="26" w:author="Yael Gottlieb" w:date="2025-03-12T16:24:00Z" w16du:dateUtc="2025-03-12T14:24:00Z">
          <w:pPr>
            <w:ind w:left="142"/>
          </w:pPr>
        </w:pPrChange>
      </w:pPr>
      <w:ins w:id="27" w:author="Yael Gottlieb" w:date="2025-03-12T16:24:00Z" w16du:dateUtc="2025-03-12T14:24:00Z">
        <w:r>
          <w:rPr>
            <w:rtl/>
            <w:lang w:eastAsia="he-IL"/>
          </w:rPr>
          <w:tab/>
        </w:r>
      </w:ins>
    </w:p>
    <w:p w14:paraId="0B8B6262" w14:textId="7D4A01B8" w:rsidR="00D36EB5" w:rsidRDefault="00D36EB5" w:rsidP="00D36EB5">
      <w:pPr>
        <w:ind w:left="142"/>
        <w:rPr>
          <w:rtl/>
          <w:lang w:eastAsia="he-IL"/>
        </w:rPr>
      </w:pPr>
    </w:p>
    <w:p w14:paraId="0B969BF2" w14:textId="77777777" w:rsidR="00CC01FC" w:rsidRDefault="00CC01FC" w:rsidP="00653662">
      <w:pPr>
        <w:ind w:left="142"/>
        <w:rPr>
          <w:rtl/>
          <w:lang w:eastAsia="he-IL"/>
        </w:rPr>
      </w:pPr>
    </w:p>
    <w:tbl>
      <w:tblPr>
        <w:tblpPr w:leftFromText="180" w:rightFromText="180" w:vertAnchor="text" w:horzAnchor="margin" w:tblpY="150"/>
        <w:bidiVisual/>
        <w:tblW w:w="9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61"/>
        <w:gridCol w:w="2804"/>
        <w:gridCol w:w="2469"/>
        <w:gridCol w:w="1822"/>
      </w:tblGrid>
      <w:tr w:rsidR="00CC01FC" w:rsidRPr="0042486B" w14:paraId="2E4A8D2D" w14:textId="77777777" w:rsidTr="003D7CE3">
        <w:tc>
          <w:tcPr>
            <w:tcW w:w="2303" w:type="dxa"/>
            <w:shd w:val="clear" w:color="auto" w:fill="auto"/>
            <w:vAlign w:val="center"/>
          </w:tcPr>
          <w:p w14:paraId="2BE9535B" w14:textId="5B26F19F" w:rsidR="00CC01FC" w:rsidRPr="00653662" w:rsidRDefault="00CC01FC" w:rsidP="003D7CE3">
            <w:pPr>
              <w:pStyle w:val="Header"/>
              <w:spacing w:line="360" w:lineRule="auto"/>
              <w:rPr>
                <w:rFonts w:cs="David"/>
                <w:rtl/>
              </w:rPr>
            </w:pPr>
            <w:r w:rsidRPr="00653662">
              <w:rPr>
                <w:rFonts w:cs="David" w:hint="eastAsia"/>
                <w:rtl/>
              </w:rPr>
              <w:t>אושר</w:t>
            </w:r>
            <w:r w:rsidRPr="00653662">
              <w:rPr>
                <w:rFonts w:cs="David"/>
                <w:rtl/>
              </w:rPr>
              <w:t xml:space="preserve"> ע"י:  </w:t>
            </w:r>
            <w:r w:rsidR="00DA69C6" w:rsidRPr="00653662">
              <w:rPr>
                <w:rFonts w:cs="David" w:hint="eastAsia"/>
                <w:rtl/>
              </w:rPr>
              <w:t>סתיו</w:t>
            </w:r>
            <w:r w:rsidR="00DA69C6" w:rsidRPr="00653662">
              <w:rPr>
                <w:rFonts w:cs="David"/>
                <w:rtl/>
              </w:rPr>
              <w:t xml:space="preserve"> </w:t>
            </w:r>
            <w:proofErr w:type="spellStart"/>
            <w:r w:rsidR="00DA69C6" w:rsidRPr="00653662">
              <w:rPr>
                <w:rFonts w:cs="David" w:hint="eastAsia"/>
                <w:rtl/>
              </w:rPr>
              <w:t>יואלי</w:t>
            </w:r>
            <w:proofErr w:type="spellEnd"/>
            <w:r w:rsidRPr="00653662">
              <w:rPr>
                <w:rFonts w:cs="David"/>
                <w:rtl/>
              </w:rPr>
              <w:t xml:space="preserve"> 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312F85A1" w14:textId="3D5BA36E" w:rsidR="00CC01FC" w:rsidRPr="00653662" w:rsidRDefault="00CC01FC" w:rsidP="003D7CE3">
            <w:pPr>
              <w:pStyle w:val="Header"/>
              <w:spacing w:line="360" w:lineRule="auto"/>
              <w:rPr>
                <w:rFonts w:cs="David"/>
                <w:rtl/>
              </w:rPr>
            </w:pPr>
            <w:r w:rsidRPr="00653662">
              <w:rPr>
                <w:rFonts w:cs="David" w:hint="eastAsia"/>
                <w:rtl/>
              </w:rPr>
              <w:t>תפקיד</w:t>
            </w:r>
            <w:r w:rsidRPr="00653662">
              <w:rPr>
                <w:rFonts w:cs="David"/>
                <w:rtl/>
              </w:rPr>
              <w:t xml:space="preserve">: </w:t>
            </w:r>
            <w:r w:rsidR="00DA69C6" w:rsidRPr="00653662">
              <w:rPr>
                <w:rFonts w:cs="David" w:hint="eastAsia"/>
                <w:rtl/>
              </w:rPr>
              <w:t>מנכ</w:t>
            </w:r>
            <w:r w:rsidR="00DA69C6" w:rsidRPr="00653662">
              <w:rPr>
                <w:rFonts w:cs="David"/>
                <w:rtl/>
              </w:rPr>
              <w:t>"לית</w:t>
            </w:r>
          </w:p>
        </w:tc>
        <w:tc>
          <w:tcPr>
            <w:tcW w:w="2058" w:type="dxa"/>
            <w:shd w:val="clear" w:color="auto" w:fill="auto"/>
            <w:vAlign w:val="center"/>
          </w:tcPr>
          <w:p w14:paraId="0726347A" w14:textId="4A90BE5D" w:rsidR="00CC01FC" w:rsidRPr="0042486B" w:rsidRDefault="00CC01FC" w:rsidP="003D7CE3">
            <w:pPr>
              <w:pStyle w:val="Header"/>
              <w:spacing w:line="360" w:lineRule="auto"/>
              <w:rPr>
                <w:rFonts w:cs="David"/>
                <w:rtl/>
              </w:rPr>
            </w:pPr>
            <w:r w:rsidRPr="0042486B">
              <w:rPr>
                <w:rFonts w:cs="David" w:hint="cs"/>
                <w:rtl/>
              </w:rPr>
              <w:t xml:space="preserve">תאריך: </w:t>
            </w:r>
            <w:del w:id="28" w:author="Oxana" w:date="2024-10-20T15:21:00Z" w16du:dateUtc="2024-10-20T12:21:00Z">
              <w:r w:rsidR="00DA69C6" w:rsidDel="00653662">
                <w:rPr>
                  <w:rFonts w:cs="David" w:hint="cs"/>
                  <w:rtl/>
                </w:rPr>
                <w:delText>19/06/24</w:delText>
              </w:r>
            </w:del>
            <w:ins w:id="29" w:author="Oxana" w:date="2024-10-20T15:21:00Z" w16du:dateUtc="2024-10-20T12:21:00Z">
              <w:del w:id="30" w:author="Yael Gottlieb" w:date="2025-03-12T16:24:00Z" w16du:dateUtc="2025-03-12T14:24:00Z">
                <w:r w:rsidR="00653662" w:rsidDel="00A94DC9">
                  <w:rPr>
                    <w:rFonts w:cs="David" w:hint="cs"/>
                    <w:rtl/>
                  </w:rPr>
                  <w:delText>20/10/24</w:delText>
                </w:r>
              </w:del>
            </w:ins>
            <w:ins w:id="31" w:author="Yael Gottlieb" w:date="2025-03-12T16:24:00Z" w16du:dateUtc="2025-03-12T14:24:00Z">
              <w:r w:rsidR="00A94DC9">
                <w:rPr>
                  <w:rFonts w:cs="David" w:hint="cs"/>
                  <w:rtl/>
                </w:rPr>
                <w:t>12.3.2025</w:t>
              </w:r>
            </w:ins>
          </w:p>
        </w:tc>
        <w:tc>
          <w:tcPr>
            <w:tcW w:w="1912" w:type="dxa"/>
            <w:shd w:val="clear" w:color="auto" w:fill="auto"/>
            <w:vAlign w:val="center"/>
          </w:tcPr>
          <w:p w14:paraId="5FB7EEA1" w14:textId="77777777" w:rsidR="00CC01FC" w:rsidRPr="0042486B" w:rsidRDefault="00CC01FC" w:rsidP="003D7CE3">
            <w:pPr>
              <w:pStyle w:val="Header"/>
              <w:spacing w:line="360" w:lineRule="auto"/>
              <w:rPr>
                <w:rFonts w:cs="David"/>
              </w:rPr>
            </w:pPr>
            <w:r w:rsidRPr="0042486B">
              <w:rPr>
                <w:rFonts w:cs="David" w:hint="cs"/>
                <w:rtl/>
              </w:rPr>
              <w:t xml:space="preserve">חתימה: </w:t>
            </w:r>
          </w:p>
        </w:tc>
      </w:tr>
    </w:tbl>
    <w:p w14:paraId="7D16C665" w14:textId="77777777" w:rsidR="00CC01FC" w:rsidRPr="00CC01FC" w:rsidRDefault="00CC01FC" w:rsidP="00CC01FC">
      <w:pPr>
        <w:rPr>
          <w:lang w:eastAsia="he-IL"/>
        </w:rPr>
      </w:pPr>
    </w:p>
    <w:sectPr w:rsidR="00CC01FC" w:rsidRPr="00CC01FC" w:rsidSect="003F7666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DA55C" w14:textId="77777777" w:rsidR="00DA366F" w:rsidRDefault="00DA366F" w:rsidP="00CC01FC">
      <w:pPr>
        <w:spacing w:after="0" w:line="240" w:lineRule="auto"/>
      </w:pPr>
      <w:r>
        <w:separator/>
      </w:r>
    </w:p>
  </w:endnote>
  <w:endnote w:type="continuationSeparator" w:id="0">
    <w:p w14:paraId="12F7F514" w14:textId="77777777" w:rsidR="00DA366F" w:rsidRDefault="00DA366F" w:rsidP="00CC01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B763D" w14:textId="77777777" w:rsidR="00DA366F" w:rsidRDefault="00DA366F" w:rsidP="00CC01FC">
      <w:pPr>
        <w:spacing w:after="0" w:line="240" w:lineRule="auto"/>
      </w:pPr>
      <w:r>
        <w:separator/>
      </w:r>
    </w:p>
  </w:footnote>
  <w:footnote w:type="continuationSeparator" w:id="0">
    <w:p w14:paraId="37E57113" w14:textId="77777777" w:rsidR="00DA366F" w:rsidRDefault="00DA366F" w:rsidP="00CC01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035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080"/>
      <w:gridCol w:w="2390"/>
      <w:gridCol w:w="2012"/>
      <w:gridCol w:w="2469"/>
      <w:gridCol w:w="1401"/>
    </w:tblGrid>
    <w:tr w:rsidR="00CC01FC" w:rsidRPr="005F54DA" w14:paraId="40D1277E" w14:textId="77777777" w:rsidTr="003D7CE3">
      <w:trPr>
        <w:trHeight w:val="784"/>
        <w:jc w:val="center"/>
      </w:trPr>
      <w:tc>
        <w:tcPr>
          <w:tcW w:w="2206" w:type="dxa"/>
          <w:shd w:val="clear" w:color="auto" w:fill="auto"/>
          <w:vAlign w:val="center"/>
        </w:tcPr>
        <w:p w14:paraId="3C2C425B" w14:textId="77777777" w:rsidR="00CC01FC" w:rsidRPr="005F54DA" w:rsidRDefault="00CC01FC" w:rsidP="00CC01FC">
          <w:pPr>
            <w:jc w:val="center"/>
            <w:rPr>
              <w:rFonts w:cs="David"/>
              <w:rtl/>
            </w:rPr>
          </w:pPr>
          <w:r w:rsidRPr="005F54DA">
            <w:rPr>
              <w:rFonts w:cs="David" w:hint="cs"/>
              <w:rtl/>
            </w:rPr>
            <w:t xml:space="preserve">נוהל מס' </w:t>
          </w:r>
          <w:r>
            <w:rPr>
              <w:rFonts w:cs="David" w:hint="cs"/>
              <w:rtl/>
            </w:rPr>
            <w:t>35</w:t>
          </w:r>
        </w:p>
      </w:tc>
      <w:tc>
        <w:tcPr>
          <w:tcW w:w="6637" w:type="dxa"/>
          <w:gridSpan w:val="3"/>
          <w:shd w:val="clear" w:color="auto" w:fill="auto"/>
          <w:vAlign w:val="center"/>
        </w:tcPr>
        <w:p w14:paraId="08FA7840" w14:textId="77777777" w:rsidR="00CC01FC" w:rsidRPr="005F54DA" w:rsidRDefault="00CC01FC" w:rsidP="00CC01FC">
          <w:pPr>
            <w:pStyle w:val="Header"/>
            <w:jc w:val="center"/>
            <w:rPr>
              <w:rFonts w:cs="David"/>
              <w:b/>
              <w:bCs/>
              <w:sz w:val="36"/>
              <w:szCs w:val="36"/>
            </w:rPr>
          </w:pPr>
          <w:r>
            <w:rPr>
              <w:rFonts w:cs="David" w:hint="cs"/>
              <w:b/>
              <w:bCs/>
              <w:sz w:val="36"/>
              <w:szCs w:val="36"/>
              <w:rtl/>
            </w:rPr>
            <w:t>שינוי</w:t>
          </w:r>
        </w:p>
      </w:tc>
      <w:tc>
        <w:tcPr>
          <w:tcW w:w="1509" w:type="dxa"/>
          <w:vMerge w:val="restart"/>
          <w:shd w:val="clear" w:color="auto" w:fill="auto"/>
          <w:vAlign w:val="center"/>
        </w:tcPr>
        <w:p w14:paraId="0BE3E4E7" w14:textId="77777777" w:rsidR="00CC01FC" w:rsidRPr="005F54DA" w:rsidRDefault="00CC01FC" w:rsidP="00CC01FC">
          <w:pPr>
            <w:jc w:val="center"/>
            <w:rPr>
              <w:rFonts w:cs="David"/>
              <w:b/>
              <w:bCs/>
              <w:rtl/>
            </w:rPr>
          </w:pPr>
          <w:r w:rsidRPr="005F54DA">
            <w:rPr>
              <w:rFonts w:cs="David" w:hint="cs"/>
              <w:b/>
              <w:bCs/>
              <w:noProof/>
              <w:rtl/>
            </w:rPr>
            <w:drawing>
              <wp:anchor distT="0" distB="0" distL="114300" distR="114300" simplePos="0" relativeHeight="251659264" behindDoc="1" locked="0" layoutInCell="1" allowOverlap="1" wp14:anchorId="2CCC8CA3" wp14:editId="3E3C2634">
                <wp:simplePos x="0" y="0"/>
                <wp:positionH relativeFrom="column">
                  <wp:posOffset>-20955</wp:posOffset>
                </wp:positionH>
                <wp:positionV relativeFrom="paragraph">
                  <wp:posOffset>167005</wp:posOffset>
                </wp:positionV>
                <wp:extent cx="910590" cy="431800"/>
                <wp:effectExtent l="0" t="0" r="0" b="0"/>
                <wp:wrapNone/>
                <wp:docPr id="9" name="תמונה 9" descr="new logo tapug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new logo tapuga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0590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CC01FC" w:rsidRPr="005F54DA" w14:paraId="4E5FC36F" w14:textId="77777777" w:rsidTr="003D7CE3">
      <w:trPr>
        <w:trHeight w:val="331"/>
        <w:jc w:val="center"/>
      </w:trPr>
      <w:tc>
        <w:tcPr>
          <w:tcW w:w="2206" w:type="dxa"/>
          <w:shd w:val="clear" w:color="auto" w:fill="auto"/>
          <w:vAlign w:val="center"/>
        </w:tcPr>
        <w:p w14:paraId="32E4E1BE" w14:textId="77777777" w:rsidR="00CC01FC" w:rsidRPr="005F54DA" w:rsidRDefault="00CC01FC" w:rsidP="00CC01FC">
          <w:pPr>
            <w:pStyle w:val="Header"/>
            <w:jc w:val="center"/>
            <w:rPr>
              <w:rFonts w:cs="David"/>
              <w:rtl/>
            </w:rPr>
          </w:pPr>
          <w:r w:rsidRPr="005F54DA">
            <w:rPr>
              <w:rFonts w:cs="David"/>
              <w:rtl/>
            </w:rPr>
            <w:t>עמוד</w:t>
          </w:r>
          <w:r w:rsidRPr="005F54DA">
            <w:rPr>
              <w:rFonts w:cs="David"/>
            </w:rPr>
            <w:t xml:space="preserve"> </w:t>
          </w:r>
          <w:r w:rsidRPr="005F54DA">
            <w:rPr>
              <w:rFonts w:cs="David"/>
            </w:rPr>
            <w:fldChar w:fldCharType="begin"/>
          </w:r>
          <w:r w:rsidRPr="005F54DA">
            <w:rPr>
              <w:rFonts w:cs="David"/>
            </w:rPr>
            <w:instrText xml:space="preserve"> PAGE </w:instrText>
          </w:r>
          <w:r w:rsidRPr="005F54DA">
            <w:rPr>
              <w:rFonts w:cs="David"/>
            </w:rPr>
            <w:fldChar w:fldCharType="separate"/>
          </w:r>
          <w:r w:rsidR="00AA1771">
            <w:rPr>
              <w:rFonts w:cs="David"/>
              <w:noProof/>
              <w:rtl/>
            </w:rPr>
            <w:t>1</w:t>
          </w:r>
          <w:r w:rsidRPr="005F54DA">
            <w:rPr>
              <w:rFonts w:cs="David"/>
            </w:rPr>
            <w:fldChar w:fldCharType="end"/>
          </w:r>
          <w:r w:rsidRPr="005F54DA">
            <w:rPr>
              <w:rFonts w:cs="David"/>
            </w:rPr>
            <w:t xml:space="preserve"> </w:t>
          </w:r>
          <w:r w:rsidRPr="005F54DA">
            <w:rPr>
              <w:rFonts w:cs="David"/>
              <w:rtl/>
            </w:rPr>
            <w:t>מתוך</w:t>
          </w:r>
          <w:r w:rsidRPr="005F54DA">
            <w:rPr>
              <w:rFonts w:cs="David"/>
            </w:rPr>
            <w:t xml:space="preserve"> </w:t>
          </w:r>
          <w:r w:rsidRPr="005F54DA">
            <w:rPr>
              <w:rFonts w:cs="David"/>
            </w:rPr>
            <w:fldChar w:fldCharType="begin"/>
          </w:r>
          <w:r w:rsidRPr="005F54DA">
            <w:rPr>
              <w:rFonts w:cs="David"/>
            </w:rPr>
            <w:instrText xml:space="preserve"> NUMPAGES </w:instrText>
          </w:r>
          <w:r w:rsidRPr="005F54DA">
            <w:rPr>
              <w:rFonts w:cs="David"/>
            </w:rPr>
            <w:fldChar w:fldCharType="separate"/>
          </w:r>
          <w:r w:rsidR="00AA1771">
            <w:rPr>
              <w:rFonts w:cs="David"/>
              <w:noProof/>
              <w:rtl/>
            </w:rPr>
            <w:t>1</w:t>
          </w:r>
          <w:r w:rsidRPr="005F54DA">
            <w:rPr>
              <w:rFonts w:cs="David"/>
            </w:rPr>
            <w:fldChar w:fldCharType="end"/>
          </w:r>
        </w:p>
      </w:tc>
      <w:tc>
        <w:tcPr>
          <w:tcW w:w="2549" w:type="dxa"/>
          <w:shd w:val="clear" w:color="auto" w:fill="auto"/>
          <w:vAlign w:val="center"/>
        </w:tcPr>
        <w:p w14:paraId="11B50F1E" w14:textId="22B5C2B4" w:rsidR="00CC01FC" w:rsidRPr="005F54DA" w:rsidRDefault="00CC01FC" w:rsidP="00CC01FC">
          <w:pPr>
            <w:pStyle w:val="Header"/>
            <w:jc w:val="center"/>
            <w:rPr>
              <w:rFonts w:cs="David"/>
              <w:rtl/>
            </w:rPr>
          </w:pPr>
          <w:r w:rsidRPr="005F54DA">
            <w:rPr>
              <w:rFonts w:cs="David" w:hint="cs"/>
              <w:rtl/>
            </w:rPr>
            <w:t xml:space="preserve">עודכן ע"י:  </w:t>
          </w:r>
          <w:r w:rsidR="00A97A0B">
            <w:rPr>
              <w:rFonts w:cs="David" w:hint="cs"/>
              <w:rtl/>
            </w:rPr>
            <w:t>מורן גניש</w:t>
          </w:r>
          <w:r w:rsidRPr="005F54DA">
            <w:rPr>
              <w:rFonts w:cs="David" w:hint="cs"/>
              <w:rtl/>
            </w:rPr>
            <w:t xml:space="preserve"> </w:t>
          </w:r>
        </w:p>
      </w:tc>
      <w:tc>
        <w:tcPr>
          <w:tcW w:w="2121" w:type="dxa"/>
          <w:shd w:val="clear" w:color="auto" w:fill="auto"/>
          <w:vAlign w:val="center"/>
        </w:tcPr>
        <w:p w14:paraId="6A11A43F" w14:textId="77777777" w:rsidR="00CC01FC" w:rsidRPr="005F54DA" w:rsidRDefault="00CC01FC" w:rsidP="00CC01FC">
          <w:pPr>
            <w:pStyle w:val="Header"/>
            <w:jc w:val="center"/>
            <w:rPr>
              <w:rFonts w:cs="David"/>
              <w:rtl/>
            </w:rPr>
          </w:pPr>
          <w:r w:rsidRPr="005F54DA">
            <w:rPr>
              <w:rFonts w:cs="David" w:hint="cs"/>
              <w:rtl/>
            </w:rPr>
            <w:t>תפקיד: מנהלת איכות</w:t>
          </w:r>
        </w:p>
      </w:tc>
      <w:tc>
        <w:tcPr>
          <w:tcW w:w="1967" w:type="dxa"/>
          <w:shd w:val="clear" w:color="auto" w:fill="auto"/>
          <w:vAlign w:val="center"/>
        </w:tcPr>
        <w:p w14:paraId="41D7077D" w14:textId="7B83D976" w:rsidR="00CC01FC" w:rsidRPr="005F54DA" w:rsidRDefault="00CC01FC" w:rsidP="00CC01FC">
          <w:pPr>
            <w:pStyle w:val="Header"/>
            <w:jc w:val="center"/>
            <w:rPr>
              <w:rFonts w:cs="David"/>
              <w:rtl/>
            </w:rPr>
          </w:pPr>
          <w:r w:rsidRPr="005F54DA">
            <w:rPr>
              <w:rFonts w:cs="David" w:hint="cs"/>
              <w:rtl/>
            </w:rPr>
            <w:t>ת.</w:t>
          </w:r>
          <w:r w:rsidR="00A97A0B">
            <w:rPr>
              <w:rFonts w:cs="David" w:hint="cs"/>
              <w:rtl/>
            </w:rPr>
            <w:t xml:space="preserve"> </w:t>
          </w:r>
          <w:r w:rsidRPr="005F54DA">
            <w:rPr>
              <w:rFonts w:cs="David" w:hint="cs"/>
              <w:rtl/>
            </w:rPr>
            <w:t xml:space="preserve">עדכון: </w:t>
          </w:r>
          <w:del w:id="32" w:author="Oxana" w:date="2024-10-20T15:22:00Z" w16du:dateUtc="2024-10-20T12:22:00Z">
            <w:r w:rsidR="00E87A30" w:rsidDel="00653662">
              <w:rPr>
                <w:rFonts w:cs="David" w:hint="cs"/>
                <w:rtl/>
              </w:rPr>
              <w:delText>19/06/24</w:delText>
            </w:r>
          </w:del>
          <w:ins w:id="33" w:author="Oxana" w:date="2024-10-20T15:22:00Z" w16du:dateUtc="2024-10-20T12:22:00Z">
            <w:del w:id="34" w:author="Yael Gottlieb" w:date="2025-03-12T16:24:00Z" w16du:dateUtc="2025-03-12T14:24:00Z">
              <w:r w:rsidR="00653662" w:rsidDel="00A94DC9">
                <w:rPr>
                  <w:rFonts w:cs="David" w:hint="cs"/>
                  <w:rtl/>
                </w:rPr>
                <w:delText>20/10/24</w:delText>
              </w:r>
            </w:del>
          </w:ins>
          <w:ins w:id="35" w:author="Yael Gottlieb" w:date="2025-03-12T16:24:00Z" w16du:dateUtc="2025-03-12T14:24:00Z">
            <w:r w:rsidR="00A94DC9">
              <w:rPr>
                <w:rFonts w:cs="David" w:hint="cs"/>
                <w:rtl/>
              </w:rPr>
              <w:t>12.3.2025</w:t>
            </w:r>
          </w:ins>
        </w:p>
      </w:tc>
      <w:tc>
        <w:tcPr>
          <w:tcW w:w="1509" w:type="dxa"/>
          <w:vMerge/>
          <w:shd w:val="clear" w:color="auto" w:fill="auto"/>
        </w:tcPr>
        <w:p w14:paraId="714710E3" w14:textId="77777777" w:rsidR="00CC01FC" w:rsidRPr="005F54DA" w:rsidRDefault="00CC01FC" w:rsidP="00CC01FC">
          <w:pPr>
            <w:pStyle w:val="Header"/>
            <w:ind w:right="-666"/>
            <w:rPr>
              <w:rFonts w:cs="David"/>
              <w:b/>
              <w:bCs/>
              <w:rtl/>
            </w:rPr>
          </w:pPr>
        </w:p>
      </w:tc>
    </w:tr>
  </w:tbl>
  <w:p w14:paraId="4AD9539D" w14:textId="77777777" w:rsidR="00CC01FC" w:rsidRDefault="00CC01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04FEF"/>
    <w:multiLevelType w:val="multilevel"/>
    <w:tmpl w:val="19AA0A06"/>
    <w:lvl w:ilvl="0">
      <w:start w:val="1"/>
      <w:numFmt w:val="decimal"/>
      <w:pStyle w:val="Heading1"/>
      <w:lvlText w:val="%1."/>
      <w:lvlJc w:val="left"/>
      <w:pPr>
        <w:tabs>
          <w:tab w:val="num" w:pos="570"/>
        </w:tabs>
        <w:ind w:left="570" w:right="570" w:hanging="570"/>
      </w:pPr>
      <w:rPr>
        <w:rFonts w:hint="default"/>
        <w:sz w:val="32"/>
      </w:rPr>
    </w:lvl>
    <w:lvl w:ilvl="1">
      <w:start w:val="3"/>
      <w:numFmt w:val="decimal"/>
      <w:isLgl/>
      <w:lvlText w:val="%1.%2"/>
      <w:lvlJc w:val="left"/>
      <w:pPr>
        <w:tabs>
          <w:tab w:val="num" w:pos="570"/>
        </w:tabs>
        <w:ind w:left="570" w:right="57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righ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righ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righ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</w:abstractNum>
  <w:abstractNum w:abstractNumId="1" w15:restartNumberingAfterBreak="0">
    <w:nsid w:val="29B41AE5"/>
    <w:multiLevelType w:val="hybridMultilevel"/>
    <w:tmpl w:val="FDF689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E206AA"/>
    <w:multiLevelType w:val="hybridMultilevel"/>
    <w:tmpl w:val="A25E64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F530BB4"/>
    <w:multiLevelType w:val="multilevel"/>
    <w:tmpl w:val="72883B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4" w:hanging="432"/>
      </w:pPr>
      <w:rPr>
        <w:lang w:bidi="he-IL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he-IL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0FA72B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43F71C52"/>
    <w:multiLevelType w:val="multilevel"/>
    <w:tmpl w:val="714A8620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13" w:right="113" w:firstLine="24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righ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righ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righ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righ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righ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righ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right="4320" w:hanging="1440"/>
      </w:pPr>
      <w:rPr>
        <w:rFonts w:hint="default"/>
      </w:rPr>
    </w:lvl>
  </w:abstractNum>
  <w:abstractNum w:abstractNumId="6" w15:restartNumberingAfterBreak="0">
    <w:nsid w:val="49C005CB"/>
    <w:multiLevelType w:val="multilevel"/>
    <w:tmpl w:val="FF98030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AE54B76"/>
    <w:multiLevelType w:val="hybridMultilevel"/>
    <w:tmpl w:val="B50CFD3E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EF4B22"/>
    <w:multiLevelType w:val="hybridMultilevel"/>
    <w:tmpl w:val="418C0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9701F5"/>
    <w:multiLevelType w:val="hybridMultilevel"/>
    <w:tmpl w:val="8A3C8D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650088">
    <w:abstractNumId w:val="0"/>
  </w:num>
  <w:num w:numId="2" w16cid:durableId="1096093642">
    <w:abstractNumId w:val="3"/>
  </w:num>
  <w:num w:numId="3" w16cid:durableId="468672846">
    <w:abstractNumId w:val="0"/>
  </w:num>
  <w:num w:numId="4" w16cid:durableId="1800151995">
    <w:abstractNumId w:val="5"/>
  </w:num>
  <w:num w:numId="5" w16cid:durableId="143468625">
    <w:abstractNumId w:val="4"/>
  </w:num>
  <w:num w:numId="6" w16cid:durableId="209732505">
    <w:abstractNumId w:val="1"/>
  </w:num>
  <w:num w:numId="7" w16cid:durableId="2056154339">
    <w:abstractNumId w:val="8"/>
  </w:num>
  <w:num w:numId="8" w16cid:durableId="677387233">
    <w:abstractNumId w:val="9"/>
  </w:num>
  <w:num w:numId="9" w16cid:durableId="922762129">
    <w:abstractNumId w:val="6"/>
  </w:num>
  <w:num w:numId="10" w16cid:durableId="48498409">
    <w:abstractNumId w:val="7"/>
  </w:num>
  <w:num w:numId="11" w16cid:durableId="556085219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ael Gottlieb">
    <w15:presenceInfo w15:providerId="AD" w15:userId="S-1-5-21-1698350431-2779521162-1255548962-3736"/>
  </w15:person>
  <w15:person w15:author="Oxana">
    <w15:presenceInfo w15:providerId="AD" w15:userId="S::oxana@tapugan.co.il::ea9ec340-1c73-430c-b463-21c43f0b6f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1FC"/>
    <w:rsid w:val="00071D1A"/>
    <w:rsid w:val="00084327"/>
    <w:rsid w:val="001554DA"/>
    <w:rsid w:val="00184689"/>
    <w:rsid w:val="001A0F4F"/>
    <w:rsid w:val="001A4A60"/>
    <w:rsid w:val="00284D6F"/>
    <w:rsid w:val="002A5490"/>
    <w:rsid w:val="003227CE"/>
    <w:rsid w:val="00333724"/>
    <w:rsid w:val="003A283A"/>
    <w:rsid w:val="003F7666"/>
    <w:rsid w:val="004337B3"/>
    <w:rsid w:val="005E1A71"/>
    <w:rsid w:val="005F6E9F"/>
    <w:rsid w:val="00602046"/>
    <w:rsid w:val="00653662"/>
    <w:rsid w:val="007575DE"/>
    <w:rsid w:val="00812B4C"/>
    <w:rsid w:val="009A5BB4"/>
    <w:rsid w:val="00A47C55"/>
    <w:rsid w:val="00A94DC9"/>
    <w:rsid w:val="00A97A0B"/>
    <w:rsid w:val="00AA1771"/>
    <w:rsid w:val="00AC3F1C"/>
    <w:rsid w:val="00B26DD0"/>
    <w:rsid w:val="00BE5B43"/>
    <w:rsid w:val="00C92DB2"/>
    <w:rsid w:val="00CC01FC"/>
    <w:rsid w:val="00CE1E8C"/>
    <w:rsid w:val="00D07B17"/>
    <w:rsid w:val="00D36EB5"/>
    <w:rsid w:val="00D46A47"/>
    <w:rsid w:val="00D722F6"/>
    <w:rsid w:val="00DA366F"/>
    <w:rsid w:val="00DA69C6"/>
    <w:rsid w:val="00E87A30"/>
    <w:rsid w:val="00EB62A1"/>
    <w:rsid w:val="00EE38A7"/>
    <w:rsid w:val="00FB11D4"/>
    <w:rsid w:val="00FE78C3"/>
    <w:rsid w:val="00FF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311AC"/>
  <w15:chartTrackingRefBased/>
  <w15:docId w15:val="{15B08E60-4753-4276-A6CA-FCF02877B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CC01FC"/>
    <w:pPr>
      <w:keepNext/>
      <w:numPr>
        <w:numId w:val="1"/>
      </w:numPr>
      <w:spacing w:before="240" w:after="60" w:line="360" w:lineRule="auto"/>
      <w:outlineLvl w:val="0"/>
    </w:pPr>
    <w:rPr>
      <w:rFonts w:ascii="Times New Roman" w:eastAsia="Times New Roman" w:hAnsi="Times New Roman" w:cs="Narkisim"/>
      <w:b/>
      <w:bCs/>
      <w:noProof/>
      <w:kern w:val="28"/>
      <w:sz w:val="28"/>
      <w:szCs w:val="32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C01F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C01FC"/>
  </w:style>
  <w:style w:type="paragraph" w:styleId="Footer">
    <w:name w:val="footer"/>
    <w:basedOn w:val="Normal"/>
    <w:link w:val="FooterChar"/>
    <w:uiPriority w:val="99"/>
    <w:unhideWhenUsed/>
    <w:rsid w:val="00CC01F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1FC"/>
  </w:style>
  <w:style w:type="character" w:customStyle="1" w:styleId="Heading1Char">
    <w:name w:val="Heading 1 Char"/>
    <w:basedOn w:val="DefaultParagraphFont"/>
    <w:link w:val="Heading1"/>
    <w:rsid w:val="00CC01FC"/>
    <w:rPr>
      <w:rFonts w:ascii="Times New Roman" w:eastAsia="Times New Roman" w:hAnsi="Times New Roman" w:cs="Narkisim"/>
      <w:b/>
      <w:bCs/>
      <w:noProof/>
      <w:kern w:val="28"/>
      <w:sz w:val="28"/>
      <w:szCs w:val="32"/>
      <w:lang w:eastAsia="he-IL"/>
    </w:rPr>
  </w:style>
  <w:style w:type="table" w:styleId="TableGrid">
    <w:name w:val="Table Grid"/>
    <w:basedOn w:val="TableNormal"/>
    <w:rsid w:val="00CC01FC"/>
    <w:pPr>
      <w:spacing w:after="0" w:line="240" w:lineRule="auto"/>
    </w:pPr>
    <w:rPr>
      <w:rFonts w:ascii="Times New Roman" w:eastAsia="Times New Roman" w:hAnsi="Times New Roman" w:cs="Miriam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97A0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97A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Efrat Semo</dc:creator>
  <cp:keywords/>
  <dc:description/>
  <cp:lastModifiedBy>Yael Gottlieb</cp:lastModifiedBy>
  <cp:revision>2</cp:revision>
  <cp:lastPrinted>2024-08-19T09:06:00Z</cp:lastPrinted>
  <dcterms:created xsi:type="dcterms:W3CDTF">2025-03-12T14:25:00Z</dcterms:created>
  <dcterms:modified xsi:type="dcterms:W3CDTF">2025-03-12T14:25:00Z</dcterms:modified>
</cp:coreProperties>
</file>