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D332" w14:textId="77777777" w:rsidR="00EA790C" w:rsidRPr="00106B86" w:rsidRDefault="00EA790C" w:rsidP="00106B86">
      <w:pPr>
        <w:numPr>
          <w:ilvl w:val="0"/>
          <w:numId w:val="47"/>
        </w:numPr>
        <w:spacing w:line="360" w:lineRule="auto"/>
        <w:rPr>
          <w:rFonts w:ascii="Arial" w:hAnsi="Arial" w:cs="David"/>
          <w:b/>
          <w:bCs/>
          <w:u w:val="single"/>
          <w:rtl/>
        </w:rPr>
      </w:pPr>
      <w:r w:rsidRPr="00106B86">
        <w:rPr>
          <w:rFonts w:ascii="Arial" w:hAnsi="Arial" w:cs="David"/>
          <w:b/>
          <w:bCs/>
          <w:u w:val="single"/>
          <w:rtl/>
        </w:rPr>
        <w:t>מטרה</w:t>
      </w:r>
    </w:p>
    <w:p w14:paraId="15AD1E7A" w14:textId="77777777" w:rsidR="00EA790C" w:rsidRPr="00106B86" w:rsidRDefault="00EA790C" w:rsidP="00520B2E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 xml:space="preserve">הגדרת המסגרת לביצוע פעילויות </w:t>
      </w:r>
      <w:r w:rsidR="00520B2E">
        <w:rPr>
          <w:rFonts w:ascii="Arial" w:hAnsi="Arial" w:cs="David" w:hint="cs"/>
          <w:rtl/>
        </w:rPr>
        <w:t>בתחום ניהול סביבה ובטיחות</w:t>
      </w:r>
      <w:r w:rsidRPr="00106B86">
        <w:rPr>
          <w:rFonts w:ascii="Arial" w:hAnsi="Arial" w:cs="David" w:hint="cs"/>
          <w:rtl/>
        </w:rPr>
        <w:t xml:space="preserve"> ו</w:t>
      </w:r>
      <w:r w:rsidR="00520B2E">
        <w:rPr>
          <w:rFonts w:ascii="Arial" w:hAnsi="Arial" w:cs="David" w:hint="cs"/>
          <w:rtl/>
        </w:rPr>
        <w:t>שילובם ב</w:t>
      </w:r>
      <w:r w:rsidRPr="00106B86">
        <w:rPr>
          <w:rFonts w:ascii="Arial" w:hAnsi="Arial" w:cs="David" w:hint="cs"/>
          <w:rtl/>
        </w:rPr>
        <w:t xml:space="preserve">פעילויות הייצור המפעל. </w:t>
      </w:r>
    </w:p>
    <w:p w14:paraId="2D76E4B8" w14:textId="77777777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 xml:space="preserve">הגדרת הפעילויות המיושמות בייצור </w:t>
      </w:r>
      <w:r w:rsidRPr="00106B86">
        <w:rPr>
          <w:rFonts w:ascii="Arial" w:hAnsi="Arial" w:cs="David" w:hint="cs"/>
          <w:rtl/>
        </w:rPr>
        <w:t xml:space="preserve">על מנת </w:t>
      </w:r>
      <w:r w:rsidRPr="00106B86">
        <w:rPr>
          <w:rFonts w:ascii="Arial" w:hAnsi="Arial" w:cs="David"/>
          <w:rtl/>
        </w:rPr>
        <w:t xml:space="preserve"> </w:t>
      </w:r>
      <w:r w:rsidRPr="00106B86">
        <w:rPr>
          <w:rFonts w:ascii="Arial" w:hAnsi="Arial" w:cs="David" w:hint="cs"/>
          <w:rtl/>
        </w:rPr>
        <w:t xml:space="preserve">לשמור על  בטיחות ובריאות עובדי הארגון ועל </w:t>
      </w:r>
      <w:r w:rsidRPr="00106B86">
        <w:rPr>
          <w:rFonts w:ascii="Arial" w:hAnsi="Arial" w:cs="David"/>
          <w:rtl/>
        </w:rPr>
        <w:t>הסביבה.</w:t>
      </w:r>
    </w:p>
    <w:p w14:paraId="45313BBD" w14:textId="77777777" w:rsidR="00EA790C" w:rsidRPr="00106B86" w:rsidRDefault="00EA790C" w:rsidP="00106B86">
      <w:pPr>
        <w:spacing w:line="360" w:lineRule="auto"/>
        <w:rPr>
          <w:rFonts w:ascii="Arial" w:hAnsi="Arial" w:cs="David"/>
          <w:rtl/>
        </w:rPr>
      </w:pPr>
    </w:p>
    <w:p w14:paraId="0CCD93C9" w14:textId="77777777" w:rsidR="00EA790C" w:rsidRPr="00106B86" w:rsidRDefault="00CD6A7F" w:rsidP="00CD6A7F">
      <w:pPr>
        <w:numPr>
          <w:ilvl w:val="0"/>
          <w:numId w:val="47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b/>
          <w:bCs/>
          <w:u w:val="single"/>
          <w:rtl/>
        </w:rPr>
        <w:t xml:space="preserve">היקף וחלות </w:t>
      </w:r>
    </w:p>
    <w:p w14:paraId="45AB3C7E" w14:textId="77777777" w:rsidR="00EA790C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 w:hint="cs"/>
          <w:rtl/>
        </w:rPr>
        <w:t xml:space="preserve">על כל פעילות המפעל  לרבות ייצור, אחזקה, </w:t>
      </w:r>
      <w:r w:rsidR="008F1D8C" w:rsidRPr="00106B86">
        <w:rPr>
          <w:rFonts w:ascii="Arial" w:hAnsi="Arial" w:cs="David" w:hint="cs"/>
          <w:rtl/>
        </w:rPr>
        <w:t>אחסון ו</w:t>
      </w:r>
      <w:r w:rsidRPr="00106B86">
        <w:rPr>
          <w:rFonts w:ascii="Arial" w:hAnsi="Arial" w:cs="David" w:hint="cs"/>
          <w:rtl/>
        </w:rPr>
        <w:t>תפעול.</w:t>
      </w:r>
    </w:p>
    <w:p w14:paraId="553C89A2" w14:textId="02DE79B1" w:rsidR="00CD6A7F" w:rsidRDefault="00CD6A7F" w:rsidP="00CD6A7F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 w:hint="cs"/>
          <w:rtl/>
        </w:rPr>
        <w:t>ממונה הבטיחות ומנהל אבטחת איכות</w:t>
      </w:r>
      <w:r>
        <w:rPr>
          <w:rFonts w:ascii="Arial" w:hAnsi="Arial" w:cs="David" w:hint="cs"/>
          <w:rtl/>
        </w:rPr>
        <w:t xml:space="preserve"> ואחראי איכות </w:t>
      </w:r>
      <w:r w:rsidRPr="00106B86">
        <w:rPr>
          <w:rFonts w:ascii="Arial" w:hAnsi="Arial" w:cs="David" w:hint="cs"/>
          <w:rtl/>
        </w:rPr>
        <w:t xml:space="preserve">סביבה  אחראים על </w:t>
      </w:r>
      <w:del w:id="0" w:author="Yael Gottlieb" w:date="2025-04-15T12:59:00Z" w16du:dateUtc="2025-04-15T09:59:00Z">
        <w:r w:rsidRPr="00106B86" w:rsidDel="006A419B">
          <w:rPr>
            <w:rFonts w:ascii="Arial" w:hAnsi="Arial" w:cs="David" w:hint="cs"/>
            <w:rtl/>
          </w:rPr>
          <w:delText>ישום</w:delText>
        </w:r>
      </w:del>
      <w:ins w:id="1" w:author="Yael Gottlieb" w:date="2025-04-15T12:59:00Z" w16du:dateUtc="2025-04-15T09:59:00Z">
        <w:r w:rsidR="006A419B" w:rsidRPr="00106B86">
          <w:rPr>
            <w:rFonts w:ascii="Arial" w:hAnsi="Arial" w:cs="David" w:hint="cs"/>
            <w:rtl/>
          </w:rPr>
          <w:t>יישו</w:t>
        </w:r>
        <w:r w:rsidR="006A419B" w:rsidRPr="00106B86">
          <w:rPr>
            <w:rFonts w:ascii="Arial" w:hAnsi="Arial" w:cs="David" w:hint="eastAsia"/>
            <w:rtl/>
          </w:rPr>
          <w:t>ם</w:t>
        </w:r>
      </w:ins>
      <w:r w:rsidRPr="00106B86">
        <w:rPr>
          <w:rFonts w:ascii="Arial" w:hAnsi="Arial" w:cs="David" w:hint="cs"/>
          <w:rtl/>
        </w:rPr>
        <w:t xml:space="preserve"> הנוהל כל אחד בתחומו. </w:t>
      </w:r>
    </w:p>
    <w:p w14:paraId="0E790038" w14:textId="77777777" w:rsidR="00EA790C" w:rsidRPr="00106B86" w:rsidRDefault="00EA790C" w:rsidP="00106B86">
      <w:pPr>
        <w:spacing w:line="360" w:lineRule="auto"/>
        <w:rPr>
          <w:rFonts w:ascii="Arial" w:hAnsi="Arial" w:cs="David"/>
          <w:rtl/>
        </w:rPr>
      </w:pPr>
    </w:p>
    <w:p w14:paraId="530A1B31" w14:textId="77777777" w:rsidR="00EA790C" w:rsidRPr="00106B86" w:rsidRDefault="00EA790C" w:rsidP="00106B86">
      <w:pPr>
        <w:numPr>
          <w:ilvl w:val="0"/>
          <w:numId w:val="47"/>
        </w:numPr>
        <w:spacing w:line="360" w:lineRule="auto"/>
        <w:rPr>
          <w:rFonts w:ascii="Arial" w:hAnsi="Arial" w:cs="David"/>
          <w:b/>
          <w:bCs/>
        </w:rPr>
      </w:pPr>
      <w:r w:rsidRPr="00106B86">
        <w:rPr>
          <w:rFonts w:ascii="Arial" w:hAnsi="Arial" w:cs="David"/>
          <w:b/>
          <w:bCs/>
          <w:u w:val="single"/>
          <w:rtl/>
        </w:rPr>
        <w:t>הגדרות</w:t>
      </w:r>
    </w:p>
    <w:p w14:paraId="45C1FF24" w14:textId="77777777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 w:hint="cs"/>
          <w:rtl/>
        </w:rPr>
        <w:t>אין</w:t>
      </w:r>
      <w:r w:rsidRPr="00106B86">
        <w:rPr>
          <w:rFonts w:ascii="Arial" w:hAnsi="Arial" w:cs="David"/>
          <w:rtl/>
        </w:rPr>
        <w:t>.</w:t>
      </w:r>
    </w:p>
    <w:p w14:paraId="3E65E7D6" w14:textId="77777777" w:rsidR="00EA790C" w:rsidRPr="00106B86" w:rsidRDefault="00EA790C" w:rsidP="00106B86">
      <w:pPr>
        <w:spacing w:line="360" w:lineRule="auto"/>
        <w:ind w:left="792"/>
        <w:rPr>
          <w:rFonts w:ascii="Arial" w:hAnsi="Arial" w:cs="David"/>
        </w:rPr>
      </w:pPr>
    </w:p>
    <w:p w14:paraId="667BDBD3" w14:textId="77777777" w:rsidR="00EA790C" w:rsidRPr="00106B86" w:rsidRDefault="00EA790C" w:rsidP="00106B86">
      <w:pPr>
        <w:numPr>
          <w:ilvl w:val="0"/>
          <w:numId w:val="47"/>
        </w:numPr>
        <w:spacing w:line="360" w:lineRule="auto"/>
        <w:rPr>
          <w:rFonts w:ascii="Arial" w:hAnsi="Arial" w:cs="David"/>
          <w:b/>
          <w:bCs/>
          <w:u w:val="single"/>
        </w:rPr>
      </w:pPr>
      <w:r w:rsidRPr="00106B86">
        <w:rPr>
          <w:rFonts w:ascii="Arial" w:hAnsi="Arial" w:cs="David" w:hint="cs"/>
          <w:b/>
          <w:bCs/>
          <w:u w:val="single"/>
          <w:rtl/>
        </w:rPr>
        <w:t>מסמכים ישימים</w:t>
      </w:r>
    </w:p>
    <w:p w14:paraId="38AD1AC0" w14:textId="77777777" w:rsidR="00C91CCF" w:rsidRDefault="00C91CCF" w:rsidP="00CD6A7F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>נוהל זיהוי היבטים סביבתיים</w:t>
      </w:r>
      <w:r w:rsidRPr="00106B86">
        <w:rPr>
          <w:rFonts w:ascii="Arial" w:hAnsi="Arial" w:cs="David" w:hint="cs"/>
          <w:rtl/>
        </w:rPr>
        <w:t xml:space="preserve"> </w:t>
      </w:r>
      <w:r w:rsidR="000C7F2A">
        <w:rPr>
          <w:rFonts w:ascii="Arial" w:hAnsi="Arial" w:cs="David"/>
          <w:rtl/>
        </w:rPr>
        <w:t>–</w:t>
      </w:r>
      <w:r w:rsidR="000C7F2A">
        <w:rPr>
          <w:rFonts w:ascii="Arial" w:hAnsi="Arial" w:cs="David" w:hint="cs"/>
          <w:rtl/>
        </w:rPr>
        <w:t>סיכונים והזדמנויות</w:t>
      </w:r>
      <w:del w:id="2" w:author="Omer" w:date="2018-01-14T12:32:00Z">
        <w:r w:rsidRPr="00106B86" w:rsidDel="000C7F2A">
          <w:rPr>
            <w:rFonts w:ascii="Arial" w:hAnsi="Arial" w:cs="David" w:hint="cs"/>
            <w:rtl/>
          </w:rPr>
          <w:delText xml:space="preserve"> ודירוגם</w:delText>
        </w:r>
      </w:del>
      <w:r w:rsidRPr="00106B86">
        <w:rPr>
          <w:rFonts w:ascii="Arial" w:hAnsi="Arial" w:cs="David" w:hint="cs"/>
          <w:rtl/>
        </w:rPr>
        <w:t xml:space="preserve"> </w:t>
      </w:r>
      <w:r w:rsidR="00CD6A7F">
        <w:rPr>
          <w:rFonts w:ascii="Arial" w:hAnsi="Arial" w:cs="David" w:hint="cs"/>
          <w:rtl/>
        </w:rPr>
        <w:t>28</w:t>
      </w:r>
    </w:p>
    <w:p w14:paraId="63E7FD35" w14:textId="77777777" w:rsidR="00243E84" w:rsidRDefault="00243E84" w:rsidP="00CD6A7F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243E84">
        <w:rPr>
          <w:rFonts w:ascii="Arial" w:hAnsi="Arial" w:cs="David" w:hint="cs"/>
          <w:rtl/>
        </w:rPr>
        <w:t>הוראות לטיפול בפסולת 190.01</w:t>
      </w:r>
    </w:p>
    <w:p w14:paraId="55E9C2B4" w14:textId="77777777" w:rsidR="00D35CA2" w:rsidRDefault="00D35CA2" w:rsidP="00CD6A7F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>נוהל ניטור בחינה ובקרה 11</w:t>
      </w:r>
    </w:p>
    <w:p w14:paraId="03DF552D" w14:textId="77777777" w:rsidR="00D35CA2" w:rsidRDefault="00D35CA2" w:rsidP="00CD6A7F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>
        <w:rPr>
          <w:rFonts w:ascii="Arial" w:hAnsi="Arial" w:cs="David" w:hint="cs"/>
          <w:rtl/>
        </w:rPr>
        <w:t>נוהל בקרת התקני ניטור ומדידה 13</w:t>
      </w:r>
    </w:p>
    <w:p w14:paraId="29D35466" w14:textId="77777777" w:rsidR="00937420" w:rsidRDefault="00937420" w:rsidP="00CD6A7F">
      <w:pPr>
        <w:numPr>
          <w:ilvl w:val="1"/>
          <w:numId w:val="47"/>
        </w:numPr>
        <w:spacing w:line="360" w:lineRule="auto"/>
        <w:rPr>
          <w:ins w:id="3" w:author="Yael Gottlieb" w:date="2025-03-12T16:37:00Z" w16du:dateUtc="2025-03-12T14:37:00Z"/>
          <w:rFonts w:ascii="Arial" w:hAnsi="Arial" w:cs="David"/>
        </w:rPr>
      </w:pPr>
      <w:r>
        <w:rPr>
          <w:rFonts w:ascii="Arial" w:hAnsi="Arial" w:cs="David" w:hint="cs"/>
          <w:rtl/>
        </w:rPr>
        <w:t>נוהל בטחון 27</w:t>
      </w:r>
    </w:p>
    <w:p w14:paraId="398061B1" w14:textId="77777777" w:rsidR="00A722CD" w:rsidRDefault="00A722CD" w:rsidP="00A722CD">
      <w:pPr>
        <w:numPr>
          <w:ilvl w:val="1"/>
          <w:numId w:val="47"/>
        </w:numPr>
        <w:spacing w:line="360" w:lineRule="auto"/>
        <w:rPr>
          <w:moveTo w:id="4" w:author="Yael Gottlieb" w:date="2025-03-12T16:37:00Z" w16du:dateUtc="2025-03-12T14:37:00Z"/>
          <w:rFonts w:ascii="Arial" w:hAnsi="Arial" w:cs="David"/>
        </w:rPr>
      </w:pPr>
      <w:moveToRangeStart w:id="5" w:author="Yael Gottlieb" w:date="2025-03-12T16:37:00Z" w:name="move192689877"/>
      <w:moveTo w:id="6" w:author="Yael Gottlieb" w:date="2025-03-12T16:37:00Z" w16du:dateUtc="2025-03-12T14:37:00Z">
        <w:r>
          <w:rPr>
            <w:rFonts w:ascii="Arial" w:hAnsi="Arial" w:cs="David" w:hint="cs"/>
            <w:rtl/>
          </w:rPr>
          <w:t>טופס סיור שטח-איכות סביבה 31.01</w:t>
        </w:r>
      </w:moveTo>
    </w:p>
    <w:p w14:paraId="0D309414" w14:textId="77777777" w:rsidR="00A722CD" w:rsidDel="00A722CD" w:rsidRDefault="00A722CD" w:rsidP="00A722CD">
      <w:pPr>
        <w:numPr>
          <w:ilvl w:val="1"/>
          <w:numId w:val="47"/>
        </w:numPr>
        <w:spacing w:line="360" w:lineRule="auto"/>
        <w:rPr>
          <w:del w:id="7" w:author="Yael Gottlieb" w:date="2025-03-12T16:37:00Z" w16du:dateUtc="2025-03-12T14:37:00Z"/>
          <w:moveTo w:id="8" w:author="Yael Gottlieb" w:date="2025-03-12T16:37:00Z" w16du:dateUtc="2025-03-12T14:37:00Z"/>
          <w:rFonts w:ascii="Arial" w:hAnsi="Arial" w:cs="David"/>
        </w:rPr>
      </w:pPr>
      <w:moveTo w:id="9" w:author="Yael Gottlieb" w:date="2025-03-12T16:37:00Z" w16du:dateUtc="2025-03-12T14:37:00Z">
        <w:r>
          <w:rPr>
            <w:rFonts w:ascii="Arial" w:hAnsi="Arial" w:cs="David" w:hint="cs"/>
            <w:rtl/>
          </w:rPr>
          <w:t>טופס בקרה תפעולית בתחום בטיחות 31.02</w:t>
        </w:r>
      </w:moveTo>
    </w:p>
    <w:moveToRangeEnd w:id="5"/>
    <w:p w14:paraId="1E4B0194" w14:textId="77777777" w:rsidR="00A722CD" w:rsidRPr="00A722CD" w:rsidRDefault="00A722CD" w:rsidP="00A722CD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</w:p>
    <w:p w14:paraId="2B59979C" w14:textId="77777777" w:rsidR="00E60440" w:rsidRPr="00243E84" w:rsidDel="007C519E" w:rsidRDefault="00E60440" w:rsidP="00CD6A7F">
      <w:pPr>
        <w:numPr>
          <w:ilvl w:val="1"/>
          <w:numId w:val="47"/>
        </w:numPr>
        <w:spacing w:line="360" w:lineRule="auto"/>
        <w:rPr>
          <w:del w:id="10" w:author="michael" w:date="2023-06-12T12:02:00Z"/>
          <w:rFonts w:ascii="Arial" w:hAnsi="Arial" w:cs="David"/>
        </w:rPr>
      </w:pPr>
      <w:del w:id="11" w:author="michael" w:date="2023-06-12T12:02:00Z">
        <w:r w:rsidDel="007C519E">
          <w:rPr>
            <w:rFonts w:ascii="Arial" w:hAnsi="Arial" w:cs="David" w:hint="cs"/>
            <w:rtl/>
          </w:rPr>
          <w:delText>תפעול ותחזוקת תחנת תידלוק 192</w:delText>
        </w:r>
      </w:del>
    </w:p>
    <w:p w14:paraId="271A0B3F" w14:textId="77777777" w:rsidR="00C91CCF" w:rsidRPr="00106B86" w:rsidRDefault="00C91CCF" w:rsidP="00106B86">
      <w:pPr>
        <w:spacing w:line="360" w:lineRule="auto"/>
        <w:ind w:left="792"/>
        <w:rPr>
          <w:rFonts w:ascii="Arial" w:hAnsi="Arial" w:cs="David"/>
          <w:b/>
          <w:bCs/>
          <w:u w:val="single"/>
        </w:rPr>
      </w:pPr>
    </w:p>
    <w:p w14:paraId="2D2E45FB" w14:textId="77777777" w:rsidR="00EA790C" w:rsidRPr="007F34CD" w:rsidRDefault="00EA790C" w:rsidP="00106B86">
      <w:pPr>
        <w:spacing w:line="360" w:lineRule="auto"/>
        <w:ind w:left="852"/>
        <w:rPr>
          <w:rFonts w:ascii="Arial" w:hAnsi="Arial" w:cs="David"/>
          <w:rtl/>
        </w:rPr>
      </w:pPr>
    </w:p>
    <w:p w14:paraId="633F7CB5" w14:textId="77777777" w:rsidR="00EA790C" w:rsidRPr="00106B86" w:rsidRDefault="00EA790C" w:rsidP="00106B86">
      <w:pPr>
        <w:numPr>
          <w:ilvl w:val="0"/>
          <w:numId w:val="47"/>
        </w:numPr>
        <w:spacing w:line="360" w:lineRule="auto"/>
        <w:rPr>
          <w:rFonts w:ascii="Arial" w:hAnsi="Arial" w:cs="David"/>
          <w:b/>
          <w:bCs/>
          <w:u w:val="single"/>
          <w:rtl/>
        </w:rPr>
      </w:pPr>
      <w:r w:rsidRPr="00106B86">
        <w:rPr>
          <w:rFonts w:ascii="Arial" w:hAnsi="Arial" w:cs="David"/>
          <w:b/>
          <w:bCs/>
          <w:u w:val="single"/>
          <w:rtl/>
        </w:rPr>
        <w:t xml:space="preserve">שיטה </w:t>
      </w:r>
    </w:p>
    <w:p w14:paraId="15A01362" w14:textId="77777777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 w:hint="cs"/>
          <w:rtl/>
        </w:rPr>
        <w:t>תוכניות העבודה בבטיחות ובריאות בתעסוקה ותוכניות העבודה הסביבתיות</w:t>
      </w:r>
      <w:r w:rsidRPr="00106B86">
        <w:rPr>
          <w:rFonts w:ascii="Arial" w:hAnsi="Arial" w:cs="David"/>
          <w:rtl/>
        </w:rPr>
        <w:t xml:space="preserve"> מפרטות את הדרך להשגת המטרות והיעדים של מערכת </w:t>
      </w:r>
      <w:r w:rsidRPr="00106B86">
        <w:rPr>
          <w:rFonts w:ascii="Arial" w:hAnsi="Arial" w:cs="David" w:hint="cs"/>
          <w:rtl/>
        </w:rPr>
        <w:t xml:space="preserve">הניהול המשולבת. </w:t>
      </w:r>
      <w:r w:rsidRPr="00106B86">
        <w:rPr>
          <w:rFonts w:ascii="Arial" w:hAnsi="Arial" w:cs="David"/>
          <w:rtl/>
        </w:rPr>
        <w:t xml:space="preserve">פעולות אופרטיביות מוגדרות בהוראות העבודה </w:t>
      </w:r>
      <w:r w:rsidRPr="00106B86">
        <w:rPr>
          <w:rFonts w:ascii="Arial" w:hAnsi="Arial" w:cs="David" w:hint="cs"/>
          <w:rtl/>
        </w:rPr>
        <w:t xml:space="preserve">והבטיחות </w:t>
      </w:r>
      <w:r w:rsidRPr="00106B86">
        <w:rPr>
          <w:rFonts w:ascii="Arial" w:hAnsi="Arial" w:cs="David"/>
          <w:rtl/>
        </w:rPr>
        <w:t xml:space="preserve">לייצור, אחסון ואחזקה. </w:t>
      </w:r>
    </w:p>
    <w:p w14:paraId="39145218" w14:textId="77777777" w:rsidR="00EA790C" w:rsidRPr="00D35CA2" w:rsidRDefault="00EA790C" w:rsidP="00D35CA2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 xml:space="preserve">לנושאים ספציפיים נכתבו הוראות </w:t>
      </w:r>
      <w:r w:rsidRPr="00106B86">
        <w:rPr>
          <w:rFonts w:ascii="Arial" w:hAnsi="Arial" w:cs="David" w:hint="cs"/>
          <w:rtl/>
        </w:rPr>
        <w:t>ייעודיו</w:t>
      </w:r>
      <w:r w:rsidRPr="00106B86">
        <w:rPr>
          <w:rFonts w:ascii="Arial" w:hAnsi="Arial" w:cs="David" w:hint="eastAsia"/>
          <w:rtl/>
        </w:rPr>
        <w:t>ת</w:t>
      </w:r>
      <w:r w:rsidRPr="00106B86">
        <w:rPr>
          <w:rFonts w:ascii="Arial" w:hAnsi="Arial" w:cs="David"/>
          <w:rtl/>
        </w:rPr>
        <w:t xml:space="preserve"> או ששולבו הנחיות בהוראות / נהלים קיימים</w:t>
      </w:r>
      <w:r w:rsidRPr="00106B86">
        <w:rPr>
          <w:rFonts w:ascii="Arial" w:hAnsi="Arial" w:cs="David" w:hint="cs"/>
          <w:rtl/>
        </w:rPr>
        <w:t xml:space="preserve"> (כגון: </w:t>
      </w:r>
      <w:r w:rsidR="00815DB8" w:rsidRPr="009C395B">
        <w:rPr>
          <w:rFonts w:ascii="Arial" w:hAnsi="Arial" w:cs="David" w:hint="cs"/>
          <w:rtl/>
        </w:rPr>
        <w:t>הוראות לטיפול בפסולת 190.01</w:t>
      </w:r>
      <w:r w:rsidRPr="009C395B">
        <w:rPr>
          <w:rFonts w:ascii="Arial" w:hAnsi="Arial" w:cs="David" w:hint="cs"/>
          <w:rtl/>
        </w:rPr>
        <w:t xml:space="preserve">, </w:t>
      </w:r>
      <w:r w:rsidR="00D35CA2">
        <w:rPr>
          <w:rFonts w:ascii="Arial" w:hAnsi="Arial" w:cs="David" w:hint="cs"/>
          <w:rtl/>
        </w:rPr>
        <w:t>נוהל ניטור בחינה ובקרה 11,</w:t>
      </w:r>
      <w:r w:rsidR="00D35CA2" w:rsidRPr="00D35CA2">
        <w:rPr>
          <w:rFonts w:ascii="Arial" w:hAnsi="Arial" w:cs="David" w:hint="cs"/>
          <w:rtl/>
        </w:rPr>
        <w:t xml:space="preserve"> </w:t>
      </w:r>
      <w:r w:rsidR="00D35CA2">
        <w:rPr>
          <w:rFonts w:ascii="Arial" w:hAnsi="Arial" w:cs="David" w:hint="cs"/>
          <w:rtl/>
        </w:rPr>
        <w:t xml:space="preserve">נוהל בקרת התקני ניטור ומדידה </w:t>
      </w:r>
      <w:r w:rsidR="00D35CA2" w:rsidRPr="00D35CA2">
        <w:rPr>
          <w:rFonts w:ascii="Arial" w:hAnsi="Arial" w:cs="David" w:hint="cs"/>
          <w:rtl/>
        </w:rPr>
        <w:t>13</w:t>
      </w:r>
      <w:r w:rsidR="004B60C3" w:rsidRPr="00D35CA2">
        <w:rPr>
          <w:rFonts w:ascii="Arial" w:hAnsi="Arial" w:cs="David" w:hint="cs"/>
          <w:rtl/>
        </w:rPr>
        <w:t xml:space="preserve"> </w:t>
      </w:r>
      <w:r w:rsidR="006B5F3F">
        <w:rPr>
          <w:rFonts w:ascii="Arial" w:hAnsi="Arial" w:cs="David" w:hint="cs"/>
          <w:rtl/>
        </w:rPr>
        <w:t xml:space="preserve">, </w:t>
      </w:r>
      <w:del w:id="12" w:author="michael" w:date="2023-06-12T12:03:00Z">
        <w:r w:rsidR="006B5F3F" w:rsidDel="007C519E">
          <w:rPr>
            <w:rFonts w:ascii="Arial" w:hAnsi="Arial" w:cs="David" w:hint="cs"/>
            <w:rtl/>
          </w:rPr>
          <w:delText xml:space="preserve">תפעול ותחזוקת תחנת תידלוק </w:delText>
        </w:r>
        <w:r w:rsidR="00E60440" w:rsidDel="007C519E">
          <w:rPr>
            <w:rFonts w:ascii="Arial" w:hAnsi="Arial" w:cs="David" w:hint="cs"/>
            <w:rtl/>
          </w:rPr>
          <w:delText>192</w:delText>
        </w:r>
        <w:r w:rsidR="004B60C3" w:rsidRPr="00D35CA2" w:rsidDel="007C519E">
          <w:rPr>
            <w:rFonts w:ascii="Arial" w:hAnsi="Arial" w:cs="David" w:hint="cs"/>
            <w:rtl/>
          </w:rPr>
          <w:delText xml:space="preserve"> </w:delText>
        </w:r>
      </w:del>
      <w:r w:rsidRPr="00D35CA2">
        <w:rPr>
          <w:rFonts w:ascii="Arial" w:hAnsi="Arial" w:cs="David" w:hint="cs"/>
          <w:rtl/>
        </w:rPr>
        <w:t>ועוד)</w:t>
      </w:r>
      <w:r w:rsidRPr="00D35CA2">
        <w:rPr>
          <w:rFonts w:ascii="Arial" w:hAnsi="Arial" w:cs="David"/>
          <w:rtl/>
        </w:rPr>
        <w:t xml:space="preserve">. </w:t>
      </w:r>
      <w:r w:rsidRPr="00D35CA2">
        <w:rPr>
          <w:rFonts w:ascii="Arial" w:hAnsi="Arial" w:cs="David" w:hint="cs"/>
          <w:rtl/>
        </w:rPr>
        <w:t xml:space="preserve"> </w:t>
      </w:r>
    </w:p>
    <w:p w14:paraId="5B9E4519" w14:textId="2E257507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>הוראות העבודה</w:t>
      </w:r>
      <w:r w:rsidRPr="00106B86">
        <w:rPr>
          <w:rFonts w:ascii="Arial" w:hAnsi="Arial" w:cs="David" w:hint="cs"/>
          <w:rtl/>
        </w:rPr>
        <w:t xml:space="preserve"> הייחודיות</w:t>
      </w:r>
      <w:r w:rsidR="0023569C" w:rsidRPr="00106B86">
        <w:rPr>
          <w:rFonts w:ascii="Arial" w:hAnsi="Arial" w:cs="David" w:hint="cs"/>
          <w:rtl/>
        </w:rPr>
        <w:t xml:space="preserve"> ונהלים </w:t>
      </w:r>
      <w:r w:rsidRPr="00106B86">
        <w:rPr>
          <w:rFonts w:ascii="Arial" w:hAnsi="Arial" w:cs="David" w:hint="cs"/>
          <w:rtl/>
        </w:rPr>
        <w:t>לתחום סביבה ולתחום הבטיחות  והוראות המשלבות נושאי סביבה ובטיחות  תהיינה זמינות</w:t>
      </w:r>
      <w:r w:rsidRPr="00106B86">
        <w:rPr>
          <w:rFonts w:ascii="Arial" w:hAnsi="Arial" w:cs="David"/>
          <w:rtl/>
        </w:rPr>
        <w:t xml:space="preserve"> בידי </w:t>
      </w:r>
      <w:r w:rsidRPr="00106B86">
        <w:rPr>
          <w:rFonts w:ascii="Arial" w:hAnsi="Arial" w:cs="David" w:hint="cs"/>
          <w:rtl/>
        </w:rPr>
        <w:t xml:space="preserve">מנהלי היחידות והעובדים </w:t>
      </w:r>
      <w:del w:id="13" w:author="Yael Gottlieb" w:date="2025-04-15T12:59:00Z" w16du:dateUtc="2025-04-15T09:59:00Z">
        <w:r w:rsidRPr="00106B86" w:rsidDel="006A419B">
          <w:rPr>
            <w:rFonts w:ascii="Arial" w:hAnsi="Arial" w:cs="David" w:hint="cs"/>
            <w:rtl/>
          </w:rPr>
          <w:delText>הרלוונטים</w:delText>
        </w:r>
      </w:del>
      <w:ins w:id="14" w:author="Yael Gottlieb" w:date="2025-04-15T12:59:00Z" w16du:dateUtc="2025-04-15T09:59:00Z">
        <w:r w:rsidR="006A419B" w:rsidRPr="00106B86">
          <w:rPr>
            <w:rFonts w:ascii="Arial" w:hAnsi="Arial" w:cs="David" w:hint="cs"/>
            <w:rtl/>
          </w:rPr>
          <w:t>הרלוונטיי</w:t>
        </w:r>
        <w:r w:rsidR="006A419B" w:rsidRPr="00106B86">
          <w:rPr>
            <w:rFonts w:ascii="Arial" w:hAnsi="Arial" w:cs="David" w:hint="eastAsia"/>
            <w:rtl/>
          </w:rPr>
          <w:t>ם</w:t>
        </w:r>
      </w:ins>
      <w:r w:rsidRPr="00106B86">
        <w:rPr>
          <w:rFonts w:ascii="Arial" w:hAnsi="Arial" w:cs="David"/>
          <w:rtl/>
        </w:rPr>
        <w:t xml:space="preserve"> בעת עבודתם</w:t>
      </w:r>
      <w:r w:rsidRPr="00106B86">
        <w:rPr>
          <w:rFonts w:ascii="Arial" w:hAnsi="Arial" w:cs="David" w:hint="cs"/>
          <w:rtl/>
        </w:rPr>
        <w:t xml:space="preserve"> .</w:t>
      </w:r>
    </w:p>
    <w:p w14:paraId="61CDBCE0" w14:textId="77777777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>בהוראות נלקחו בחשבון מזעור מפגעים סביבתיים</w:t>
      </w:r>
      <w:r w:rsidRPr="00106B86">
        <w:rPr>
          <w:rFonts w:ascii="Arial" w:hAnsi="Arial" w:cs="David" w:hint="cs"/>
          <w:rtl/>
        </w:rPr>
        <w:t xml:space="preserve">, גורמי סיכון </w:t>
      </w:r>
      <w:r w:rsidRPr="00106B86">
        <w:rPr>
          <w:rFonts w:ascii="Arial" w:hAnsi="Arial" w:cs="David"/>
          <w:rtl/>
        </w:rPr>
        <w:t xml:space="preserve"> ו</w:t>
      </w:r>
      <w:r w:rsidR="00E53A3C">
        <w:rPr>
          <w:rFonts w:ascii="Arial" w:hAnsi="Arial" w:cs="David" w:hint="cs"/>
          <w:rtl/>
        </w:rPr>
        <w:t>י</w:t>
      </w:r>
      <w:r w:rsidRPr="00106B86">
        <w:rPr>
          <w:rFonts w:ascii="Arial" w:hAnsi="Arial" w:cs="David"/>
          <w:rtl/>
        </w:rPr>
        <w:t>שולבו בהם פעילויות ניטור שמטרתן להביא לעמידה ביעדי המערכת ושיפורה.</w:t>
      </w:r>
    </w:p>
    <w:p w14:paraId="2CD3D3B0" w14:textId="650EF2AB" w:rsidR="00EA790C" w:rsidRPr="00106B86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 xml:space="preserve">בתכנון סביבת העבודה, </w:t>
      </w:r>
      <w:r w:rsidR="00030AE5" w:rsidRPr="00106B86">
        <w:rPr>
          <w:rFonts w:ascii="Arial" w:hAnsi="Arial" w:cs="David"/>
          <w:rtl/>
        </w:rPr>
        <w:t>תחזוקת הציוד במפעל</w:t>
      </w:r>
      <w:r w:rsidR="00030AE5" w:rsidRPr="00106B86">
        <w:rPr>
          <w:rFonts w:ascii="Arial" w:hAnsi="Arial" w:cs="David" w:hint="cs"/>
          <w:rtl/>
        </w:rPr>
        <w:t>,</w:t>
      </w:r>
      <w:r w:rsidR="00030AE5" w:rsidRPr="00106B86">
        <w:rPr>
          <w:rFonts w:ascii="Arial" w:hAnsi="Arial" w:cs="David"/>
          <w:rtl/>
        </w:rPr>
        <w:t xml:space="preserve"> </w:t>
      </w:r>
      <w:r w:rsidRPr="00106B86">
        <w:rPr>
          <w:rFonts w:ascii="Arial" w:hAnsi="Arial" w:cs="David"/>
          <w:rtl/>
        </w:rPr>
        <w:t xml:space="preserve">שינוי מיקום ציוד, החלפת ציוד, רכישת חומרים וכדומה, יילקחו בחשבון דרישות </w:t>
      </w:r>
      <w:r w:rsidRPr="00106B86">
        <w:rPr>
          <w:rFonts w:ascii="Arial" w:hAnsi="Arial" w:cs="David" w:hint="cs"/>
          <w:rtl/>
        </w:rPr>
        <w:t xml:space="preserve">סביבה, בטיחות ובריאות בתעסוקה כגון יצירת פסולת, </w:t>
      </w:r>
      <w:del w:id="15" w:author="Yael Gottlieb" w:date="2025-04-15T12:59:00Z" w16du:dateUtc="2025-04-15T09:59:00Z">
        <w:r w:rsidR="00030AE5" w:rsidRPr="00106B86" w:rsidDel="006A419B">
          <w:rPr>
            <w:rFonts w:ascii="Arial" w:hAnsi="Arial" w:cs="David" w:hint="cs"/>
            <w:rtl/>
          </w:rPr>
          <w:delText>מיזעור</w:delText>
        </w:r>
      </w:del>
      <w:ins w:id="16" w:author="Yael Gottlieb" w:date="2025-04-15T12:59:00Z" w16du:dateUtc="2025-04-15T09:59:00Z">
        <w:r w:rsidR="006A419B" w:rsidRPr="00106B86">
          <w:rPr>
            <w:rFonts w:ascii="Arial" w:hAnsi="Arial" w:cs="David" w:hint="cs"/>
            <w:rtl/>
          </w:rPr>
          <w:t>מזעור</w:t>
        </w:r>
      </w:ins>
      <w:r w:rsidR="00030AE5" w:rsidRPr="00106B86">
        <w:rPr>
          <w:rFonts w:ascii="Arial" w:hAnsi="Arial" w:cs="David" w:hint="cs"/>
          <w:rtl/>
        </w:rPr>
        <w:t xml:space="preserve"> שפכים </w:t>
      </w:r>
      <w:r w:rsidR="00106B86" w:rsidRPr="00106B86">
        <w:rPr>
          <w:rFonts w:ascii="Arial" w:hAnsi="Arial" w:cs="David" w:hint="cs"/>
          <w:rtl/>
        </w:rPr>
        <w:t>ואיסופם</w:t>
      </w:r>
      <w:r w:rsidR="007F34CD">
        <w:rPr>
          <w:rFonts w:ascii="Arial" w:hAnsi="Arial" w:cs="David" w:hint="cs"/>
          <w:rtl/>
        </w:rPr>
        <w:t>,</w:t>
      </w:r>
      <w:r w:rsidR="00106B86" w:rsidRPr="00106B86">
        <w:rPr>
          <w:rFonts w:ascii="Arial" w:hAnsi="Arial" w:cs="David" w:hint="cs"/>
          <w:rtl/>
        </w:rPr>
        <w:t xml:space="preserve"> </w:t>
      </w:r>
      <w:del w:id="17" w:author="Yael Gottlieb" w:date="2025-04-15T12:59:00Z" w16du:dateUtc="2025-04-15T09:59:00Z">
        <w:r w:rsidR="00106B86" w:rsidRPr="00106B86" w:rsidDel="006A419B">
          <w:rPr>
            <w:rFonts w:ascii="Arial" w:hAnsi="Arial" w:cs="David" w:hint="cs"/>
            <w:rtl/>
          </w:rPr>
          <w:delText>מיזעור</w:delText>
        </w:r>
      </w:del>
      <w:ins w:id="18" w:author="Yael Gottlieb" w:date="2025-04-15T12:59:00Z" w16du:dateUtc="2025-04-15T09:59:00Z">
        <w:r w:rsidR="006A419B" w:rsidRPr="00106B86">
          <w:rPr>
            <w:rFonts w:ascii="Arial" w:hAnsi="Arial" w:cs="David" w:hint="cs"/>
            <w:rtl/>
          </w:rPr>
          <w:t>מזעור</w:t>
        </w:r>
      </w:ins>
      <w:r w:rsidR="00106B86" w:rsidRPr="00106B86">
        <w:rPr>
          <w:rFonts w:ascii="Arial" w:hAnsi="Arial" w:cs="David" w:hint="cs"/>
          <w:rtl/>
        </w:rPr>
        <w:t xml:space="preserve"> </w:t>
      </w:r>
      <w:r w:rsidR="00030AE5" w:rsidRPr="00106B86">
        <w:rPr>
          <w:rFonts w:ascii="Arial" w:hAnsi="Arial" w:cs="David" w:hint="cs"/>
          <w:rtl/>
        </w:rPr>
        <w:t>נזילות לקרקע</w:t>
      </w:r>
      <w:r w:rsidR="00106B86" w:rsidRPr="00106B86">
        <w:rPr>
          <w:rFonts w:ascii="Arial" w:hAnsi="Arial" w:cs="David" w:hint="cs"/>
          <w:rtl/>
        </w:rPr>
        <w:t xml:space="preserve"> </w:t>
      </w:r>
      <w:r w:rsidR="00030AE5" w:rsidRPr="00106B86">
        <w:rPr>
          <w:rFonts w:ascii="Arial" w:hAnsi="Arial" w:cs="David" w:hint="cs"/>
          <w:rtl/>
        </w:rPr>
        <w:t xml:space="preserve">, הפחתה בצריכת משאבי קרקע, </w:t>
      </w:r>
      <w:del w:id="19" w:author="Yael Gottlieb" w:date="2025-04-15T12:59:00Z" w16du:dateUtc="2025-04-15T09:59:00Z">
        <w:r w:rsidR="00030AE5" w:rsidRPr="00106B86" w:rsidDel="006A419B">
          <w:rPr>
            <w:rFonts w:ascii="Arial" w:hAnsi="Arial" w:cs="David" w:hint="cs"/>
            <w:rtl/>
          </w:rPr>
          <w:delText>מיחזור</w:delText>
        </w:r>
      </w:del>
      <w:ins w:id="20" w:author="Yael Gottlieb" w:date="2025-04-15T12:59:00Z" w16du:dateUtc="2025-04-15T09:59:00Z">
        <w:r w:rsidR="006A419B" w:rsidRPr="00106B86">
          <w:rPr>
            <w:rFonts w:ascii="Arial" w:hAnsi="Arial" w:cs="David" w:hint="cs"/>
            <w:rtl/>
          </w:rPr>
          <w:t>מחזור</w:t>
        </w:r>
      </w:ins>
      <w:r w:rsidR="00030AE5" w:rsidRPr="00106B86">
        <w:rPr>
          <w:rFonts w:ascii="Arial" w:hAnsi="Arial" w:cs="David" w:hint="cs"/>
          <w:rtl/>
        </w:rPr>
        <w:t xml:space="preserve"> ושימוש חוזר, </w:t>
      </w:r>
      <w:r w:rsidRPr="00106B86">
        <w:rPr>
          <w:rFonts w:ascii="Arial" w:hAnsi="Arial" w:cs="David" w:hint="cs"/>
          <w:rtl/>
        </w:rPr>
        <w:t>צריכת אנרגיה, סיכון לבטיחות העובדים ולבריאותם וכדומה</w:t>
      </w:r>
      <w:r w:rsidRPr="00106B86">
        <w:rPr>
          <w:rFonts w:ascii="Arial" w:hAnsi="Arial" w:cs="David"/>
          <w:rtl/>
        </w:rPr>
        <w:t xml:space="preserve">. </w:t>
      </w:r>
    </w:p>
    <w:p w14:paraId="556CD982" w14:textId="77777777" w:rsidR="00EA790C" w:rsidRPr="00937420" w:rsidRDefault="00EA790C" w:rsidP="00106B86">
      <w:pPr>
        <w:numPr>
          <w:ilvl w:val="1"/>
          <w:numId w:val="47"/>
        </w:numPr>
        <w:spacing w:line="360" w:lineRule="auto"/>
        <w:rPr>
          <w:rFonts w:ascii="Arial" w:hAnsi="Arial" w:cs="David"/>
        </w:rPr>
      </w:pPr>
      <w:r w:rsidRPr="00937420">
        <w:rPr>
          <w:rFonts w:ascii="Arial" w:hAnsi="Arial" w:cs="David"/>
          <w:rtl/>
        </w:rPr>
        <w:lastRenderedPageBreak/>
        <w:t xml:space="preserve">גיליונות בטיחות </w:t>
      </w:r>
      <w:r w:rsidRPr="00937420">
        <w:rPr>
          <w:rFonts w:ascii="Arial" w:hAnsi="Arial" w:cs="David" w:hint="cs"/>
          <w:rtl/>
        </w:rPr>
        <w:t xml:space="preserve">נשמרים </w:t>
      </w:r>
      <w:r w:rsidRPr="00937420">
        <w:rPr>
          <w:rFonts w:ascii="Arial" w:hAnsi="Arial" w:cs="David"/>
          <w:rtl/>
        </w:rPr>
        <w:t xml:space="preserve">לכל החומרים </w:t>
      </w:r>
      <w:r w:rsidRPr="00937420">
        <w:rPr>
          <w:rFonts w:ascii="Arial" w:hAnsi="Arial" w:cs="David" w:hint="cs"/>
          <w:rtl/>
        </w:rPr>
        <w:t>ה</w:t>
      </w:r>
      <w:r w:rsidRPr="00937420">
        <w:rPr>
          <w:rFonts w:ascii="Arial" w:hAnsi="Arial" w:cs="David"/>
          <w:rtl/>
        </w:rPr>
        <w:t xml:space="preserve">מסוכנים במפעל. אופן האחסנה והטיפול בחומרים מוגדר </w:t>
      </w:r>
      <w:r w:rsidR="00305C4D" w:rsidRPr="00937420">
        <w:rPr>
          <w:rFonts w:ascii="Arial" w:hAnsi="Arial" w:cs="David" w:hint="cs"/>
          <w:rtl/>
        </w:rPr>
        <w:t>ב</w:t>
      </w:r>
      <w:r w:rsidR="008F1D8C" w:rsidRPr="00937420">
        <w:rPr>
          <w:rFonts w:ascii="Arial" w:hAnsi="Arial" w:cs="David" w:hint="cs"/>
          <w:rtl/>
        </w:rPr>
        <w:t xml:space="preserve">נוהל </w:t>
      </w:r>
      <w:r w:rsidR="00937420" w:rsidRPr="00937420">
        <w:rPr>
          <w:rFonts w:ascii="Arial" w:hAnsi="Arial" w:cs="David" w:hint="cs"/>
          <w:rtl/>
        </w:rPr>
        <w:t>בטחון 27</w:t>
      </w:r>
      <w:r w:rsidR="00A278D2">
        <w:rPr>
          <w:rFonts w:ascii="Arial" w:hAnsi="Arial" w:cs="David" w:hint="cs"/>
          <w:rtl/>
        </w:rPr>
        <w:t xml:space="preserve"> ובהוראת עבודה </w:t>
      </w:r>
      <w:r w:rsidR="000018A6">
        <w:rPr>
          <w:rFonts w:ascii="Arial" w:hAnsi="Arial" w:cs="David" w:hint="cs"/>
          <w:rtl/>
        </w:rPr>
        <w:t xml:space="preserve">קליטה, </w:t>
      </w:r>
      <w:r w:rsidR="00A278D2">
        <w:rPr>
          <w:rFonts w:ascii="Arial" w:hAnsi="Arial" w:cs="David" w:hint="cs"/>
          <w:rtl/>
        </w:rPr>
        <w:t xml:space="preserve">טיפול ואחסון חומרים מסוכנים- איכות סביבה </w:t>
      </w:r>
      <w:r w:rsidR="004315B6">
        <w:rPr>
          <w:rFonts w:ascii="Arial" w:hAnsi="Arial" w:cs="David" w:hint="cs"/>
          <w:rtl/>
        </w:rPr>
        <w:t>מס' 191</w:t>
      </w:r>
      <w:r w:rsidR="00937420">
        <w:rPr>
          <w:rFonts w:ascii="Arial" w:hAnsi="Arial" w:cs="David" w:hint="cs"/>
          <w:rtl/>
        </w:rPr>
        <w:t xml:space="preserve"> </w:t>
      </w:r>
      <w:r w:rsidR="004315B6">
        <w:rPr>
          <w:rFonts w:ascii="Arial" w:hAnsi="Arial" w:cs="David" w:hint="cs"/>
          <w:rtl/>
        </w:rPr>
        <w:t xml:space="preserve">. </w:t>
      </w:r>
      <w:r w:rsidRPr="00937420">
        <w:rPr>
          <w:rFonts w:ascii="Arial" w:hAnsi="Arial" w:cs="David" w:hint="cs"/>
          <w:rtl/>
        </w:rPr>
        <w:t xml:space="preserve">תקצירי גיליונות בטיחות יוכנו עבור המשתמשים בחומרים בשטח, לא יתקבל ולא יעבור לשימוש במפעל חומר ללא </w:t>
      </w:r>
      <w:r w:rsidRPr="00937420">
        <w:rPr>
          <w:rFonts w:ascii="Arial" w:hAnsi="Arial" w:cs="David" w:hint="cs"/>
        </w:rPr>
        <w:t>MSDS</w:t>
      </w:r>
      <w:r w:rsidRPr="00937420">
        <w:rPr>
          <w:rFonts w:ascii="Arial" w:hAnsi="Arial" w:cs="David" w:hint="cs"/>
          <w:rtl/>
        </w:rPr>
        <w:t>.</w:t>
      </w:r>
    </w:p>
    <w:p w14:paraId="4BE13082" w14:textId="77777777" w:rsidR="006C1056" w:rsidRDefault="00EA790C" w:rsidP="00044C92">
      <w:pPr>
        <w:numPr>
          <w:ilvl w:val="1"/>
          <w:numId w:val="47"/>
        </w:numPr>
        <w:spacing w:line="360" w:lineRule="auto"/>
        <w:ind w:left="360"/>
        <w:rPr>
          <w:rFonts w:ascii="Arial" w:hAnsi="Arial" w:cs="David"/>
        </w:rPr>
      </w:pPr>
      <w:r w:rsidRPr="00106B86">
        <w:rPr>
          <w:rFonts w:ascii="Arial" w:hAnsi="Arial" w:cs="David"/>
          <w:rtl/>
        </w:rPr>
        <w:t>בקרה אחר ביצוע הוראות העבודה של המערכת המשולבת תתבצע הן במסגרת המבדקים הפנימיים והן במסגרת ביקורות יזומות</w:t>
      </w:r>
      <w:r w:rsidR="00044C92">
        <w:rPr>
          <w:rFonts w:ascii="Arial" w:hAnsi="Arial" w:cs="David" w:hint="cs"/>
          <w:rtl/>
        </w:rPr>
        <w:t>, לרבות זיהוי היבטים סביבתיים</w:t>
      </w:r>
      <w:r w:rsidR="000C7F2A">
        <w:rPr>
          <w:rFonts w:ascii="Arial" w:hAnsi="Arial" w:cs="David" w:hint="cs"/>
          <w:rtl/>
        </w:rPr>
        <w:t>- סיכונים והזדמנויות</w:t>
      </w:r>
      <w:del w:id="21" w:author="Omer" w:date="2018-01-14T12:32:00Z">
        <w:r w:rsidR="00044C92" w:rsidDel="000C7F2A">
          <w:rPr>
            <w:rFonts w:ascii="Arial" w:hAnsi="Arial" w:cs="David" w:hint="cs"/>
            <w:rtl/>
          </w:rPr>
          <w:delText xml:space="preserve"> </w:delText>
        </w:r>
      </w:del>
      <w:r w:rsidR="00044C92">
        <w:rPr>
          <w:rFonts w:ascii="Arial" w:hAnsi="Arial" w:cs="David" w:hint="cs"/>
          <w:rtl/>
        </w:rPr>
        <w:t>(נוהל 28) .</w:t>
      </w:r>
      <w:r w:rsidRPr="00106B86">
        <w:rPr>
          <w:rFonts w:ascii="Arial" w:hAnsi="Arial" w:cs="David"/>
          <w:rtl/>
        </w:rPr>
        <w:t xml:space="preserve"> </w:t>
      </w:r>
    </w:p>
    <w:p w14:paraId="190ED4BA" w14:textId="33B9A474" w:rsidR="00EA790C" w:rsidRDefault="006C1056" w:rsidP="00FE77A8">
      <w:pPr>
        <w:numPr>
          <w:ilvl w:val="1"/>
          <w:numId w:val="47"/>
        </w:numPr>
        <w:spacing w:line="360" w:lineRule="auto"/>
        <w:ind w:left="360"/>
        <w:rPr>
          <w:rFonts w:ascii="Arial" w:hAnsi="Arial" w:cs="David"/>
        </w:rPr>
      </w:pPr>
      <w:r>
        <w:rPr>
          <w:rFonts w:ascii="Arial" w:hAnsi="Arial" w:cs="David" w:hint="cs"/>
          <w:rtl/>
        </w:rPr>
        <w:t xml:space="preserve">בקרה שוטפת על היבטי איכות סביבה תיערך במסגרת סיורי שטח </w:t>
      </w:r>
      <w:r w:rsidR="00FE77A8">
        <w:rPr>
          <w:rFonts w:ascii="Arial" w:hAnsi="Arial" w:cs="David" w:hint="cs"/>
          <w:rtl/>
        </w:rPr>
        <w:t xml:space="preserve">שיקיפו את כל המפעל אחת לשנה. </w:t>
      </w:r>
      <w:ins w:id="22" w:author="michael" w:date="2023-06-12T12:08:00Z">
        <w:r w:rsidR="007C519E">
          <w:rPr>
            <w:rFonts w:ascii="Arial" w:hAnsi="Arial" w:cs="David" w:hint="cs"/>
            <w:rtl/>
          </w:rPr>
          <w:t xml:space="preserve"> בנוסף מ</w:t>
        </w:r>
      </w:ins>
      <w:ins w:id="23" w:author="Yael Gottlieb" w:date="2025-04-15T12:58:00Z" w16du:dateUtc="2025-04-15T09:58:00Z">
        <w:r w:rsidR="006A419B">
          <w:rPr>
            <w:rFonts w:ascii="Arial" w:hAnsi="Arial" w:cs="David" w:hint="cs"/>
            <w:rtl/>
          </w:rPr>
          <w:t>ב</w:t>
        </w:r>
      </w:ins>
      <w:ins w:id="24" w:author="michael" w:date="2023-06-12T12:08:00Z">
        <w:del w:id="25" w:author="Yael Gottlieb" w:date="2025-04-15T12:58:00Z" w16du:dateUtc="2025-04-15T09:58:00Z">
          <w:r w:rsidR="007C519E" w:rsidDel="006A419B">
            <w:rPr>
              <w:rFonts w:ascii="Arial" w:hAnsi="Arial" w:cs="David" w:hint="cs"/>
              <w:rtl/>
            </w:rPr>
            <w:delText>צ</w:delText>
          </w:r>
        </w:del>
        <w:r w:rsidR="007C519E">
          <w:rPr>
            <w:rFonts w:ascii="Arial" w:hAnsi="Arial" w:cs="David" w:hint="cs"/>
            <w:rtl/>
          </w:rPr>
          <w:t>וצעים סיורים שבו</w:t>
        </w:r>
      </w:ins>
      <w:ins w:id="26" w:author="michael" w:date="2023-06-12T12:09:00Z">
        <w:r w:rsidR="007C519E">
          <w:rPr>
            <w:rFonts w:ascii="Arial" w:hAnsi="Arial" w:cs="David" w:hint="cs"/>
            <w:rtl/>
          </w:rPr>
          <w:t>ע</w:t>
        </w:r>
      </w:ins>
      <w:ins w:id="27" w:author="Yael Gottlieb" w:date="2025-04-15T12:58:00Z" w16du:dateUtc="2025-04-15T09:58:00Z">
        <w:r w:rsidR="006A419B">
          <w:rPr>
            <w:rFonts w:ascii="Arial" w:hAnsi="Arial" w:cs="David" w:hint="cs"/>
            <w:rtl/>
          </w:rPr>
          <w:t>י</w:t>
        </w:r>
      </w:ins>
      <w:ins w:id="28" w:author="michael" w:date="2023-06-12T12:09:00Z">
        <w:r w:rsidR="007C519E">
          <w:rPr>
            <w:rFonts w:ascii="Arial" w:hAnsi="Arial" w:cs="David" w:hint="cs"/>
            <w:rtl/>
          </w:rPr>
          <w:t>ים לאיתור מפגעי איכות הסביבה</w:t>
        </w:r>
      </w:ins>
      <w:ins w:id="29" w:author="Oxana" w:date="2023-06-12T12:25:00Z">
        <w:r w:rsidR="00F37A8D">
          <w:rPr>
            <w:rFonts w:ascii="Arial" w:hAnsi="Arial" w:cs="David" w:hint="cs"/>
          </w:rPr>
          <w:t xml:space="preserve"> </w:t>
        </w:r>
        <w:r w:rsidR="00F37A8D">
          <w:rPr>
            <w:rFonts w:ascii="Arial" w:hAnsi="Arial" w:cs="David"/>
          </w:rPr>
          <w:t>.</w:t>
        </w:r>
      </w:ins>
      <w:del w:id="30" w:author="miri" w:date="2015-03-25T09:39:00Z">
        <w:r w:rsidDel="00FE77A8">
          <w:rPr>
            <w:rFonts w:ascii="Arial" w:hAnsi="Arial" w:cs="David" w:hint="cs"/>
            <w:rtl/>
          </w:rPr>
          <w:delText>שיבוצעו אחת ל</w:delText>
        </w:r>
        <w:r w:rsidR="0099703D" w:rsidDel="00FE77A8">
          <w:rPr>
            <w:rFonts w:ascii="Arial" w:hAnsi="Arial" w:cs="David" w:hint="cs"/>
            <w:rtl/>
          </w:rPr>
          <w:delText>רבעון</w:delText>
        </w:r>
        <w:r w:rsidDel="00FE77A8">
          <w:rPr>
            <w:rFonts w:ascii="Arial" w:hAnsi="Arial" w:cs="David"/>
          </w:rPr>
          <w:delText xml:space="preserve"> </w:delText>
        </w:r>
        <w:r w:rsidDel="00FE77A8">
          <w:rPr>
            <w:rFonts w:ascii="Arial" w:hAnsi="Arial" w:cs="David" w:hint="cs"/>
            <w:rtl/>
          </w:rPr>
          <w:delText xml:space="preserve"> בתחומי המפעל. </w:delText>
        </w:r>
      </w:del>
      <w:r>
        <w:rPr>
          <w:rFonts w:ascii="Arial" w:hAnsi="Arial" w:cs="David" w:hint="cs"/>
          <w:rtl/>
        </w:rPr>
        <w:t xml:space="preserve">הבקרה תבדוק היבטים הקשורים לתחום איכות הסביבה כגון: חומ"ס , </w:t>
      </w:r>
      <w:del w:id="31" w:author="Yael Gottlieb" w:date="2025-04-15T12:58:00Z" w16du:dateUtc="2025-04-15T09:58:00Z">
        <w:r w:rsidDel="006A419B">
          <w:rPr>
            <w:rFonts w:ascii="Arial" w:hAnsi="Arial" w:cs="David" w:hint="cs"/>
            <w:rtl/>
          </w:rPr>
          <w:delText>ביזבוז</w:delText>
        </w:r>
      </w:del>
      <w:ins w:id="32" w:author="Yael Gottlieb" w:date="2025-04-15T12:58:00Z" w16du:dateUtc="2025-04-15T09:58:00Z">
        <w:r w:rsidR="006A419B">
          <w:rPr>
            <w:rFonts w:ascii="Arial" w:hAnsi="Arial" w:cs="David" w:hint="cs"/>
            <w:rtl/>
          </w:rPr>
          <w:t>בזבוז</w:t>
        </w:r>
      </w:ins>
      <w:r>
        <w:rPr>
          <w:rFonts w:ascii="Arial" w:hAnsi="Arial" w:cs="David" w:hint="cs"/>
          <w:rtl/>
        </w:rPr>
        <w:t xml:space="preserve"> משאבים, פסולת,  שפכים וזיהומי קרקע ועוד. הסיור יתועד באמצעות טופס סיור שטח-איכות סביבה</w:t>
      </w:r>
      <w:r w:rsidR="00044C92">
        <w:rPr>
          <w:rFonts w:ascii="Arial" w:hAnsi="Arial" w:cs="David" w:hint="cs"/>
          <w:rtl/>
        </w:rPr>
        <w:t xml:space="preserve"> 31.01</w:t>
      </w:r>
      <w:r>
        <w:rPr>
          <w:rFonts w:ascii="Arial" w:hAnsi="Arial" w:cs="David" w:hint="cs"/>
          <w:rtl/>
        </w:rPr>
        <w:t>.</w:t>
      </w:r>
    </w:p>
    <w:p w14:paraId="6903B3D1" w14:textId="77777777" w:rsidR="00BD5383" w:rsidRPr="00106B86" w:rsidRDefault="00BD5383" w:rsidP="00044C92">
      <w:pPr>
        <w:numPr>
          <w:ilvl w:val="1"/>
          <w:numId w:val="47"/>
        </w:numPr>
        <w:spacing w:line="360" w:lineRule="auto"/>
        <w:ind w:left="360"/>
        <w:rPr>
          <w:rFonts w:ascii="Arial" w:hAnsi="Arial" w:cs="David"/>
        </w:rPr>
      </w:pPr>
      <w:r>
        <w:rPr>
          <w:rFonts w:ascii="Arial" w:hAnsi="Arial" w:cs="David" w:hint="cs"/>
          <w:rtl/>
        </w:rPr>
        <w:t>בקרה שוטפת על היבטי בטיחות תיערך ע"פ טופס</w:t>
      </w:r>
      <w:r w:rsidR="00F37A8D">
        <w:rPr>
          <w:rFonts w:ascii="Arial" w:hAnsi="Arial" w:cs="David" w:hint="cs"/>
        </w:rPr>
        <w:t xml:space="preserve"> </w:t>
      </w:r>
      <w:r w:rsidR="00F37A8D">
        <w:rPr>
          <w:rFonts w:ascii="Arial" w:hAnsi="Arial" w:cs="David" w:hint="cs"/>
          <w:rtl/>
        </w:rPr>
        <w:t>31.02-</w:t>
      </w:r>
      <w:r>
        <w:rPr>
          <w:rFonts w:ascii="Arial" w:hAnsi="Arial" w:cs="David" w:hint="cs"/>
          <w:rtl/>
        </w:rPr>
        <w:t xml:space="preserve"> בקרה תפעולית בתחום הבטיחות</w:t>
      </w:r>
      <w:ins w:id="33" w:author="Oxana" w:date="2023-06-12T12:26:00Z">
        <w:r w:rsidR="00F37A8D">
          <w:rPr>
            <w:rFonts w:ascii="Arial" w:hAnsi="Arial" w:cs="David" w:hint="cs"/>
            <w:rtl/>
          </w:rPr>
          <w:t>,</w:t>
        </w:r>
      </w:ins>
      <w:ins w:id="34" w:author="michael" w:date="2023-06-12T12:09:00Z">
        <w:r w:rsidR="007C519E">
          <w:rPr>
            <w:rFonts w:ascii="Arial" w:hAnsi="Arial" w:cs="David" w:hint="cs"/>
            <w:rtl/>
          </w:rPr>
          <w:t xml:space="preserve"> אחד לחודש</w:t>
        </w:r>
      </w:ins>
      <w:del w:id="35" w:author="Oxana" w:date="2023-06-12T12:27:00Z">
        <w:r w:rsidDel="00F37A8D">
          <w:rPr>
            <w:rFonts w:ascii="Arial" w:hAnsi="Arial" w:cs="David" w:hint="cs"/>
            <w:rtl/>
          </w:rPr>
          <w:delText xml:space="preserve"> </w:delText>
        </w:r>
      </w:del>
      <w:ins w:id="36" w:author="Oxana" w:date="2023-06-12T12:26:00Z">
        <w:r w:rsidR="00F37A8D">
          <w:rPr>
            <w:rFonts w:ascii="Arial" w:hAnsi="Arial" w:cs="David" w:hint="cs"/>
            <w:rtl/>
          </w:rPr>
          <w:t>.</w:t>
        </w:r>
      </w:ins>
      <w:del w:id="37" w:author="Oxana" w:date="2023-06-12T12:27:00Z">
        <w:r w:rsidDel="00F37A8D">
          <w:rPr>
            <w:rFonts w:ascii="Arial" w:hAnsi="Arial" w:cs="David" w:hint="cs"/>
            <w:rtl/>
          </w:rPr>
          <w:delText>31.02.</w:delText>
        </w:r>
      </w:del>
    </w:p>
    <w:p w14:paraId="4E16475F" w14:textId="77777777" w:rsidR="00106B86" w:rsidRDefault="00106B86" w:rsidP="00106B86">
      <w:pPr>
        <w:spacing w:line="360" w:lineRule="auto"/>
        <w:ind w:left="792"/>
        <w:rPr>
          <w:rFonts w:ascii="Arial" w:hAnsi="Arial" w:cs="David"/>
        </w:rPr>
      </w:pPr>
    </w:p>
    <w:p w14:paraId="47BCD74F" w14:textId="77777777" w:rsidR="00106B86" w:rsidRPr="00106B86" w:rsidRDefault="00106B86" w:rsidP="00106B86">
      <w:pPr>
        <w:numPr>
          <w:ilvl w:val="0"/>
          <w:numId w:val="47"/>
        </w:numPr>
        <w:spacing w:line="360" w:lineRule="auto"/>
        <w:rPr>
          <w:rFonts w:ascii="Arial" w:hAnsi="Arial" w:cs="David"/>
          <w:b/>
          <w:bCs/>
          <w:u w:val="single"/>
        </w:rPr>
      </w:pPr>
      <w:r w:rsidRPr="00106B86">
        <w:rPr>
          <w:rFonts w:ascii="Arial" w:hAnsi="Arial" w:cs="David" w:hint="cs"/>
          <w:b/>
          <w:bCs/>
          <w:u w:val="single"/>
          <w:rtl/>
        </w:rPr>
        <w:t>נספחים</w:t>
      </w:r>
    </w:p>
    <w:p w14:paraId="62D5262A" w14:textId="791DE7FF" w:rsidR="00A722CD" w:rsidRDefault="00A722CD" w:rsidP="005678EA">
      <w:pPr>
        <w:numPr>
          <w:ilvl w:val="1"/>
          <w:numId w:val="47"/>
        </w:numPr>
        <w:spacing w:line="360" w:lineRule="auto"/>
        <w:rPr>
          <w:ins w:id="38" w:author="Yael Gottlieb" w:date="2025-03-12T16:37:00Z" w16du:dateUtc="2025-03-12T14:37:00Z"/>
          <w:rFonts w:ascii="Arial" w:hAnsi="Arial" w:cs="David"/>
        </w:rPr>
      </w:pPr>
      <w:ins w:id="39" w:author="Yael Gottlieb" w:date="2025-03-12T16:37:00Z" w16du:dateUtc="2025-03-12T14:37:00Z">
        <w:r>
          <w:rPr>
            <w:rFonts w:ascii="Arial" w:hAnsi="Arial" w:cs="David" w:hint="cs"/>
            <w:rtl/>
          </w:rPr>
          <w:t>טבלת בקרות תפעוליות</w:t>
        </w:r>
      </w:ins>
    </w:p>
    <w:p w14:paraId="329CDCB3" w14:textId="32A4E402" w:rsidR="005678EA" w:rsidDel="00A722CD" w:rsidRDefault="005678EA" w:rsidP="005678EA">
      <w:pPr>
        <w:numPr>
          <w:ilvl w:val="1"/>
          <w:numId w:val="47"/>
        </w:numPr>
        <w:spacing w:line="360" w:lineRule="auto"/>
        <w:rPr>
          <w:moveFrom w:id="40" w:author="Yael Gottlieb" w:date="2025-03-12T16:37:00Z" w16du:dateUtc="2025-03-12T14:37:00Z"/>
          <w:rFonts w:ascii="Arial" w:hAnsi="Arial" w:cs="David"/>
        </w:rPr>
      </w:pPr>
      <w:moveFromRangeStart w:id="41" w:author="Yael Gottlieb" w:date="2025-03-12T16:37:00Z" w:name="move192689877"/>
      <w:moveFrom w:id="42" w:author="Yael Gottlieb" w:date="2025-03-12T16:37:00Z" w16du:dateUtc="2025-03-12T14:37:00Z">
        <w:r w:rsidDel="00A722CD">
          <w:rPr>
            <w:rFonts w:ascii="Arial" w:hAnsi="Arial" w:cs="David" w:hint="cs"/>
            <w:rtl/>
          </w:rPr>
          <w:t>טופס סיור שטח-איכות סביבה 31.01</w:t>
        </w:r>
      </w:moveFrom>
    </w:p>
    <w:p w14:paraId="46CB8130" w14:textId="15C4FE96" w:rsidR="005678EA" w:rsidDel="00A722CD" w:rsidRDefault="005678EA" w:rsidP="005678EA">
      <w:pPr>
        <w:numPr>
          <w:ilvl w:val="1"/>
          <w:numId w:val="47"/>
        </w:numPr>
        <w:spacing w:line="360" w:lineRule="auto"/>
        <w:rPr>
          <w:moveFrom w:id="43" w:author="Yael Gottlieb" w:date="2025-03-12T16:37:00Z" w16du:dateUtc="2025-03-12T14:37:00Z"/>
          <w:rFonts w:ascii="Arial" w:hAnsi="Arial" w:cs="David"/>
        </w:rPr>
      </w:pPr>
      <w:moveFrom w:id="44" w:author="Yael Gottlieb" w:date="2025-03-12T16:37:00Z" w16du:dateUtc="2025-03-12T14:37:00Z">
        <w:r w:rsidDel="00A722CD">
          <w:rPr>
            <w:rFonts w:ascii="Arial" w:hAnsi="Arial" w:cs="David" w:hint="cs"/>
            <w:rtl/>
          </w:rPr>
          <w:t>טופס בקרה תפעולית בתחום בטיחות 31.02</w:t>
        </w:r>
      </w:moveFrom>
    </w:p>
    <w:moveFromRangeEnd w:id="41"/>
    <w:p w14:paraId="0827F731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0042C3BC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1C5BA7DD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03439558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52C4FA7A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69CA0C49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074647EE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2E422F28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3C17E620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7BE4363C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7D01891D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3EF61E56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02F6AC60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4C3F9E44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3FA763CF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13ACC329" w14:textId="77777777" w:rsidR="00DE08E6" w:rsidRDefault="00DE08E6" w:rsidP="00216EF0">
      <w:pPr>
        <w:spacing w:line="360" w:lineRule="auto"/>
        <w:rPr>
          <w:rFonts w:ascii="Arial" w:hAnsi="Arial" w:cs="David"/>
          <w:rtl/>
        </w:rPr>
      </w:pPr>
    </w:p>
    <w:p w14:paraId="65C7AFE5" w14:textId="77777777" w:rsidR="005678EA" w:rsidDel="002D0293" w:rsidRDefault="005678EA" w:rsidP="00216EF0">
      <w:pPr>
        <w:spacing w:line="360" w:lineRule="auto"/>
        <w:rPr>
          <w:del w:id="45" w:author="miri" w:date="2018-04-23T13:51:00Z"/>
          <w:rFonts w:ascii="Arial" w:hAnsi="Arial" w:cs="David"/>
          <w:rtl/>
        </w:rPr>
      </w:pPr>
    </w:p>
    <w:p w14:paraId="38B3C047" w14:textId="77777777" w:rsidR="005678EA" w:rsidDel="002D0293" w:rsidRDefault="005678EA" w:rsidP="00216EF0">
      <w:pPr>
        <w:spacing w:line="360" w:lineRule="auto"/>
        <w:rPr>
          <w:del w:id="46" w:author="miri" w:date="2018-04-23T13:51:00Z"/>
          <w:rFonts w:ascii="Arial" w:hAnsi="Arial" w:cs="David"/>
          <w:rtl/>
        </w:rPr>
      </w:pPr>
    </w:p>
    <w:p w14:paraId="62E446B2" w14:textId="77777777" w:rsidR="005678EA" w:rsidDel="002D0293" w:rsidRDefault="005678EA" w:rsidP="00216EF0">
      <w:pPr>
        <w:spacing w:line="360" w:lineRule="auto"/>
        <w:rPr>
          <w:del w:id="47" w:author="miri" w:date="2018-04-23T13:51:00Z"/>
          <w:rFonts w:ascii="Arial" w:hAnsi="Arial" w:cs="David"/>
          <w:rtl/>
        </w:rPr>
      </w:pPr>
    </w:p>
    <w:p w14:paraId="6A7911DF" w14:textId="77777777" w:rsidR="005678EA" w:rsidDel="002D0293" w:rsidRDefault="005678EA" w:rsidP="00216EF0">
      <w:pPr>
        <w:spacing w:line="360" w:lineRule="auto"/>
        <w:rPr>
          <w:del w:id="48" w:author="miri" w:date="2018-04-23T13:51:00Z"/>
          <w:rFonts w:ascii="Arial" w:hAnsi="Arial" w:cs="David"/>
          <w:rtl/>
        </w:rPr>
      </w:pPr>
    </w:p>
    <w:p w14:paraId="41AF97D7" w14:textId="77777777" w:rsidR="005678EA" w:rsidDel="002D0293" w:rsidRDefault="005678EA" w:rsidP="00216EF0">
      <w:pPr>
        <w:spacing w:line="360" w:lineRule="auto"/>
        <w:rPr>
          <w:del w:id="49" w:author="miri" w:date="2018-04-23T13:51:00Z"/>
          <w:rFonts w:ascii="Arial" w:hAnsi="Arial" w:cs="David"/>
          <w:rtl/>
        </w:rPr>
      </w:pPr>
    </w:p>
    <w:p w14:paraId="0860E84D" w14:textId="77777777" w:rsidR="005678EA" w:rsidDel="002D0293" w:rsidRDefault="005678EA" w:rsidP="00216EF0">
      <w:pPr>
        <w:spacing w:line="360" w:lineRule="auto"/>
        <w:rPr>
          <w:del w:id="50" w:author="miri" w:date="2018-04-23T13:51:00Z"/>
          <w:rFonts w:ascii="Arial" w:hAnsi="Arial" w:cs="David"/>
          <w:rtl/>
        </w:rPr>
      </w:pPr>
    </w:p>
    <w:p w14:paraId="08BC999C" w14:textId="77777777" w:rsidR="005678EA" w:rsidDel="002D0293" w:rsidRDefault="005678EA" w:rsidP="00216EF0">
      <w:pPr>
        <w:spacing w:line="360" w:lineRule="auto"/>
        <w:rPr>
          <w:del w:id="51" w:author="miri" w:date="2018-04-23T13:51:00Z"/>
          <w:rFonts w:ascii="Arial" w:hAnsi="Arial" w:cs="David"/>
          <w:rtl/>
        </w:rPr>
      </w:pPr>
    </w:p>
    <w:p w14:paraId="465D9BA9" w14:textId="77777777" w:rsidR="005678EA" w:rsidDel="002D0293" w:rsidRDefault="005678EA" w:rsidP="00216EF0">
      <w:pPr>
        <w:spacing w:line="360" w:lineRule="auto"/>
        <w:rPr>
          <w:del w:id="52" w:author="miri" w:date="2018-04-23T13:51:00Z"/>
          <w:rFonts w:ascii="Arial" w:hAnsi="Arial" w:cs="David"/>
          <w:rtl/>
        </w:rPr>
      </w:pPr>
    </w:p>
    <w:p w14:paraId="10297FC2" w14:textId="77777777" w:rsidR="005678EA" w:rsidDel="002D0293" w:rsidRDefault="005678EA" w:rsidP="00216EF0">
      <w:pPr>
        <w:spacing w:line="360" w:lineRule="auto"/>
        <w:rPr>
          <w:del w:id="53" w:author="miri" w:date="2018-04-23T13:51:00Z"/>
          <w:rFonts w:ascii="Arial" w:hAnsi="Arial" w:cs="David"/>
          <w:rtl/>
        </w:rPr>
      </w:pPr>
    </w:p>
    <w:p w14:paraId="2316F564" w14:textId="77777777" w:rsidR="00216EF0" w:rsidDel="002D0293" w:rsidRDefault="00216EF0" w:rsidP="00216EF0">
      <w:pPr>
        <w:spacing w:line="360" w:lineRule="auto"/>
        <w:rPr>
          <w:del w:id="54" w:author="miri" w:date="2018-04-23T13:51:00Z"/>
          <w:rFonts w:ascii="Arial" w:hAnsi="Arial" w:cs="David"/>
          <w:rtl/>
        </w:rPr>
      </w:pPr>
    </w:p>
    <w:p w14:paraId="42D0D4D8" w14:textId="77777777" w:rsidR="005678EA" w:rsidDel="002D0293" w:rsidRDefault="005678EA" w:rsidP="00216EF0">
      <w:pPr>
        <w:spacing w:line="360" w:lineRule="auto"/>
        <w:rPr>
          <w:del w:id="55" w:author="miri" w:date="2018-04-23T13:51:00Z"/>
          <w:rFonts w:ascii="Arial" w:hAnsi="Arial" w:cs="David"/>
          <w:rtl/>
        </w:rPr>
      </w:pPr>
    </w:p>
    <w:p w14:paraId="6082424D" w14:textId="77777777" w:rsidR="005678EA" w:rsidDel="002D0293" w:rsidRDefault="005678EA" w:rsidP="00216EF0">
      <w:pPr>
        <w:spacing w:line="360" w:lineRule="auto"/>
        <w:rPr>
          <w:del w:id="56" w:author="miri" w:date="2018-04-23T13:51:00Z"/>
          <w:rFonts w:ascii="Arial" w:hAnsi="Arial" w:cs="David"/>
          <w:rtl/>
        </w:rPr>
      </w:pPr>
    </w:p>
    <w:p w14:paraId="00366A07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p w14:paraId="428E5128" w14:textId="77777777" w:rsidR="005678EA" w:rsidRDefault="005678EA" w:rsidP="00216EF0">
      <w:pPr>
        <w:spacing w:line="360" w:lineRule="auto"/>
        <w:rPr>
          <w:rFonts w:ascii="Arial" w:hAnsi="Arial" w:cs="David"/>
          <w:rtl/>
        </w:rPr>
      </w:pPr>
    </w:p>
    <w:tbl>
      <w:tblPr>
        <w:tblStyle w:val="TableGrid"/>
        <w:bidiVisual/>
        <w:tblW w:w="0" w:type="auto"/>
        <w:tblInd w:w="360" w:type="dxa"/>
        <w:tblLayout w:type="fixed"/>
        <w:tblLook w:val="04A0" w:firstRow="1" w:lastRow="0" w:firstColumn="1" w:lastColumn="0" w:noHBand="0" w:noVBand="1"/>
        <w:tblPrChange w:id="57" w:author="Oxana" w:date="2023-06-12T12:28:00Z">
          <w:tblPr>
            <w:tblStyle w:val="TableGrid"/>
            <w:bidiVisual/>
            <w:tblW w:w="0" w:type="auto"/>
            <w:tblInd w:w="360" w:type="dxa"/>
            <w:tblLook w:val="04A0" w:firstRow="1" w:lastRow="0" w:firstColumn="1" w:lastColumn="0" w:noHBand="0" w:noVBand="1"/>
          </w:tblPr>
        </w:tblPrChange>
      </w:tblPr>
      <w:tblGrid>
        <w:gridCol w:w="2188"/>
        <w:gridCol w:w="1985"/>
        <w:gridCol w:w="3118"/>
        <w:gridCol w:w="2120"/>
        <w:tblGridChange w:id="58">
          <w:tblGrid>
            <w:gridCol w:w="1712"/>
            <w:gridCol w:w="476"/>
            <w:gridCol w:w="1195"/>
            <w:gridCol w:w="790"/>
            <w:gridCol w:w="3118"/>
            <w:gridCol w:w="427"/>
            <w:gridCol w:w="1693"/>
          </w:tblGrid>
        </w:tblGridChange>
      </w:tblGrid>
      <w:tr w:rsidR="005678EA" w14:paraId="31E37169" w14:textId="77777777" w:rsidTr="00F37A8D">
        <w:tc>
          <w:tcPr>
            <w:tcW w:w="2188" w:type="dxa"/>
            <w:tcPrChange w:id="59" w:author="Oxana" w:date="2023-06-12T12:28:00Z">
              <w:tcPr>
                <w:tcW w:w="2336" w:type="dxa"/>
              </w:tcPr>
            </w:tcPrChange>
          </w:tcPr>
          <w:p w14:paraId="68CC315D" w14:textId="77777777" w:rsidR="005678EA" w:rsidRDefault="005678EA" w:rsidP="0011286F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אושר ע"י: </w:t>
            </w:r>
            <w:del w:id="60" w:author="Oxana" w:date="2023-06-12T12:27:00Z">
              <w:r w:rsidDel="00F37A8D">
                <w:rPr>
                  <w:rFonts w:cs="David" w:hint="cs"/>
                  <w:rtl/>
                </w:rPr>
                <w:delText>אפרת סמו</w:delText>
              </w:r>
            </w:del>
            <w:ins w:id="61" w:author="Oxana" w:date="2023-06-12T12:27:00Z">
              <w:r w:rsidR="00F37A8D">
                <w:rPr>
                  <w:rFonts w:cs="David" w:hint="cs"/>
                  <w:rtl/>
                </w:rPr>
                <w:t xml:space="preserve">מורן </w:t>
              </w:r>
              <w:proofErr w:type="spellStart"/>
              <w:r w:rsidR="00F37A8D">
                <w:rPr>
                  <w:rFonts w:cs="David" w:hint="cs"/>
                  <w:rtl/>
                </w:rPr>
                <w:t>גניש</w:t>
              </w:r>
            </w:ins>
            <w:proofErr w:type="spellEnd"/>
          </w:p>
        </w:tc>
        <w:tc>
          <w:tcPr>
            <w:tcW w:w="1985" w:type="dxa"/>
            <w:tcPrChange w:id="62" w:author="Oxana" w:date="2023-06-12T12:28:00Z">
              <w:tcPr>
                <w:tcW w:w="2336" w:type="dxa"/>
                <w:gridSpan w:val="2"/>
              </w:tcPr>
            </w:tcPrChange>
          </w:tcPr>
          <w:p w14:paraId="7C8EB019" w14:textId="77777777" w:rsidR="005678EA" w:rsidRDefault="005678EA" w:rsidP="00F37A8D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תפקיד</w:t>
            </w:r>
            <w:del w:id="63" w:author="Oxana" w:date="2023-06-12T12:28:00Z">
              <w:r w:rsidDel="00F37A8D">
                <w:rPr>
                  <w:rFonts w:cs="David" w:hint="cs"/>
                  <w:rtl/>
                </w:rPr>
                <w:delText xml:space="preserve">: </w:delText>
              </w:r>
            </w:del>
            <w:ins w:id="64" w:author="Oxana" w:date="2023-06-12T12:28:00Z">
              <w:r w:rsidR="00F37A8D">
                <w:rPr>
                  <w:rFonts w:cs="David" w:hint="cs"/>
                  <w:rtl/>
                </w:rPr>
                <w:t xml:space="preserve">: </w:t>
              </w:r>
            </w:ins>
            <w:r>
              <w:rPr>
                <w:rFonts w:cs="David" w:hint="cs"/>
                <w:rtl/>
              </w:rPr>
              <w:t>מנהלת איכות</w:t>
            </w:r>
          </w:p>
        </w:tc>
        <w:tc>
          <w:tcPr>
            <w:tcW w:w="3118" w:type="dxa"/>
            <w:tcPrChange w:id="65" w:author="Oxana" w:date="2023-06-12T12:28:00Z">
              <w:tcPr>
                <w:tcW w:w="2337" w:type="dxa"/>
                <w:gridSpan w:val="3"/>
              </w:tcPr>
            </w:tcPrChange>
          </w:tcPr>
          <w:p w14:paraId="09069DD4" w14:textId="77777777" w:rsidR="005678EA" w:rsidRDefault="005678EA" w:rsidP="001418F1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 xml:space="preserve">תאריך: </w:t>
            </w:r>
            <w:del w:id="66" w:author="Oxana" w:date="2015-03-25T11:16:00Z">
              <w:r w:rsidR="00216EF0" w:rsidDel="00A17D61">
                <w:rPr>
                  <w:rFonts w:cs="David" w:hint="cs"/>
                  <w:rtl/>
                </w:rPr>
                <w:delText>2</w:delText>
              </w:r>
              <w:r w:rsidDel="00A17D61">
                <w:rPr>
                  <w:rFonts w:cs="David" w:hint="cs"/>
                  <w:rtl/>
                </w:rPr>
                <w:delText>3/11/</w:delText>
              </w:r>
            </w:del>
            <w:del w:id="67" w:author="Omer" w:date="2018-01-14T12:33:00Z">
              <w:r w:rsidDel="001418F1">
                <w:rPr>
                  <w:rFonts w:cs="David" w:hint="cs"/>
                  <w:rtl/>
                </w:rPr>
                <w:delText>2014</w:delText>
              </w:r>
            </w:del>
            <w:ins w:id="68" w:author="Oxana" w:date="2015-03-25T11:16:00Z">
              <w:del w:id="69" w:author="Omer" w:date="2018-01-14T12:33:00Z">
                <w:r w:rsidR="00A17D61" w:rsidDel="001418F1">
                  <w:rPr>
                    <w:rFonts w:cs="David" w:hint="cs"/>
                    <w:rtl/>
                  </w:rPr>
                  <w:delText>25/03/15</w:delText>
                </w:r>
              </w:del>
            </w:ins>
            <w:ins w:id="70" w:author="miri" w:date="2018-04-24T07:25:00Z">
              <w:del w:id="71" w:author="Oxana" w:date="2023-06-12T12:27:00Z">
                <w:r w:rsidR="00BE780A" w:rsidDel="00F37A8D">
                  <w:rPr>
                    <w:rFonts w:cs="David" w:hint="cs"/>
                    <w:rtl/>
                  </w:rPr>
                  <w:delText>22.4.2018</w:delText>
                </w:r>
              </w:del>
            </w:ins>
            <w:ins w:id="72" w:author="Oxana" w:date="2023-06-12T12:27:00Z">
              <w:r w:rsidR="00F37A8D">
                <w:rPr>
                  <w:rFonts w:cs="David" w:hint="cs"/>
                  <w:rtl/>
                </w:rPr>
                <w:t>12/06/23</w:t>
              </w:r>
            </w:ins>
            <w:ins w:id="73" w:author="Omer" w:date="2018-01-14T12:33:00Z">
              <w:del w:id="74" w:author="miri" w:date="2018-04-24T07:25:00Z">
                <w:r w:rsidR="001418F1" w:rsidDel="00BE780A">
                  <w:rPr>
                    <w:rFonts w:cs="David" w:hint="cs"/>
                    <w:rtl/>
                  </w:rPr>
                  <w:delText>10.1.18</w:delText>
                </w:r>
              </w:del>
            </w:ins>
          </w:p>
        </w:tc>
        <w:tc>
          <w:tcPr>
            <w:tcW w:w="2120" w:type="dxa"/>
            <w:tcPrChange w:id="75" w:author="Oxana" w:date="2023-06-12T12:28:00Z">
              <w:tcPr>
                <w:tcW w:w="2337" w:type="dxa"/>
              </w:tcPr>
            </w:tcPrChange>
          </w:tcPr>
          <w:p w14:paraId="5DE19379" w14:textId="77777777" w:rsidR="005678EA" w:rsidRDefault="005678EA" w:rsidP="0011286F">
            <w:pPr>
              <w:spacing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חתימה:</w:t>
            </w:r>
          </w:p>
        </w:tc>
      </w:tr>
    </w:tbl>
    <w:p w14:paraId="7D82848F" w14:textId="77777777" w:rsidR="001418F1" w:rsidRDefault="001418F1" w:rsidP="00216EF0">
      <w:pPr>
        <w:spacing w:line="360" w:lineRule="auto"/>
        <w:rPr>
          <w:ins w:id="76" w:author="Omer" w:date="2018-01-14T12:33:00Z"/>
          <w:rFonts w:ascii="Arial" w:hAnsi="Arial" w:cs="David"/>
        </w:rPr>
      </w:pPr>
    </w:p>
    <w:p w14:paraId="132463BA" w14:textId="77777777" w:rsidR="001418F1" w:rsidRPr="001418F1" w:rsidRDefault="001418F1">
      <w:pPr>
        <w:rPr>
          <w:ins w:id="77" w:author="Omer" w:date="2018-01-14T12:33:00Z"/>
          <w:rFonts w:ascii="Arial" w:hAnsi="Arial" w:cs="David"/>
        </w:rPr>
        <w:pPrChange w:id="78" w:author="Omer" w:date="2018-01-14T12:33:00Z">
          <w:pPr>
            <w:spacing w:line="360" w:lineRule="auto"/>
          </w:pPr>
        </w:pPrChange>
      </w:pPr>
    </w:p>
    <w:p w14:paraId="7612A11F" w14:textId="77777777" w:rsidR="001418F1" w:rsidRPr="001418F1" w:rsidRDefault="001418F1">
      <w:pPr>
        <w:rPr>
          <w:ins w:id="79" w:author="Omer" w:date="2018-01-14T12:33:00Z"/>
          <w:rFonts w:ascii="Arial" w:hAnsi="Arial" w:cs="David"/>
        </w:rPr>
        <w:pPrChange w:id="80" w:author="Omer" w:date="2018-01-14T12:33:00Z">
          <w:pPr>
            <w:spacing w:line="360" w:lineRule="auto"/>
          </w:pPr>
        </w:pPrChange>
      </w:pPr>
    </w:p>
    <w:p w14:paraId="43BC1833" w14:textId="77777777" w:rsidR="001418F1" w:rsidRPr="001418F1" w:rsidRDefault="001418F1">
      <w:pPr>
        <w:rPr>
          <w:ins w:id="81" w:author="Omer" w:date="2018-01-14T12:33:00Z"/>
          <w:rFonts w:ascii="Arial" w:hAnsi="Arial" w:cs="David"/>
        </w:rPr>
        <w:pPrChange w:id="82" w:author="Omer" w:date="2018-01-14T12:33:00Z">
          <w:pPr>
            <w:spacing w:line="360" w:lineRule="auto"/>
          </w:pPr>
        </w:pPrChange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83" w:author="Yael Gottlieb" w:date="2025-03-12T17:03:00Z" w16du:dateUtc="2025-03-12T15:03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2212"/>
        <w:gridCol w:w="1823"/>
        <w:gridCol w:w="2773"/>
        <w:gridCol w:w="2394"/>
        <w:gridCol w:w="569"/>
        <w:tblGridChange w:id="84">
          <w:tblGrid>
            <w:gridCol w:w="2143"/>
            <w:gridCol w:w="69"/>
            <w:gridCol w:w="20"/>
            <w:gridCol w:w="1677"/>
            <w:gridCol w:w="126"/>
            <w:gridCol w:w="2773"/>
            <w:gridCol w:w="99"/>
            <w:gridCol w:w="2295"/>
            <w:gridCol w:w="569"/>
          </w:tblGrid>
        </w:tblGridChange>
      </w:tblGrid>
      <w:tr w:rsidR="008674A2" w:rsidRPr="00A722CD" w14:paraId="508CF530" w14:textId="77777777" w:rsidTr="00247033">
        <w:trPr>
          <w:trHeight w:val="20"/>
          <w:tblHeader/>
          <w:jc w:val="right"/>
          <w:trPrChange w:id="85" w:author="Yael Gottlieb" w:date="2025-03-12T17:03:00Z" w16du:dateUtc="2025-03-12T15:03:00Z">
            <w:trPr>
              <w:trHeight w:val="20"/>
              <w:tblHeader/>
              <w:jc w:val="center"/>
            </w:trPr>
          </w:trPrChange>
        </w:trPr>
        <w:tc>
          <w:tcPr>
            <w:tcW w:w="0" w:type="auto"/>
            <w:tcBorders>
              <w:bottom w:val="single" w:sz="4" w:space="0" w:color="auto"/>
            </w:tcBorders>
            <w:tcPrChange w:id="86" w:author="Yael Gottlieb" w:date="2025-03-12T17:03:00Z" w16du:dateUtc="2025-03-12T15:03:00Z">
              <w:tcPr>
                <w:tcW w:w="0" w:type="auto"/>
                <w:tcBorders>
                  <w:bottom w:val="single" w:sz="4" w:space="0" w:color="auto"/>
                </w:tcBorders>
              </w:tcPr>
            </w:tcPrChange>
          </w:tcPr>
          <w:p w14:paraId="10D295C3" w14:textId="77777777" w:rsidR="00A722CD" w:rsidRPr="00A722CD" w:rsidRDefault="00A722CD">
            <w:pPr>
              <w:spacing w:line="360" w:lineRule="auto"/>
              <w:rPr>
                <w:rFonts w:ascii="David" w:hAnsi="David" w:cs="David"/>
                <w:b/>
                <w:bCs/>
                <w:caps/>
                <w:lang w:eastAsia="he-IL"/>
                <w:rPrChange w:id="87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lang w:eastAsia="he-IL"/>
                  </w:rPr>
                </w:rPrChange>
              </w:rPr>
              <w:pPrChange w:id="8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r w:rsidRPr="00A722CD">
              <w:rPr>
                <w:rFonts w:ascii="David" w:hAnsi="David" w:cs="David"/>
                <w:b/>
                <w:bCs/>
                <w:caps/>
                <w:sz w:val="22"/>
                <w:rtl/>
                <w:lang w:eastAsia="he-IL"/>
                <w:rPrChange w:id="89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sz w:val="22"/>
                    <w:rtl/>
                    <w:lang w:eastAsia="he-IL"/>
                  </w:rPr>
                </w:rPrChange>
              </w:rPr>
              <w:t>אחריות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PrChange w:id="90" w:author="Yael Gottlieb" w:date="2025-03-12T17:03:00Z" w16du:dateUtc="2025-03-12T15:03:00Z">
              <w:tcPr>
                <w:tcW w:w="0" w:type="auto"/>
                <w:gridSpan w:val="3"/>
                <w:tcBorders>
                  <w:bottom w:val="single" w:sz="4" w:space="0" w:color="auto"/>
                </w:tcBorders>
              </w:tcPr>
            </w:tcPrChange>
          </w:tcPr>
          <w:p w14:paraId="79C805AB" w14:textId="77777777" w:rsidR="00A722CD" w:rsidRPr="00A722CD" w:rsidRDefault="00A722CD">
            <w:pPr>
              <w:spacing w:line="360" w:lineRule="auto"/>
              <w:rPr>
                <w:rFonts w:ascii="David" w:hAnsi="David" w:cs="David"/>
                <w:b/>
                <w:bCs/>
                <w:caps/>
                <w:rtl/>
                <w:lang w:eastAsia="he-IL"/>
                <w:rPrChange w:id="91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rtl/>
                    <w:lang w:eastAsia="he-IL"/>
                  </w:rPr>
                </w:rPrChange>
              </w:rPr>
              <w:pPrChange w:id="9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r w:rsidRPr="00A722CD">
              <w:rPr>
                <w:rFonts w:ascii="David" w:hAnsi="David" w:cs="David"/>
                <w:b/>
                <w:bCs/>
                <w:caps/>
                <w:sz w:val="22"/>
                <w:rtl/>
                <w:lang w:eastAsia="he-IL"/>
                <w:rPrChange w:id="93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sz w:val="22"/>
                    <w:rtl/>
                    <w:lang w:eastAsia="he-IL"/>
                  </w:rPr>
                </w:rPrChange>
              </w:rPr>
              <w:t>תדירות</w:t>
            </w:r>
          </w:p>
        </w:tc>
        <w:tc>
          <w:tcPr>
            <w:tcW w:w="2773" w:type="dxa"/>
            <w:tcBorders>
              <w:bottom w:val="single" w:sz="4" w:space="0" w:color="auto"/>
            </w:tcBorders>
            <w:tcPrChange w:id="94" w:author="Yael Gottlieb" w:date="2025-03-12T17:03:00Z" w16du:dateUtc="2025-03-12T15:03:00Z">
              <w:tcPr>
                <w:tcW w:w="0" w:type="auto"/>
                <w:gridSpan w:val="3"/>
                <w:tcBorders>
                  <w:bottom w:val="single" w:sz="4" w:space="0" w:color="auto"/>
                </w:tcBorders>
              </w:tcPr>
            </w:tcPrChange>
          </w:tcPr>
          <w:p w14:paraId="098E7B4B" w14:textId="77777777" w:rsidR="00A722CD" w:rsidRPr="00A722CD" w:rsidRDefault="00A722CD">
            <w:pPr>
              <w:spacing w:line="360" w:lineRule="auto"/>
              <w:rPr>
                <w:rFonts w:ascii="David" w:hAnsi="David" w:cs="David"/>
                <w:b/>
                <w:bCs/>
                <w:caps/>
                <w:lang w:eastAsia="he-IL"/>
                <w:rPrChange w:id="95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lang w:eastAsia="he-IL"/>
                  </w:rPr>
                </w:rPrChange>
              </w:rPr>
              <w:pPrChange w:id="96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r w:rsidRPr="00A722CD">
              <w:rPr>
                <w:rFonts w:ascii="David" w:hAnsi="David" w:cs="David"/>
                <w:b/>
                <w:bCs/>
                <w:caps/>
                <w:sz w:val="22"/>
                <w:rtl/>
                <w:lang w:eastAsia="he-IL"/>
                <w:rPrChange w:id="97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sz w:val="22"/>
                    <w:rtl/>
                    <w:lang w:eastAsia="he-IL"/>
                  </w:rPr>
                </w:rPrChange>
              </w:rPr>
              <w:t>תיאור</w:t>
            </w:r>
          </w:p>
        </w:tc>
        <w:tc>
          <w:tcPr>
            <w:tcW w:w="2394" w:type="dxa"/>
            <w:tcBorders>
              <w:bottom w:val="single" w:sz="4" w:space="0" w:color="auto"/>
            </w:tcBorders>
            <w:tcPrChange w:id="98" w:author="Yael Gottlieb" w:date="2025-03-12T17:03:00Z" w16du:dateUtc="2025-03-12T15:03:00Z">
              <w:tcPr>
                <w:tcW w:w="0" w:type="auto"/>
                <w:tcBorders>
                  <w:bottom w:val="single" w:sz="4" w:space="0" w:color="auto"/>
                </w:tcBorders>
              </w:tcPr>
            </w:tcPrChange>
          </w:tcPr>
          <w:p w14:paraId="3A1C9DA0" w14:textId="77777777" w:rsidR="00A722CD" w:rsidRPr="00A722CD" w:rsidRDefault="00A722CD">
            <w:pPr>
              <w:spacing w:line="360" w:lineRule="auto"/>
              <w:rPr>
                <w:rFonts w:ascii="David" w:hAnsi="David" w:cs="David"/>
                <w:b/>
                <w:bCs/>
                <w:caps/>
                <w:lang w:eastAsia="he-IL"/>
                <w:rPrChange w:id="99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lang w:eastAsia="he-IL"/>
                  </w:rPr>
                </w:rPrChange>
              </w:rPr>
              <w:pPrChange w:id="100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r w:rsidRPr="00A722CD">
              <w:rPr>
                <w:rFonts w:ascii="David" w:hAnsi="David" w:cs="David"/>
                <w:b/>
                <w:bCs/>
                <w:caps/>
                <w:sz w:val="22"/>
                <w:rtl/>
                <w:lang w:eastAsia="he-IL"/>
                <w:rPrChange w:id="101" w:author="Yael Gottlieb" w:date="2025-03-12T16:39:00Z" w16du:dateUtc="2025-03-12T14:39:00Z">
                  <w:rPr>
                    <w:rFonts w:ascii="Arial" w:hAnsi="Arial"/>
                    <w:b/>
                    <w:bCs/>
                    <w:caps/>
                    <w:sz w:val="22"/>
                    <w:rtl/>
                    <w:lang w:eastAsia="he-IL"/>
                  </w:rPr>
                </w:rPrChange>
              </w:rPr>
              <w:t>שם הפעול</w:t>
            </w:r>
            <w:r w:rsidRPr="00A722CD">
              <w:rPr>
                <w:rFonts w:ascii="David" w:hAnsi="David" w:cs="David" w:hint="eastAsia"/>
                <w:b/>
                <w:bCs/>
                <w:caps/>
                <w:sz w:val="22"/>
                <w:rtl/>
                <w:lang w:eastAsia="he-IL"/>
                <w:rPrChange w:id="102" w:author="Yael Gottlieb" w:date="2025-03-12T16:39:00Z" w16du:dateUtc="2025-03-12T14:39:00Z">
                  <w:rPr>
                    <w:rFonts w:ascii="Arial" w:hAnsi="Arial" w:hint="eastAsia"/>
                    <w:b/>
                    <w:bCs/>
                    <w:caps/>
                    <w:sz w:val="22"/>
                    <w:rtl/>
                    <w:lang w:eastAsia="he-IL"/>
                  </w:rPr>
                </w:rPrChange>
              </w:rPr>
              <w:t>ה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PrChange w:id="103" w:author="Yael Gottlieb" w:date="2025-03-12T17:03:00Z" w16du:dateUtc="2025-03-12T15:03:00Z">
              <w:tcPr>
                <w:tcW w:w="0" w:type="auto"/>
                <w:tcBorders>
                  <w:bottom w:val="single" w:sz="4" w:space="0" w:color="auto"/>
                </w:tcBorders>
              </w:tcPr>
            </w:tcPrChange>
          </w:tcPr>
          <w:p w14:paraId="76D7D17F" w14:textId="77777777" w:rsidR="00A722CD" w:rsidRPr="00A722CD" w:rsidRDefault="00A722CD">
            <w:pPr>
              <w:keepNext/>
              <w:spacing w:line="360" w:lineRule="auto"/>
              <w:outlineLvl w:val="4"/>
              <w:rPr>
                <w:rFonts w:ascii="David" w:hAnsi="David" w:cs="David"/>
                <w:b/>
                <w:bCs/>
                <w:rPrChange w:id="104" w:author="Yael Gottlieb" w:date="2025-03-12T16:39:00Z" w16du:dateUtc="2025-03-12T14:39:00Z">
                  <w:rPr>
                    <w:rFonts w:ascii="Arial" w:hAnsi="Arial"/>
                    <w:b/>
                    <w:bCs/>
                  </w:rPr>
                </w:rPrChange>
              </w:rPr>
              <w:pPrChange w:id="105" w:author="Yael Gottlieb" w:date="2025-03-12T17:01:00Z" w16du:dateUtc="2025-03-12T15:01:00Z">
                <w:pPr>
                  <w:keepNext/>
                  <w:spacing w:line="360" w:lineRule="auto"/>
                  <w:jc w:val="center"/>
                  <w:outlineLvl w:val="4"/>
                </w:pPr>
              </w:pPrChange>
            </w:pPr>
            <w:r w:rsidRPr="00A722CD">
              <w:rPr>
                <w:rFonts w:ascii="David" w:hAnsi="David" w:cs="David"/>
                <w:b/>
                <w:bCs/>
                <w:sz w:val="22"/>
                <w:rtl/>
                <w:rPrChange w:id="106" w:author="Yael Gottlieb" w:date="2025-03-12T16:39:00Z" w16du:dateUtc="2025-03-12T14:39:00Z">
                  <w:rPr>
                    <w:rFonts w:ascii="Arial" w:hAnsi="Arial"/>
                    <w:b/>
                    <w:bCs/>
                    <w:sz w:val="22"/>
                    <w:rtl/>
                  </w:rPr>
                </w:rPrChange>
              </w:rPr>
              <w:t>מס'</w:t>
            </w:r>
          </w:p>
        </w:tc>
      </w:tr>
      <w:tr w:rsidR="008674A2" w:rsidRPr="00A722CD" w14:paraId="74408AF4" w14:textId="77777777" w:rsidTr="00247033">
        <w:tblPrEx>
          <w:tblPrExChange w:id="107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108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09" w:author="Yael Gottlieb" w:date="2025-03-12T17:03:00Z" w16du:dateUtc="2025-03-12T15:03:00Z">
              <w:tcPr>
                <w:tcW w:w="0" w:type="auto"/>
                <w:gridSpan w:val="3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0401527" w14:textId="446EA219" w:rsidR="00A722CD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111" w:author="Yael Gottlieb" w:date="2025-03-12T16:44:00Z" w16du:dateUtc="2025-03-12T14:44:00Z">
              <w:r>
                <w:rPr>
                  <w:rFonts w:ascii="David" w:hAnsi="David" w:cs="David" w:hint="cs"/>
                  <w:rtl/>
                  <w:lang w:eastAsia="he-IL"/>
                </w:rPr>
                <w:t>מחלקת אחזקה</w:t>
              </w:r>
            </w:ins>
          </w:p>
          <w:p w14:paraId="65785ACC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55403806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1BB217F2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1A4D699F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26D9AFE9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6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083E4B80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  <w:p w14:paraId="58E31669" w14:textId="06AB3E84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18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19" w:author="Yael Gottlieb" w:date="2025-03-12T17:03:00Z" w16du:dateUtc="2025-03-12T15:03:00Z">
              <w:tcPr>
                <w:tcW w:w="0" w:type="auto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ADF9ABB" w14:textId="4E7108A2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2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r w:rsidRPr="00A722CD">
              <w:rPr>
                <w:rFonts w:ascii="David" w:hAnsi="David" w:cs="David"/>
                <w:sz w:val="22"/>
                <w:rtl/>
                <w:lang w:eastAsia="he-IL"/>
                <w:rPrChange w:id="121" w:author="Yael Gottlieb" w:date="2025-03-12T16:39:00Z" w16du:dateUtc="2025-03-12T14:39:00Z">
                  <w:rPr>
                    <w:rFonts w:ascii="Arial" w:hAnsi="Arial"/>
                    <w:sz w:val="22"/>
                    <w:rtl/>
                    <w:lang w:eastAsia="he-IL"/>
                  </w:rPr>
                </w:rPrChange>
              </w:rPr>
              <w:t>כל שישה חדשים</w:t>
            </w:r>
          </w:p>
        </w:tc>
        <w:tc>
          <w:tcPr>
            <w:tcW w:w="2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2" w:author="Yael Gottlieb" w:date="2025-03-12T17:03:00Z" w16du:dateUtc="2025-03-12T15:03:00Z"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196603E5" w14:textId="14D012E4" w:rsidR="00A722CD" w:rsidRPr="00A722CD" w:rsidRDefault="00A722CD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2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24" w:author="Yael Gottlieb" w:date="2025-03-12T17:01:00Z" w16du:dateUtc="2025-03-12T15:01:00Z">
                <w:pPr>
                  <w:spacing w:line="360" w:lineRule="auto"/>
                  <w:ind w:left="759" w:hanging="759"/>
                </w:pPr>
              </w:pPrChange>
            </w:pPr>
            <w:ins w:id="125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אביזרי הרמה</w:t>
              </w:r>
            </w:ins>
          </w:p>
        </w:tc>
        <w:tc>
          <w:tcPr>
            <w:tcW w:w="23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26" w:author="Yael Gottlieb" w:date="2025-03-12T17:03:00Z" w16du:dateUtc="2025-03-12T15:03:00Z">
              <w:tcPr>
                <w:tcW w:w="0" w:type="auto"/>
                <w:gridSpan w:val="2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9B031C5" w14:textId="04A25B6F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lang w:eastAsia="he-IL"/>
                <w:rPrChange w:id="127" w:author="Yael Gottlieb" w:date="2025-03-12T16:39:00Z" w16du:dateUtc="2025-03-12T14:39:00Z">
                  <w:rPr>
                    <w:rFonts w:ascii="Arial" w:hAnsi="Arial"/>
                    <w:lang w:eastAsia="he-IL"/>
                  </w:rPr>
                </w:rPrChange>
              </w:rPr>
            </w:pPr>
            <w:ins w:id="128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ביצוע בדיקות ומעקב לציוד על פי החוק</w:t>
              </w:r>
            </w:ins>
            <w:del w:id="129" w:author="Yael Gottlieb" w:date="2025-03-12T16:41:00Z" w16du:dateUtc="2025-03-12T14:41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130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ביצוע בדיקות ומעקב לציוד על פי החוק</w:delText>
              </w:r>
            </w:del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PrChange w:id="131" w:author="Yael Gottlieb" w:date="2025-03-12T17:03:00Z" w16du:dateUtc="2025-03-12T15:03:00Z">
              <w:tcPr>
                <w:tcW w:w="0" w:type="auto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</w:tcPrChange>
          </w:tcPr>
          <w:p w14:paraId="77723AA4" w14:textId="196280E5" w:rsidR="00A722CD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3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33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134" w:author="Yael Gottlieb" w:date="2025-03-12T16:48:00Z" w16du:dateUtc="2025-03-12T14:4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</w:t>
              </w:r>
            </w:ins>
            <w:del w:id="135" w:author="Yael Gottlieb" w:date="2025-03-12T16:41:00Z" w16du:dateUtc="2025-03-12T14:41:00Z">
              <w:r w:rsidR="00A722CD"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136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2</w:delText>
              </w:r>
            </w:del>
          </w:p>
        </w:tc>
      </w:tr>
      <w:tr w:rsidR="008674A2" w:rsidRPr="00A722CD" w14:paraId="149686C6" w14:textId="77777777" w:rsidTr="00247033">
        <w:tblPrEx>
          <w:tblPrExChange w:id="137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138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Borders>
              <w:top w:val="single" w:sz="4" w:space="0" w:color="auto"/>
            </w:tcBorders>
            <w:tcPrChange w:id="139" w:author="Yael Gottlieb" w:date="2025-03-12T17:03:00Z" w16du:dateUtc="2025-03-12T15:03:00Z">
              <w:tcPr>
                <w:tcW w:w="0" w:type="auto"/>
                <w:gridSpan w:val="3"/>
                <w:vMerge/>
                <w:tcBorders>
                  <w:top w:val="single" w:sz="4" w:space="0" w:color="auto"/>
                </w:tcBorders>
              </w:tcPr>
            </w:tcPrChange>
          </w:tcPr>
          <w:p w14:paraId="38BE29FE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4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tcPrChange w:id="141" w:author="Yael Gottlieb" w:date="2025-03-12T17:03:00Z" w16du:dateUtc="2025-03-12T15:03:00Z">
              <w:tcPr>
                <w:tcW w:w="0" w:type="auto"/>
                <w:gridSpan w:val="2"/>
                <w:tcBorders>
                  <w:top w:val="single" w:sz="4" w:space="0" w:color="auto"/>
                </w:tcBorders>
              </w:tcPr>
            </w:tcPrChange>
          </w:tcPr>
          <w:p w14:paraId="725DD9C0" w14:textId="19C9A19F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4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143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14 חודשים</w:t>
              </w:r>
            </w:ins>
          </w:p>
        </w:tc>
        <w:tc>
          <w:tcPr>
            <w:tcW w:w="2773" w:type="dxa"/>
            <w:tcBorders>
              <w:top w:val="single" w:sz="4" w:space="0" w:color="auto"/>
            </w:tcBorders>
            <w:tcPrChange w:id="144" w:author="Yael Gottlieb" w:date="2025-03-12T17:03:00Z" w16du:dateUtc="2025-03-12T15:03:00Z">
              <w:tcPr>
                <w:tcW w:w="0" w:type="auto"/>
                <w:tcBorders>
                  <w:top w:val="single" w:sz="4" w:space="0" w:color="auto"/>
                </w:tcBorders>
              </w:tcPr>
            </w:tcPrChange>
          </w:tcPr>
          <w:p w14:paraId="15778AD8" w14:textId="0D715F17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14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46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147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מכונות הרמה</w:t>
              </w:r>
            </w:ins>
            <w:del w:id="148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149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אביזרי הרמה</w:delText>
              </w:r>
            </w:del>
          </w:p>
        </w:tc>
        <w:tc>
          <w:tcPr>
            <w:tcW w:w="2394" w:type="dxa"/>
            <w:vMerge/>
            <w:tcBorders>
              <w:top w:val="single" w:sz="4" w:space="0" w:color="auto"/>
            </w:tcBorders>
            <w:tcPrChange w:id="150" w:author="Yael Gottlieb" w:date="2025-03-12T17:03:00Z" w16du:dateUtc="2025-03-12T15:03:00Z">
              <w:tcPr>
                <w:tcW w:w="0" w:type="auto"/>
                <w:gridSpan w:val="2"/>
                <w:vMerge/>
                <w:tcBorders>
                  <w:top w:val="single" w:sz="4" w:space="0" w:color="auto"/>
                </w:tcBorders>
              </w:tcPr>
            </w:tcPrChange>
          </w:tcPr>
          <w:p w14:paraId="2616501F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51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</w:tcBorders>
            <w:tcPrChange w:id="152" w:author="Yael Gottlieb" w:date="2025-03-12T17:03:00Z" w16du:dateUtc="2025-03-12T15:03:00Z">
              <w:tcPr>
                <w:tcW w:w="0" w:type="auto"/>
                <w:vMerge/>
                <w:tcBorders>
                  <w:top w:val="single" w:sz="4" w:space="0" w:color="auto"/>
                </w:tcBorders>
              </w:tcPr>
            </w:tcPrChange>
          </w:tcPr>
          <w:p w14:paraId="410C6BF6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5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54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3A288BF7" w14:textId="77777777" w:rsidTr="00247033">
        <w:trPr>
          <w:trHeight w:val="20"/>
          <w:jc w:val="right"/>
          <w:trPrChange w:id="155" w:author="Yael Gottlieb" w:date="2025-03-12T17:03:00Z" w16du:dateUtc="2025-03-12T15:03:00Z">
            <w:trPr>
              <w:trHeight w:val="20"/>
              <w:jc w:val="center"/>
            </w:trPr>
          </w:trPrChange>
        </w:trPr>
        <w:tc>
          <w:tcPr>
            <w:tcW w:w="0" w:type="auto"/>
            <w:vMerge/>
            <w:tcPrChange w:id="156" w:author="Yael Gottlieb" w:date="2025-03-12T17:03:00Z" w16du:dateUtc="2025-03-12T15:03:00Z">
              <w:tcPr>
                <w:tcW w:w="0" w:type="auto"/>
                <w:vMerge/>
              </w:tcPr>
            </w:tcPrChange>
          </w:tcPr>
          <w:p w14:paraId="0AD76804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5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158" w:author="Yael Gottlieb" w:date="2025-03-12T17:03:00Z" w16du:dateUtc="2025-03-12T15:03:00Z">
              <w:tcPr>
                <w:tcW w:w="0" w:type="auto"/>
                <w:gridSpan w:val="3"/>
              </w:tcPr>
            </w:tcPrChange>
          </w:tcPr>
          <w:p w14:paraId="5BF6CEE1" w14:textId="5159B9EA" w:rsidR="00636BFB" w:rsidRDefault="00636BFB" w:rsidP="008674A2">
            <w:pPr>
              <w:spacing w:line="360" w:lineRule="auto"/>
              <w:rPr>
                <w:ins w:id="159" w:author="Yael Gottlieb" w:date="2025-03-12T16:44:00Z" w16du:dateUtc="2025-03-12T14:44:00Z"/>
                <w:rFonts w:ascii="David" w:hAnsi="David" w:cs="David"/>
                <w:sz w:val="22"/>
                <w:rtl/>
                <w:lang w:eastAsia="he-IL"/>
              </w:rPr>
            </w:pPr>
            <w:ins w:id="160" w:author="Yael Gottlieb" w:date="2025-03-12T16:43:00Z" w16du:dateUtc="2025-03-12T14:43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 xml:space="preserve">בודק מסמך </w:t>
              </w:r>
              <w:r>
                <w:rPr>
                  <w:rFonts w:ascii="David" w:hAnsi="David" w:cs="David"/>
                  <w:sz w:val="22"/>
                  <w:rtl/>
                  <w:lang w:eastAsia="he-IL"/>
                </w:rPr>
                <w:t>–</w:t>
              </w:r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 xml:space="preserve"> כל 14 </w:t>
              </w:r>
            </w:ins>
            <w:ins w:id="161" w:author="Yael Gottlieb" w:date="2025-03-12T16:44:00Z" w16du:dateUtc="2025-03-12T14:4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חודשים</w:t>
              </w:r>
            </w:ins>
          </w:p>
          <w:p w14:paraId="04BE08F2" w14:textId="4148BED0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6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163" w:author="Yael Gottlieb" w:date="2025-03-12T16:44:00Z" w16du:dateUtc="2025-03-12T14:4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 xml:space="preserve">ביטוח וטסט - </w:t>
              </w:r>
            </w:ins>
            <w:ins w:id="164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שנה</w:t>
              </w:r>
            </w:ins>
            <w:del w:id="165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166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 xml:space="preserve">כל 14 </w:delText>
              </w:r>
              <w:r w:rsidRPr="00A722CD" w:rsidDel="00636BFB">
                <w:rPr>
                  <w:rFonts w:ascii="David" w:hAnsi="David" w:cs="David" w:hint="eastAsia"/>
                  <w:sz w:val="22"/>
                  <w:rtl/>
                  <w:lang w:eastAsia="he-IL"/>
                  <w:rPrChange w:id="167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חודשים</w:delText>
              </w:r>
            </w:del>
          </w:p>
        </w:tc>
        <w:tc>
          <w:tcPr>
            <w:tcW w:w="2773" w:type="dxa"/>
            <w:tcPrChange w:id="168" w:author="Yael Gottlieb" w:date="2025-03-12T17:03:00Z" w16du:dateUtc="2025-03-12T15:03:00Z">
              <w:tcPr>
                <w:tcW w:w="0" w:type="auto"/>
                <w:gridSpan w:val="3"/>
              </w:tcPr>
            </w:tcPrChange>
          </w:tcPr>
          <w:p w14:paraId="0969D4D4" w14:textId="23912E5A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169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70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171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מלגזות</w:t>
              </w:r>
            </w:ins>
            <w:del w:id="172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173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מכונות הרמה</w:delText>
              </w:r>
            </w:del>
          </w:p>
        </w:tc>
        <w:tc>
          <w:tcPr>
            <w:tcW w:w="2394" w:type="dxa"/>
            <w:vMerge/>
            <w:tcPrChange w:id="174" w:author="Yael Gottlieb" w:date="2025-03-12T17:03:00Z" w16du:dateUtc="2025-03-12T15:03:00Z">
              <w:tcPr>
                <w:tcW w:w="0" w:type="auto"/>
                <w:vMerge/>
              </w:tcPr>
            </w:tcPrChange>
          </w:tcPr>
          <w:p w14:paraId="3C16833C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7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176" w:author="Yael Gottlieb" w:date="2025-03-12T17:03:00Z" w16du:dateUtc="2025-03-12T15:03:00Z">
              <w:tcPr>
                <w:tcW w:w="0" w:type="auto"/>
                <w:vMerge/>
              </w:tcPr>
            </w:tcPrChange>
          </w:tcPr>
          <w:p w14:paraId="46B573CE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7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7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4033D0FD" w14:textId="77777777" w:rsidTr="00247033">
        <w:tblPrEx>
          <w:tblPrExChange w:id="179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180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181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2E125AC7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8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183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1131433C" w14:textId="20490A8A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8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185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שישה חודשים</w:t>
              </w:r>
            </w:ins>
            <w:del w:id="186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187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כל שנה</w:delText>
              </w:r>
            </w:del>
          </w:p>
        </w:tc>
        <w:tc>
          <w:tcPr>
            <w:tcW w:w="2773" w:type="dxa"/>
            <w:tcPrChange w:id="188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29ED1E74" w14:textId="13ABFDA0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189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90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191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סל להרמת בני אדם במלגזות.</w:t>
              </w:r>
            </w:ins>
            <w:del w:id="192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193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מלגזות</w:delText>
              </w:r>
            </w:del>
          </w:p>
        </w:tc>
        <w:tc>
          <w:tcPr>
            <w:tcW w:w="2394" w:type="dxa"/>
            <w:vMerge/>
            <w:tcPrChange w:id="194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08B610D3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9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196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4BB02978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19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19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54A50B5D" w14:textId="77777777" w:rsidTr="00247033">
        <w:tblPrEx>
          <w:tblPrExChange w:id="199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200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201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5BB1621D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0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203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3F0DE4CD" w14:textId="2FCC7424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0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205" w:author="Yael Gottlieb" w:date="2025-03-12T16:43:00Z" w16du:dateUtc="2025-03-12T14:43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14 חודשים</w:t>
              </w:r>
            </w:ins>
            <w:del w:id="206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207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כל שישה חודשים</w:delText>
              </w:r>
            </w:del>
          </w:p>
        </w:tc>
        <w:tc>
          <w:tcPr>
            <w:tcW w:w="2773" w:type="dxa"/>
            <w:tcPrChange w:id="208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130F6664" w14:textId="482DAF2D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209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10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192" w:right="33" w:hanging="192"/>
                </w:pPr>
              </w:pPrChange>
            </w:pPr>
            <w:ins w:id="211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במת הרמה </w:t>
              </w:r>
            </w:ins>
            <w:del w:id="212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213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סל להרמת בני אדם במלגזות.</w:delText>
              </w:r>
            </w:del>
          </w:p>
        </w:tc>
        <w:tc>
          <w:tcPr>
            <w:tcW w:w="2394" w:type="dxa"/>
            <w:vMerge/>
            <w:tcPrChange w:id="214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50D7BC9B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1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216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7F6B5B93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1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1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612C5AC1" w14:textId="77777777" w:rsidTr="00247033">
        <w:tblPrEx>
          <w:tblPrExChange w:id="219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220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221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74898FD7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2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223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5C60301A" w14:textId="2659C9DD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2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225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26 חודשים</w:t>
              </w:r>
            </w:ins>
            <w:del w:id="226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227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כל שישה חודשים</w:delText>
              </w:r>
            </w:del>
          </w:p>
        </w:tc>
        <w:tc>
          <w:tcPr>
            <w:tcW w:w="2773" w:type="dxa"/>
            <w:tcPrChange w:id="228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71223F2B" w14:textId="7A3E2790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229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30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231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קולטי אוויר וקיטור </w:t>
              </w:r>
            </w:ins>
            <w:del w:id="232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233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במת הרמה</w:delText>
              </w:r>
            </w:del>
          </w:p>
        </w:tc>
        <w:tc>
          <w:tcPr>
            <w:tcW w:w="2394" w:type="dxa"/>
            <w:vMerge/>
            <w:tcPrChange w:id="234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49DE39C6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3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236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6D5B4329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3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3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238DAAB9" w14:textId="77777777" w:rsidTr="00247033">
        <w:tblPrEx>
          <w:tblPrExChange w:id="239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240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241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5CA71FE6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4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243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127F99CB" w14:textId="5DA1E6CB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4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245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שישה חודשים</w:t>
              </w:r>
            </w:ins>
            <w:del w:id="246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247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 xml:space="preserve">כל 26 </w:delText>
              </w:r>
              <w:r w:rsidRPr="00A722CD" w:rsidDel="00636BFB">
                <w:rPr>
                  <w:rFonts w:ascii="David" w:hAnsi="David" w:cs="David" w:hint="eastAsia"/>
                  <w:sz w:val="22"/>
                  <w:rtl/>
                  <w:lang w:eastAsia="he-IL"/>
                  <w:rPrChange w:id="248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חודשים</w:delText>
              </w:r>
            </w:del>
          </w:p>
        </w:tc>
        <w:tc>
          <w:tcPr>
            <w:tcW w:w="2773" w:type="dxa"/>
            <w:tcPrChange w:id="249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443BAF0D" w14:textId="3D80AC2F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25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51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252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מעליות </w:t>
              </w:r>
            </w:ins>
            <w:del w:id="253" w:author="Yael Gottlieb" w:date="2025-03-12T16:42:00Z" w16du:dateUtc="2025-03-12T14:42:00Z"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254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קולטי אוויר וקיטור</w:delText>
              </w:r>
            </w:del>
          </w:p>
        </w:tc>
        <w:tc>
          <w:tcPr>
            <w:tcW w:w="2394" w:type="dxa"/>
            <w:vMerge/>
            <w:tcPrChange w:id="255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40B7694D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56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257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574F982C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58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59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353353CB" w14:textId="77777777" w:rsidTr="00247033">
        <w:tblPrEx>
          <w:tblPrExChange w:id="260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261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262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5529A13B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6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264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391B2728" w14:textId="271FECD6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65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266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כל 14 חודשים</w:t>
              </w:r>
            </w:ins>
            <w:del w:id="267" w:author="Yael Gottlieb" w:date="2025-03-12T16:42:00Z" w16du:dateUtc="2025-03-12T14:42:00Z"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268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כל שישה חודשים</w:delText>
              </w:r>
            </w:del>
          </w:p>
        </w:tc>
        <w:tc>
          <w:tcPr>
            <w:tcW w:w="2773" w:type="dxa"/>
            <w:tcPrChange w:id="269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61B9F163" w14:textId="34B9CBA5" w:rsidR="00636BFB" w:rsidRPr="00A722CD" w:rsidRDefault="006A419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27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71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57" w:right="360" w:hanging="357"/>
                </w:pPr>
              </w:pPrChange>
            </w:pPr>
            <w:ins w:id="272" w:author="Yael Gottlieb" w:date="2025-04-15T12:59:00Z" w16du:dateUtc="2025-04-15T09:59:00Z">
              <w:r w:rsidRPr="00337634">
                <w:rPr>
                  <w:rFonts w:ascii="David" w:hAnsi="David" w:cs="David" w:hint="cs"/>
                  <w:sz w:val="22"/>
                  <w:rtl/>
                  <w:lang w:eastAsia="he-IL"/>
                </w:rPr>
                <w:t>מכלי</w:t>
              </w:r>
            </w:ins>
            <w:ins w:id="273" w:author="Yael Gottlieb" w:date="2025-03-12T16:42:00Z" w16du:dateUtc="2025-03-12T14:42:00Z">
              <w:r w:rsidR="00636BFB"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 לחץ</w:t>
              </w:r>
            </w:ins>
            <w:del w:id="274" w:author="Yael Gottlieb" w:date="2025-03-12T16:42:00Z" w16du:dateUtc="2025-03-12T14:42:00Z">
              <w:r w:rsidR="00636BFB"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275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>מעליות</w:delText>
              </w:r>
            </w:del>
          </w:p>
        </w:tc>
        <w:tc>
          <w:tcPr>
            <w:tcW w:w="2394" w:type="dxa"/>
            <w:vMerge/>
            <w:tcPrChange w:id="276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356E4439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77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278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623C0FB4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79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80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2FB2B888" w14:textId="77777777" w:rsidTr="00247033">
        <w:tblPrEx>
          <w:tblPrExChange w:id="281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282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vMerge/>
            <w:tcPrChange w:id="283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7ABE1E68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84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tcPrChange w:id="285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6AA16773" w14:textId="0ECDA796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286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ins w:id="287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פעם בשנה</w:t>
              </w:r>
            </w:ins>
            <w:del w:id="288" w:author="Yael Gottlieb" w:date="2025-03-12T16:42:00Z" w16du:dateUtc="2025-03-12T14:42:00Z">
              <w:r w:rsidRPr="00A722CD" w:rsidDel="00636BFB">
                <w:rPr>
                  <w:rFonts w:ascii="David" w:hAnsi="David" w:cs="David" w:hint="eastAsia"/>
                  <w:sz w:val="22"/>
                  <w:rtl/>
                  <w:lang w:eastAsia="he-IL"/>
                  <w:rPrChange w:id="289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כל</w:delText>
              </w:r>
              <w:r w:rsidRPr="00A722CD" w:rsidDel="00636BFB">
                <w:rPr>
                  <w:rFonts w:ascii="David" w:hAnsi="David" w:cs="David"/>
                  <w:sz w:val="22"/>
                  <w:rtl/>
                  <w:lang w:eastAsia="he-IL"/>
                  <w:rPrChange w:id="290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 xml:space="preserve"> 14 </w:delText>
              </w:r>
              <w:r w:rsidRPr="00A722CD" w:rsidDel="00636BFB">
                <w:rPr>
                  <w:rFonts w:ascii="David" w:hAnsi="David" w:cs="David" w:hint="eastAsia"/>
                  <w:sz w:val="22"/>
                  <w:rtl/>
                  <w:lang w:eastAsia="he-IL"/>
                  <w:rPrChange w:id="291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חודשים</w:delText>
              </w:r>
            </w:del>
          </w:p>
        </w:tc>
        <w:tc>
          <w:tcPr>
            <w:tcW w:w="2773" w:type="dxa"/>
            <w:tcPrChange w:id="292" w:author="Yael Gottlieb" w:date="2025-03-12T17:03:00Z" w16du:dateUtc="2025-03-12T15:03:00Z">
              <w:tcPr>
                <w:tcW w:w="0" w:type="auto"/>
                <w:gridSpan w:val="3"/>
                <w:vAlign w:val="center"/>
              </w:tcPr>
            </w:tcPrChange>
          </w:tcPr>
          <w:p w14:paraId="4D0AA7BA" w14:textId="73782974" w:rsidR="00636BFB" w:rsidRPr="00A722CD" w:rsidRDefault="00636BFB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29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294" w:author="Yael Gottlieb" w:date="2025-03-12T17:01:00Z" w16du:dateUtc="2025-03-12T15:01:00Z">
                <w:pPr>
                  <w:numPr>
                    <w:numId w:val="53"/>
                  </w:numPr>
                  <w:tabs>
                    <w:tab w:val="num" w:pos="192"/>
                    <w:tab w:val="num" w:pos="360"/>
                  </w:tabs>
                  <w:spacing w:line="360" w:lineRule="auto"/>
                  <w:ind w:left="360" w:right="360" w:hanging="360"/>
                </w:pPr>
              </w:pPrChange>
            </w:pPr>
            <w:ins w:id="295" w:author="Yael Gottlieb" w:date="2025-03-12T16:42:00Z" w16du:dateUtc="2025-03-12T14:42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מז"חים</w:t>
              </w:r>
            </w:ins>
            <w:del w:id="296" w:author="Yael Gottlieb" w:date="2025-03-12T16:42:00Z" w16du:dateUtc="2025-03-12T14:42:00Z">
              <w:r w:rsidRPr="00A722CD" w:rsidDel="00A722CD">
                <w:rPr>
                  <w:rFonts w:ascii="David" w:hAnsi="David" w:cs="David" w:hint="eastAsia"/>
                  <w:sz w:val="22"/>
                  <w:rtl/>
                  <w:lang w:eastAsia="he-IL"/>
                  <w:rPrChange w:id="297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מיכלי</w:delText>
              </w:r>
              <w:r w:rsidRPr="00A722CD" w:rsidDel="00A722CD">
                <w:rPr>
                  <w:rFonts w:ascii="David" w:hAnsi="David" w:cs="David"/>
                  <w:sz w:val="22"/>
                  <w:rtl/>
                  <w:lang w:eastAsia="he-IL"/>
                  <w:rPrChange w:id="298" w:author="Yael Gottlieb" w:date="2025-03-12T16:39:00Z" w16du:dateUtc="2025-03-12T14:39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delText xml:space="preserve"> </w:delText>
              </w:r>
              <w:r w:rsidRPr="00A722CD" w:rsidDel="00A722CD">
                <w:rPr>
                  <w:rFonts w:ascii="David" w:hAnsi="David" w:cs="David" w:hint="eastAsia"/>
                  <w:sz w:val="22"/>
                  <w:rtl/>
                  <w:lang w:eastAsia="he-IL"/>
                  <w:rPrChange w:id="299" w:author="Yael Gottlieb" w:date="2025-03-12T16:39:00Z" w16du:dateUtc="2025-03-12T14:39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delText>לחץ</w:delText>
              </w:r>
            </w:del>
          </w:p>
        </w:tc>
        <w:tc>
          <w:tcPr>
            <w:tcW w:w="2394" w:type="dxa"/>
            <w:vMerge/>
            <w:tcPrChange w:id="300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2CD17B90" w14:textId="77777777" w:rsidR="00636BFB" w:rsidRPr="00A722CD" w:rsidRDefault="00636BFB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301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vMerge/>
            <w:tcPrChange w:id="302" w:author="Yael Gottlieb" w:date="2025-03-12T17:03:00Z" w16du:dateUtc="2025-03-12T15:03:00Z">
              <w:tcPr>
                <w:tcW w:w="0" w:type="auto"/>
                <w:vMerge/>
                <w:vAlign w:val="center"/>
              </w:tcPr>
            </w:tcPrChange>
          </w:tcPr>
          <w:p w14:paraId="7B7E19DA" w14:textId="77777777" w:rsidR="00636BFB" w:rsidRPr="00A722CD" w:rsidRDefault="00636BFB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303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  <w:pPrChange w:id="304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</w:tr>
      <w:tr w:rsidR="008674A2" w:rsidRPr="00A722CD" w14:paraId="3FDCF795" w14:textId="77777777" w:rsidTr="00247033">
        <w:tblPrEx>
          <w:tblPrExChange w:id="305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trPrChange w:id="306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shd w:val="clear" w:color="auto" w:fill="FFFFFF"/>
            <w:tcPrChange w:id="307" w:author="Yael Gottlieb" w:date="2025-03-12T17:03:00Z" w16du:dateUtc="2025-03-12T15:03:00Z">
              <w:tcPr>
                <w:tcW w:w="0" w:type="auto"/>
                <w:shd w:val="clear" w:color="auto" w:fill="FFFFFF"/>
                <w:vAlign w:val="center"/>
              </w:tcPr>
            </w:tcPrChange>
          </w:tcPr>
          <w:p w14:paraId="6CB6F898" w14:textId="77777777" w:rsidR="00636BFB" w:rsidRPr="00337634" w:rsidRDefault="00636BFB" w:rsidP="008674A2">
            <w:pPr>
              <w:spacing w:line="360" w:lineRule="auto"/>
              <w:rPr>
                <w:ins w:id="308" w:author="Yael Gottlieb" w:date="2025-03-12T16:44:00Z" w16du:dateUtc="2025-03-12T14:44:00Z"/>
                <w:rFonts w:ascii="David" w:hAnsi="David" w:cs="David"/>
                <w:rtl/>
                <w:lang w:eastAsia="he-IL"/>
              </w:rPr>
            </w:pPr>
            <w:ins w:id="309" w:author="Yael Gottlieb" w:date="2025-03-12T16:44:00Z" w16du:dateUtc="2025-03-12T14:44:00Z">
              <w:r>
                <w:rPr>
                  <w:rFonts w:ascii="David" w:hAnsi="David" w:cs="David" w:hint="cs"/>
                  <w:rtl/>
                  <w:lang w:eastAsia="he-IL"/>
                </w:rPr>
                <w:t>מחלקת אחזקה</w:t>
              </w:r>
            </w:ins>
          </w:p>
          <w:p w14:paraId="3C3133B9" w14:textId="5EE9B56E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310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</w:p>
        </w:tc>
        <w:tc>
          <w:tcPr>
            <w:tcW w:w="0" w:type="auto"/>
            <w:shd w:val="clear" w:color="auto" w:fill="FFFFFF"/>
            <w:tcPrChange w:id="311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  <w:vAlign w:val="center"/>
              </w:tcPr>
            </w:tcPrChange>
          </w:tcPr>
          <w:p w14:paraId="469A031E" w14:textId="01D78799" w:rsidR="00A722CD" w:rsidRPr="00A722CD" w:rsidRDefault="00A722CD" w:rsidP="008674A2">
            <w:pPr>
              <w:spacing w:line="360" w:lineRule="auto"/>
              <w:ind w:right="360"/>
              <w:rPr>
                <w:rFonts w:ascii="David" w:hAnsi="David" w:cs="David"/>
                <w:rtl/>
                <w:lang w:eastAsia="he-IL"/>
                <w:rPrChange w:id="312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r w:rsidRPr="00A722CD">
              <w:rPr>
                <w:rFonts w:ascii="David" w:hAnsi="David" w:cs="David"/>
                <w:sz w:val="22"/>
                <w:rtl/>
                <w:lang w:eastAsia="he-IL"/>
                <w:rPrChange w:id="313" w:author="Yael Gottlieb" w:date="2025-03-12T16:39:00Z" w16du:dateUtc="2025-03-12T14:39:00Z">
                  <w:rPr>
                    <w:rFonts w:ascii="Arial" w:hAnsi="Arial"/>
                    <w:sz w:val="22"/>
                    <w:rtl/>
                    <w:lang w:eastAsia="he-IL"/>
                  </w:rPr>
                </w:rPrChange>
              </w:rPr>
              <w:t>פעם בחודש</w:t>
            </w:r>
          </w:p>
        </w:tc>
        <w:tc>
          <w:tcPr>
            <w:tcW w:w="2773" w:type="dxa"/>
            <w:shd w:val="clear" w:color="auto" w:fill="FFFFFF"/>
            <w:tcPrChange w:id="314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  <w:vAlign w:val="center"/>
              </w:tcPr>
            </w:tcPrChange>
          </w:tcPr>
          <w:p w14:paraId="1D76779B" w14:textId="77777777" w:rsidR="00A722CD" w:rsidRPr="00A722CD" w:rsidRDefault="00A722CD" w:rsidP="008674A2">
            <w:pPr>
              <w:spacing w:line="360" w:lineRule="auto"/>
              <w:ind w:left="46" w:hanging="46"/>
              <w:rPr>
                <w:rFonts w:ascii="David" w:hAnsi="David" w:cs="David"/>
                <w:sz w:val="22"/>
                <w:rtl/>
                <w:lang w:eastAsia="he-IL"/>
                <w:rPrChange w:id="315" w:author="Yael Gottlieb" w:date="2025-03-12T16:39:00Z" w16du:dateUtc="2025-03-12T14:39:00Z">
                  <w:rPr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r w:rsidRPr="00A722CD">
              <w:rPr>
                <w:rFonts w:ascii="David" w:hAnsi="David" w:cs="David"/>
                <w:sz w:val="22"/>
                <w:rtl/>
                <w:lang w:eastAsia="he-IL"/>
                <w:rPrChange w:id="316" w:author="Yael Gottlieb" w:date="2025-03-12T16:39:00Z" w16du:dateUtc="2025-03-12T14:39:00Z">
                  <w:rPr>
                    <w:rFonts w:ascii="Arial" w:hAnsi="Arial"/>
                    <w:sz w:val="22"/>
                    <w:rtl/>
                    <w:lang w:eastAsia="he-IL"/>
                  </w:rPr>
                </w:rPrChange>
              </w:rPr>
              <w:t>ביצוע בדיקות תקופתיות לסולמות</w:t>
            </w:r>
          </w:p>
        </w:tc>
        <w:tc>
          <w:tcPr>
            <w:tcW w:w="2394" w:type="dxa"/>
            <w:shd w:val="clear" w:color="auto" w:fill="FFFFFF"/>
            <w:tcPrChange w:id="317" w:author="Yael Gottlieb" w:date="2025-03-12T17:03:00Z" w16du:dateUtc="2025-03-12T15:03:00Z">
              <w:tcPr>
                <w:tcW w:w="0" w:type="auto"/>
                <w:shd w:val="clear" w:color="auto" w:fill="FFFFFF"/>
                <w:vAlign w:val="center"/>
              </w:tcPr>
            </w:tcPrChange>
          </w:tcPr>
          <w:p w14:paraId="64D749C0" w14:textId="77777777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318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r w:rsidRPr="00A722CD">
              <w:rPr>
                <w:rFonts w:ascii="David" w:hAnsi="David" w:cs="David"/>
                <w:sz w:val="22"/>
                <w:rtl/>
                <w:lang w:eastAsia="he-IL"/>
                <w:rPrChange w:id="319" w:author="Yael Gottlieb" w:date="2025-03-12T16:39:00Z" w16du:dateUtc="2025-03-12T14:39:00Z">
                  <w:rPr>
                    <w:rFonts w:ascii="Arial" w:hAnsi="Arial"/>
                    <w:sz w:val="22"/>
                    <w:rtl/>
                    <w:lang w:eastAsia="he-IL"/>
                  </w:rPr>
                </w:rPrChange>
              </w:rPr>
              <w:t>ביצוע בדיקת תקינות לסולמות</w:t>
            </w:r>
          </w:p>
        </w:tc>
        <w:tc>
          <w:tcPr>
            <w:tcW w:w="0" w:type="auto"/>
            <w:shd w:val="clear" w:color="auto" w:fill="FFFFFF"/>
            <w:tcPrChange w:id="320" w:author="Yael Gottlieb" w:date="2025-03-12T17:03:00Z" w16du:dateUtc="2025-03-12T15:03:00Z">
              <w:tcPr>
                <w:tcW w:w="0" w:type="auto"/>
                <w:shd w:val="clear" w:color="auto" w:fill="FFFFFF"/>
                <w:vAlign w:val="center"/>
              </w:tcPr>
            </w:tcPrChange>
          </w:tcPr>
          <w:p w14:paraId="32353FCA" w14:textId="3FEE1AE9" w:rsidR="00A722CD" w:rsidRPr="00A722CD" w:rsidRDefault="00A722CD" w:rsidP="008674A2">
            <w:pPr>
              <w:spacing w:line="360" w:lineRule="auto"/>
              <w:rPr>
                <w:rFonts w:ascii="David" w:hAnsi="David" w:cs="David"/>
                <w:rtl/>
                <w:lang w:eastAsia="he-IL"/>
                <w:rPrChange w:id="321" w:author="Yael Gottlieb" w:date="2025-03-12T16:39:00Z" w16du:dateUtc="2025-03-12T14:39:00Z">
                  <w:rPr>
                    <w:rFonts w:ascii="Arial" w:hAnsi="Arial"/>
                    <w:rtl/>
                    <w:lang w:eastAsia="he-IL"/>
                  </w:rPr>
                </w:rPrChange>
              </w:rPr>
            </w:pPr>
            <w:del w:id="322" w:author="Yael Gottlieb" w:date="2025-03-12T16:48:00Z" w16du:dateUtc="2025-03-12T14:48:00Z">
              <w:r w:rsidRPr="00A722CD" w:rsidDel="00636BFB">
                <w:rPr>
                  <w:rFonts w:ascii="David" w:hAnsi="David" w:cs="David"/>
                  <w:rtl/>
                  <w:lang w:eastAsia="he-IL"/>
                  <w:rPrChange w:id="323" w:author="Yael Gottlieb" w:date="2025-03-12T16:39:00Z" w16du:dateUtc="2025-03-12T14:39:00Z">
                    <w:rPr>
                      <w:rFonts w:ascii="Arial" w:hAnsi="Arial"/>
                      <w:rtl/>
                      <w:lang w:eastAsia="he-IL"/>
                    </w:rPr>
                  </w:rPrChange>
                </w:rPr>
                <w:delText>3</w:delText>
              </w:r>
            </w:del>
            <w:ins w:id="324" w:author="Yael Gottlieb" w:date="2025-03-12T16:48:00Z" w16du:dateUtc="2025-03-12T14:48:00Z">
              <w:r w:rsidR="00636BFB">
                <w:rPr>
                  <w:rFonts w:ascii="David" w:hAnsi="David" w:cs="David" w:hint="cs"/>
                  <w:rtl/>
                  <w:lang w:eastAsia="he-IL"/>
                </w:rPr>
                <w:t>2</w:t>
              </w:r>
            </w:ins>
          </w:p>
        </w:tc>
      </w:tr>
      <w:tr w:rsidR="00247033" w:rsidRPr="00A722CD" w14:paraId="317C834C" w14:textId="77777777" w:rsidTr="00247033">
        <w:trPr>
          <w:trHeight w:val="20"/>
          <w:jc w:val="right"/>
          <w:ins w:id="325" w:author="Yael Gottlieb" w:date="2025-03-12T16:44:00Z"/>
        </w:trPr>
        <w:tc>
          <w:tcPr>
            <w:tcW w:w="0" w:type="auto"/>
            <w:shd w:val="clear" w:color="auto" w:fill="FFFFFF"/>
          </w:tcPr>
          <w:p w14:paraId="3FDB6439" w14:textId="77777777" w:rsidR="00636BFB" w:rsidRPr="00337634" w:rsidRDefault="00636BFB" w:rsidP="008674A2">
            <w:pPr>
              <w:spacing w:line="360" w:lineRule="auto"/>
              <w:rPr>
                <w:ins w:id="326" w:author="Yael Gottlieb" w:date="2025-03-12T16:46:00Z" w16du:dateUtc="2025-03-12T14:46:00Z"/>
                <w:rFonts w:ascii="David" w:hAnsi="David" w:cs="David"/>
                <w:rtl/>
                <w:lang w:eastAsia="he-IL"/>
              </w:rPr>
            </w:pPr>
            <w:ins w:id="327" w:author="Yael Gottlieb" w:date="2025-03-12T16:46:00Z" w16du:dateUtc="2025-03-12T14:46:00Z">
              <w:r>
                <w:rPr>
                  <w:rFonts w:ascii="David" w:hAnsi="David" w:cs="David" w:hint="cs"/>
                  <w:rtl/>
                  <w:lang w:eastAsia="he-IL"/>
                </w:rPr>
                <w:t>מחלקת אחזקה</w:t>
              </w:r>
            </w:ins>
          </w:p>
          <w:p w14:paraId="53FE4F18" w14:textId="77777777" w:rsidR="00636BFB" w:rsidRDefault="00636BFB" w:rsidP="008674A2">
            <w:pPr>
              <w:spacing w:line="360" w:lineRule="auto"/>
              <w:rPr>
                <w:ins w:id="328" w:author="Yael Gottlieb" w:date="2025-03-12T16:44:00Z" w16du:dateUtc="2025-03-12T14:44:00Z"/>
                <w:rFonts w:ascii="David" w:hAnsi="David" w:cs="David"/>
                <w:rtl/>
                <w:lang w:eastAsia="he-IL"/>
              </w:rPr>
            </w:pPr>
          </w:p>
        </w:tc>
        <w:tc>
          <w:tcPr>
            <w:tcW w:w="0" w:type="auto"/>
            <w:shd w:val="clear" w:color="auto" w:fill="FFFFFF"/>
          </w:tcPr>
          <w:p w14:paraId="7E88C534" w14:textId="77777777" w:rsidR="00636BFB" w:rsidRPr="00636BFB" w:rsidRDefault="00636BFB" w:rsidP="008674A2">
            <w:pPr>
              <w:spacing w:line="360" w:lineRule="auto"/>
              <w:rPr>
                <w:ins w:id="329" w:author="Yael Gottlieb" w:date="2025-03-12T16:45:00Z" w16du:dateUtc="2025-03-12T14:45:00Z"/>
                <w:rFonts w:ascii="David" w:hAnsi="David" w:cs="David"/>
                <w:rtl/>
                <w:lang w:eastAsia="he-IL"/>
                <w:rPrChange w:id="330" w:author="Yael Gottlieb" w:date="2025-03-12T16:45:00Z" w16du:dateUtc="2025-03-12T14:45:00Z">
                  <w:rPr>
                    <w:ins w:id="331" w:author="Yael Gottlieb" w:date="2025-03-12T16:45:00Z" w16du:dateUtc="2025-03-12T14:45:00Z"/>
                    <w:rFonts w:ascii="Arial" w:hAnsi="Arial"/>
                    <w:rtl/>
                    <w:lang w:eastAsia="he-IL"/>
                  </w:rPr>
                </w:rPrChange>
              </w:rPr>
            </w:pPr>
            <w:ins w:id="332" w:author="Yael Gottlieb" w:date="2025-03-12T16:45:00Z" w16du:dateUtc="2025-03-12T14:45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333" w:author="Yael Gottlieb" w:date="2025-03-12T16:45:00Z" w16du:dateUtc="2025-03-12T14:45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פעם בשנה</w:t>
              </w:r>
            </w:ins>
          </w:p>
          <w:p w14:paraId="5E2D2601" w14:textId="77777777" w:rsidR="00636BFB" w:rsidRPr="00636BFB" w:rsidRDefault="00636BFB" w:rsidP="008674A2">
            <w:pPr>
              <w:spacing w:line="360" w:lineRule="auto"/>
              <w:ind w:right="360"/>
              <w:rPr>
                <w:ins w:id="334" w:author="Yael Gottlieb" w:date="2025-03-12T16:44:00Z" w16du:dateUtc="2025-03-12T14:44:00Z"/>
                <w:rFonts w:ascii="David" w:hAnsi="David" w:cs="David"/>
                <w:sz w:val="22"/>
                <w:rtl/>
                <w:lang w:eastAsia="he-IL"/>
              </w:rPr>
            </w:pPr>
          </w:p>
        </w:tc>
        <w:tc>
          <w:tcPr>
            <w:tcW w:w="2773" w:type="dxa"/>
            <w:shd w:val="clear" w:color="auto" w:fill="FFFFFF"/>
          </w:tcPr>
          <w:p w14:paraId="0517EFD9" w14:textId="4479AEC1" w:rsidR="00636BFB" w:rsidRPr="00636BFB" w:rsidRDefault="00636BFB">
            <w:pPr>
              <w:spacing w:line="360" w:lineRule="auto"/>
              <w:rPr>
                <w:ins w:id="335" w:author="Yael Gottlieb" w:date="2025-03-12T16:44:00Z" w16du:dateUtc="2025-03-12T14:44:00Z"/>
                <w:rFonts w:ascii="David" w:hAnsi="David" w:cs="David"/>
                <w:rtl/>
                <w:lang w:eastAsia="he-IL"/>
                <w:rPrChange w:id="336" w:author="Yael Gottlieb" w:date="2025-03-12T16:45:00Z" w16du:dateUtc="2025-03-12T14:45:00Z">
                  <w:rPr>
                    <w:ins w:id="337" w:author="Yael Gottlieb" w:date="2025-03-12T16:44:00Z" w16du:dateUtc="2025-03-12T14:44:00Z"/>
                    <w:rFonts w:ascii="David" w:hAnsi="David" w:cs="David"/>
                    <w:sz w:val="22"/>
                    <w:rtl/>
                    <w:lang w:eastAsia="he-IL"/>
                  </w:rPr>
                </w:rPrChange>
              </w:rPr>
              <w:pPrChange w:id="338" w:author="Yael Gottlieb" w:date="2025-03-12T17:01:00Z" w16du:dateUtc="2025-03-12T15:01:00Z">
                <w:pPr>
                  <w:spacing w:line="360" w:lineRule="auto"/>
                  <w:ind w:left="46" w:hanging="46"/>
                </w:pPr>
              </w:pPrChange>
            </w:pPr>
            <w:ins w:id="339" w:author="Yael Gottlieb" w:date="2025-03-12T16:45:00Z" w16du:dateUtc="2025-03-12T14:45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340" w:author="Yael Gottlieb" w:date="2025-03-12T16:45:00Z" w16du:dateUtc="2025-03-12T14:45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בדיקת ציוד וכלים</w:t>
              </w:r>
            </w:ins>
          </w:p>
        </w:tc>
        <w:tc>
          <w:tcPr>
            <w:tcW w:w="2394" w:type="dxa"/>
            <w:shd w:val="clear" w:color="auto" w:fill="FFFFFF"/>
          </w:tcPr>
          <w:p w14:paraId="02591880" w14:textId="6A5BCF0C" w:rsidR="00636BFB" w:rsidRPr="00636BFB" w:rsidRDefault="00636BFB" w:rsidP="008674A2">
            <w:pPr>
              <w:spacing w:line="360" w:lineRule="auto"/>
              <w:rPr>
                <w:ins w:id="341" w:author="Yael Gottlieb" w:date="2025-03-12T16:44:00Z" w16du:dateUtc="2025-03-12T14:44:00Z"/>
                <w:rFonts w:ascii="David" w:hAnsi="David" w:cs="David"/>
                <w:sz w:val="22"/>
                <w:rtl/>
                <w:lang w:eastAsia="he-IL"/>
              </w:rPr>
            </w:pPr>
            <w:ins w:id="342" w:author="Yael Gottlieb" w:date="2025-03-12T16:45:00Z" w16du:dateUtc="2025-03-12T14:45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343" w:author="Yael Gottlieb" w:date="2025-03-12T16:45:00Z" w16du:dateUtc="2025-03-12T14:45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ביצוע בדיקות ומעקב לציוד חשמלי על פי החוק</w:t>
              </w:r>
            </w:ins>
          </w:p>
        </w:tc>
        <w:tc>
          <w:tcPr>
            <w:tcW w:w="0" w:type="auto"/>
            <w:shd w:val="clear" w:color="auto" w:fill="FFFFFF"/>
          </w:tcPr>
          <w:p w14:paraId="2F0D909C" w14:textId="6511BCD5" w:rsidR="00636BFB" w:rsidRPr="00636BFB" w:rsidRDefault="00636BFB" w:rsidP="008674A2">
            <w:pPr>
              <w:spacing w:line="360" w:lineRule="auto"/>
              <w:rPr>
                <w:ins w:id="344" w:author="Yael Gottlieb" w:date="2025-03-12T16:44:00Z" w16du:dateUtc="2025-03-12T14:44:00Z"/>
                <w:rFonts w:ascii="David" w:hAnsi="David" w:cs="David"/>
                <w:rtl/>
                <w:lang w:eastAsia="he-IL"/>
              </w:rPr>
            </w:pPr>
            <w:ins w:id="345" w:author="Yael Gottlieb" w:date="2025-03-12T16:48:00Z" w16du:dateUtc="2025-03-12T14:4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3</w:t>
              </w:r>
            </w:ins>
          </w:p>
        </w:tc>
      </w:tr>
      <w:tr w:rsidR="00247033" w:rsidRPr="00A722CD" w14:paraId="0C9E05DB" w14:textId="77777777" w:rsidTr="00247033">
        <w:trPr>
          <w:trHeight w:val="20"/>
          <w:jc w:val="right"/>
          <w:ins w:id="346" w:author="Yael Gottlieb" w:date="2025-03-12T16:46:00Z"/>
        </w:trPr>
        <w:tc>
          <w:tcPr>
            <w:tcW w:w="0" w:type="auto"/>
            <w:shd w:val="clear" w:color="auto" w:fill="FFFFFF"/>
          </w:tcPr>
          <w:p w14:paraId="12BA15BE" w14:textId="086E7F67" w:rsidR="00636BFB" w:rsidRDefault="00636BFB" w:rsidP="008674A2">
            <w:pPr>
              <w:spacing w:line="360" w:lineRule="auto"/>
              <w:rPr>
                <w:ins w:id="347" w:author="Yael Gottlieb" w:date="2025-03-12T16:46:00Z" w16du:dateUtc="2025-03-12T14:46:00Z"/>
                <w:rFonts w:ascii="David" w:hAnsi="David" w:cs="David"/>
                <w:rtl/>
                <w:lang w:eastAsia="he-IL"/>
              </w:rPr>
            </w:pPr>
            <w:ins w:id="348" w:author="Yael Gottlieb" w:date="2025-03-12T16:47:00Z" w16du:dateUtc="2025-03-12T14:47:00Z">
              <w:r>
                <w:rPr>
                  <w:rFonts w:ascii="David" w:hAnsi="David" w:cs="David" w:hint="cs"/>
                  <w:rtl/>
                  <w:lang w:eastAsia="he-IL"/>
                </w:rPr>
                <w:t>חברה חיצונית</w:t>
              </w:r>
            </w:ins>
          </w:p>
        </w:tc>
        <w:tc>
          <w:tcPr>
            <w:tcW w:w="0" w:type="auto"/>
            <w:shd w:val="clear" w:color="auto" w:fill="FFFFFF"/>
          </w:tcPr>
          <w:p w14:paraId="07E0C6A6" w14:textId="7C0A1713" w:rsidR="00636BFB" w:rsidRPr="00636BFB" w:rsidRDefault="00636BFB" w:rsidP="008674A2">
            <w:pPr>
              <w:spacing w:line="360" w:lineRule="auto"/>
              <w:rPr>
                <w:ins w:id="349" w:author="Yael Gottlieb" w:date="2025-03-12T16:46:00Z" w16du:dateUtc="2025-03-12T14:46:00Z"/>
                <w:rFonts w:ascii="David" w:hAnsi="David" w:cs="David"/>
                <w:rtl/>
                <w:lang w:eastAsia="he-IL"/>
                <w:rPrChange w:id="350" w:author="Yael Gottlieb" w:date="2025-03-12T16:47:00Z" w16du:dateUtc="2025-03-12T14:47:00Z">
                  <w:rPr>
                    <w:ins w:id="351" w:author="Yael Gottlieb" w:date="2025-03-12T16:46:00Z" w16du:dateUtc="2025-03-12T14:46:00Z"/>
                    <w:rFonts w:ascii="David" w:hAnsi="David" w:cs="David"/>
                    <w:sz w:val="22"/>
                    <w:rtl/>
                    <w:lang w:eastAsia="he-IL"/>
                  </w:rPr>
                </w:rPrChange>
              </w:rPr>
            </w:pPr>
            <w:ins w:id="352" w:author="Yael Gottlieb" w:date="2025-03-12T16:47:00Z" w16du:dateUtc="2025-03-12T14:47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פעם בשנה</w:t>
              </w:r>
            </w:ins>
          </w:p>
        </w:tc>
        <w:tc>
          <w:tcPr>
            <w:tcW w:w="2773" w:type="dxa"/>
            <w:shd w:val="clear" w:color="auto" w:fill="FFFFFF"/>
          </w:tcPr>
          <w:p w14:paraId="55317501" w14:textId="1DFBD39D" w:rsidR="00636BFB" w:rsidRPr="00636BFB" w:rsidRDefault="00636BFB" w:rsidP="008674A2">
            <w:pPr>
              <w:spacing w:line="360" w:lineRule="auto"/>
              <w:rPr>
                <w:ins w:id="353" w:author="Yael Gottlieb" w:date="2025-03-12T16:46:00Z" w16du:dateUtc="2025-03-12T14:46:00Z"/>
                <w:rFonts w:ascii="David" w:hAnsi="David" w:cs="David"/>
                <w:sz w:val="22"/>
                <w:rtl/>
                <w:lang w:eastAsia="he-IL"/>
              </w:rPr>
            </w:pPr>
            <w:ins w:id="354" w:author="Yael Gottlieb" w:date="2025-03-12T16:46:00Z" w16du:dateUtc="2025-03-12T14:46:00Z">
              <w:r w:rsidRPr="00636BFB">
                <w:rPr>
                  <w:rFonts w:ascii="David" w:hAnsi="David" w:cs="David"/>
                  <w:sz w:val="22"/>
                  <w:rtl/>
                  <w:lang w:eastAsia="he-IL"/>
                </w:rPr>
                <w:t>בדיקות תרמו-גרפיות ללוחות חשמל</w:t>
              </w:r>
            </w:ins>
          </w:p>
        </w:tc>
        <w:tc>
          <w:tcPr>
            <w:tcW w:w="2394" w:type="dxa"/>
            <w:shd w:val="clear" w:color="auto" w:fill="FFFFFF"/>
          </w:tcPr>
          <w:p w14:paraId="65628D60" w14:textId="2A40DDEE" w:rsidR="00636BFB" w:rsidRPr="00636BFB" w:rsidRDefault="00636BFB" w:rsidP="008674A2">
            <w:pPr>
              <w:spacing w:line="360" w:lineRule="auto"/>
              <w:rPr>
                <w:ins w:id="355" w:author="Yael Gottlieb" w:date="2025-03-12T16:46:00Z" w16du:dateUtc="2025-03-12T14:46:00Z"/>
                <w:rFonts w:ascii="David" w:hAnsi="David" w:cs="David"/>
                <w:sz w:val="22"/>
                <w:rtl/>
                <w:lang w:eastAsia="he-IL"/>
              </w:rPr>
            </w:pPr>
            <w:ins w:id="356" w:author="Yael Gottlieb" w:date="2025-03-12T16:46:00Z" w16du:dateUtc="2025-03-12T14:46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ארונות חשמל</w:t>
              </w:r>
            </w:ins>
          </w:p>
        </w:tc>
        <w:tc>
          <w:tcPr>
            <w:tcW w:w="0" w:type="auto"/>
            <w:shd w:val="clear" w:color="auto" w:fill="FFFFFF"/>
          </w:tcPr>
          <w:p w14:paraId="10D69483" w14:textId="6E77974B" w:rsidR="00636BFB" w:rsidRPr="00636BFB" w:rsidRDefault="00636BFB" w:rsidP="008674A2">
            <w:pPr>
              <w:spacing w:line="360" w:lineRule="auto"/>
              <w:rPr>
                <w:ins w:id="357" w:author="Yael Gottlieb" w:date="2025-03-12T16:46:00Z" w16du:dateUtc="2025-03-12T14:46:00Z"/>
                <w:rFonts w:ascii="David" w:hAnsi="David" w:cs="David"/>
                <w:sz w:val="22"/>
                <w:rtl/>
                <w:lang w:eastAsia="he-IL"/>
              </w:rPr>
            </w:pPr>
            <w:ins w:id="358" w:author="Yael Gottlieb" w:date="2025-03-12T16:48:00Z" w16du:dateUtc="2025-03-12T14:4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4</w:t>
              </w:r>
            </w:ins>
          </w:p>
        </w:tc>
      </w:tr>
      <w:tr w:rsidR="00247033" w:rsidRPr="00A722CD" w14:paraId="144D1218" w14:textId="77777777" w:rsidTr="00247033">
        <w:trPr>
          <w:trHeight w:val="20"/>
          <w:jc w:val="right"/>
          <w:ins w:id="359" w:author="Yael Gottlieb" w:date="2025-03-12T16:47:00Z"/>
        </w:trPr>
        <w:tc>
          <w:tcPr>
            <w:tcW w:w="0" w:type="auto"/>
            <w:shd w:val="clear" w:color="auto" w:fill="FFFFFF"/>
          </w:tcPr>
          <w:p w14:paraId="78DAC78D" w14:textId="0B320879" w:rsidR="00636BFB" w:rsidRPr="00636BFB" w:rsidRDefault="00636BFB" w:rsidP="008674A2">
            <w:pPr>
              <w:spacing w:line="360" w:lineRule="auto"/>
              <w:rPr>
                <w:ins w:id="360" w:author="Yael Gottlieb" w:date="2025-03-12T16:48:00Z" w16du:dateUtc="2025-03-12T14:48:00Z"/>
                <w:rFonts w:ascii="David" w:hAnsi="David" w:cs="David"/>
                <w:rtl/>
                <w:lang w:eastAsia="he-IL"/>
              </w:rPr>
            </w:pPr>
            <w:ins w:id="361" w:author="Yael Gottlieb" w:date="2025-03-12T16:48:00Z" w16du:dateUtc="2025-03-12T14:48:00Z">
              <w:r w:rsidRPr="00636BFB">
                <w:rPr>
                  <w:rFonts w:ascii="David" w:hAnsi="David" w:cs="David"/>
                  <w:rtl/>
                  <w:lang w:eastAsia="he-IL"/>
                </w:rPr>
                <w:t>בעמדות עבודה – פעם בחודש ע"י נאמן הבטיחות</w:t>
              </w:r>
            </w:ins>
          </w:p>
          <w:p w14:paraId="7BC4C4B0" w14:textId="7C266933" w:rsidR="00636BFB" w:rsidRDefault="00636BFB" w:rsidP="008674A2">
            <w:pPr>
              <w:spacing w:line="360" w:lineRule="auto"/>
              <w:rPr>
                <w:ins w:id="362" w:author="Yael Gottlieb" w:date="2025-03-12T16:47:00Z" w16du:dateUtc="2025-03-12T14:47:00Z"/>
                <w:rFonts w:ascii="David" w:hAnsi="David" w:cs="David"/>
                <w:rtl/>
                <w:lang w:eastAsia="he-IL"/>
              </w:rPr>
            </w:pPr>
            <w:ins w:id="363" w:author="Yael Gottlieb" w:date="2025-03-12T16:48:00Z" w16du:dateUtc="2025-03-12T14:48:00Z">
              <w:r w:rsidRPr="00636BFB">
                <w:rPr>
                  <w:rFonts w:ascii="David" w:hAnsi="David" w:cs="David"/>
                  <w:rtl/>
                  <w:lang w:eastAsia="he-IL"/>
                </w:rPr>
                <w:t>בלוחות החשמל שבשטחים הציבוריים – פעם בשנה ע"י חשמלאי מוסמך</w:t>
              </w:r>
            </w:ins>
          </w:p>
        </w:tc>
        <w:tc>
          <w:tcPr>
            <w:tcW w:w="0" w:type="auto"/>
            <w:shd w:val="clear" w:color="auto" w:fill="FFFFFF"/>
          </w:tcPr>
          <w:p w14:paraId="46BA8741" w14:textId="795B606D" w:rsidR="00636BFB" w:rsidRPr="00337634" w:rsidRDefault="00636BFB" w:rsidP="008674A2">
            <w:pPr>
              <w:spacing w:line="360" w:lineRule="auto"/>
              <w:rPr>
                <w:ins w:id="364" w:author="Yael Gottlieb" w:date="2025-03-12T16:47:00Z" w16du:dateUtc="2025-03-12T14:47:00Z"/>
                <w:rFonts w:ascii="David" w:hAnsi="David" w:cs="David"/>
                <w:sz w:val="22"/>
                <w:rtl/>
                <w:lang w:eastAsia="he-IL"/>
              </w:rPr>
            </w:pPr>
            <w:ins w:id="365" w:author="Yael Gottlieb" w:date="2025-03-12T16:47:00Z" w16du:dateUtc="2025-03-12T14:47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פעם בשנה</w:t>
              </w:r>
            </w:ins>
          </w:p>
        </w:tc>
        <w:tc>
          <w:tcPr>
            <w:tcW w:w="2773" w:type="dxa"/>
            <w:shd w:val="clear" w:color="auto" w:fill="FFFFFF"/>
          </w:tcPr>
          <w:p w14:paraId="7CE39111" w14:textId="12F33CF9" w:rsidR="00636BFB" w:rsidRPr="00636BFB" w:rsidRDefault="00636BFB" w:rsidP="008674A2">
            <w:pPr>
              <w:spacing w:line="360" w:lineRule="auto"/>
              <w:rPr>
                <w:ins w:id="366" w:author="Yael Gottlieb" w:date="2025-03-12T16:47:00Z" w16du:dateUtc="2025-03-12T14:47:00Z"/>
                <w:rFonts w:ascii="David" w:hAnsi="David" w:cs="David"/>
                <w:sz w:val="22"/>
                <w:rtl/>
                <w:lang w:eastAsia="he-IL"/>
              </w:rPr>
            </w:pPr>
            <w:ins w:id="367" w:author="Yael Gottlieb" w:date="2025-03-12T16:47:00Z" w16du:dateUtc="2025-03-12T14:47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 xml:space="preserve">בדיקה תקינות </w:t>
              </w:r>
              <w:r w:rsidRPr="00636BFB">
                <w:rPr>
                  <w:rFonts w:ascii="David" w:hAnsi="David" w:cs="David"/>
                  <w:sz w:val="22"/>
                  <w:rtl/>
                  <w:lang w:eastAsia="he-IL"/>
                </w:rPr>
                <w:t>מפסקי פחת</w:t>
              </w:r>
            </w:ins>
          </w:p>
        </w:tc>
        <w:tc>
          <w:tcPr>
            <w:tcW w:w="2394" w:type="dxa"/>
            <w:shd w:val="clear" w:color="auto" w:fill="FFFFFF"/>
          </w:tcPr>
          <w:p w14:paraId="41412BD1" w14:textId="413B7075" w:rsidR="00636BFB" w:rsidRDefault="00636BFB" w:rsidP="008674A2">
            <w:pPr>
              <w:spacing w:line="360" w:lineRule="auto"/>
              <w:rPr>
                <w:ins w:id="368" w:author="Yael Gottlieb" w:date="2025-03-12T16:47:00Z" w16du:dateUtc="2025-03-12T14:47:00Z"/>
                <w:rFonts w:ascii="David" w:hAnsi="David" w:cs="David"/>
                <w:sz w:val="22"/>
                <w:rtl/>
                <w:lang w:eastAsia="he-IL"/>
              </w:rPr>
            </w:pPr>
            <w:ins w:id="369" w:author="Yael Gottlieb" w:date="2025-03-12T16:47:00Z" w16du:dateUtc="2025-03-12T14:47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מפסקי פחת</w:t>
              </w:r>
            </w:ins>
          </w:p>
        </w:tc>
        <w:tc>
          <w:tcPr>
            <w:tcW w:w="0" w:type="auto"/>
            <w:shd w:val="clear" w:color="auto" w:fill="FFFFFF"/>
          </w:tcPr>
          <w:p w14:paraId="7C3AC777" w14:textId="66D625C6" w:rsidR="00636BFB" w:rsidRDefault="00636BFB" w:rsidP="008674A2">
            <w:pPr>
              <w:spacing w:line="360" w:lineRule="auto"/>
              <w:rPr>
                <w:ins w:id="370" w:author="Yael Gottlieb" w:date="2025-03-12T16:47:00Z" w16du:dateUtc="2025-03-12T14:47:00Z"/>
                <w:rFonts w:ascii="David" w:hAnsi="David" w:cs="David"/>
                <w:sz w:val="22"/>
                <w:rtl/>
                <w:lang w:eastAsia="he-IL"/>
              </w:rPr>
            </w:pPr>
            <w:ins w:id="371" w:author="Yael Gottlieb" w:date="2025-03-12T16:48:00Z" w16du:dateUtc="2025-03-12T14:4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5</w:t>
              </w:r>
            </w:ins>
          </w:p>
        </w:tc>
      </w:tr>
      <w:tr w:rsidR="00247033" w:rsidRPr="00A722CD" w14:paraId="4D5A3CB1" w14:textId="77777777" w:rsidTr="00247033">
        <w:trPr>
          <w:trHeight w:val="20"/>
          <w:jc w:val="right"/>
          <w:ins w:id="372" w:author="Yael Gottlieb" w:date="2025-03-12T16:48:00Z"/>
        </w:trPr>
        <w:tc>
          <w:tcPr>
            <w:tcW w:w="0" w:type="auto"/>
            <w:shd w:val="clear" w:color="auto" w:fill="FFFFFF"/>
          </w:tcPr>
          <w:p w14:paraId="68633F6E" w14:textId="7978C35F" w:rsidR="00636BFB" w:rsidRDefault="00636BFB" w:rsidP="008674A2">
            <w:pPr>
              <w:spacing w:line="360" w:lineRule="auto"/>
              <w:rPr>
                <w:ins w:id="373" w:author="Yael Gottlieb" w:date="2025-03-12T16:48:00Z" w16du:dateUtc="2025-03-12T14:48:00Z"/>
                <w:rFonts w:ascii="David" w:hAnsi="David" w:cs="David"/>
                <w:rtl/>
                <w:lang w:eastAsia="he-IL"/>
              </w:rPr>
            </w:pPr>
            <w:ins w:id="374" w:author="Yael Gottlieb" w:date="2025-03-12T16:50:00Z" w16du:dateUtc="2025-03-12T14:50:00Z">
              <w:r>
                <w:rPr>
                  <w:rFonts w:ascii="David" w:hAnsi="David" w:cs="David" w:hint="cs"/>
                  <w:rtl/>
                  <w:lang w:eastAsia="he-IL"/>
                </w:rPr>
                <w:t>חשמלאי מוסמך</w:t>
              </w:r>
            </w:ins>
          </w:p>
        </w:tc>
        <w:tc>
          <w:tcPr>
            <w:tcW w:w="0" w:type="auto"/>
            <w:shd w:val="clear" w:color="auto" w:fill="FFFFFF"/>
          </w:tcPr>
          <w:p w14:paraId="42854011" w14:textId="46E7010E" w:rsidR="00636BFB" w:rsidRDefault="00636BFB" w:rsidP="008674A2">
            <w:pPr>
              <w:spacing w:line="360" w:lineRule="auto"/>
              <w:rPr>
                <w:ins w:id="375" w:author="Yael Gottlieb" w:date="2025-03-12T16:48:00Z" w16du:dateUtc="2025-03-12T14:48:00Z"/>
                <w:rFonts w:ascii="David" w:hAnsi="David" w:cs="David"/>
                <w:sz w:val="22"/>
                <w:rtl/>
                <w:lang w:eastAsia="he-IL"/>
              </w:rPr>
            </w:pPr>
            <w:ins w:id="376" w:author="Yael Gottlieb" w:date="2025-03-12T16:50:00Z" w16du:dateUtc="2025-03-12T14:50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פעם בשנה</w:t>
              </w:r>
            </w:ins>
          </w:p>
        </w:tc>
        <w:tc>
          <w:tcPr>
            <w:tcW w:w="2773" w:type="dxa"/>
            <w:shd w:val="clear" w:color="auto" w:fill="FFFFFF"/>
          </w:tcPr>
          <w:p w14:paraId="0CF7B59A" w14:textId="1ADA6B7B" w:rsidR="00636BFB" w:rsidRDefault="00636BFB" w:rsidP="008674A2">
            <w:pPr>
              <w:spacing w:line="360" w:lineRule="auto"/>
              <w:rPr>
                <w:ins w:id="377" w:author="Yael Gottlieb" w:date="2025-03-12T16:48:00Z" w16du:dateUtc="2025-03-12T14:48:00Z"/>
                <w:rFonts w:ascii="David" w:hAnsi="David" w:cs="David"/>
                <w:sz w:val="22"/>
                <w:rtl/>
                <w:lang w:eastAsia="he-IL"/>
              </w:rPr>
            </w:pPr>
            <w:ins w:id="378" w:author="Yael Gottlieb" w:date="2025-03-12T16:49:00Z" w16du:dateUtc="2025-03-12T14:49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הארקות</w:t>
              </w:r>
            </w:ins>
          </w:p>
        </w:tc>
        <w:tc>
          <w:tcPr>
            <w:tcW w:w="2394" w:type="dxa"/>
            <w:shd w:val="clear" w:color="auto" w:fill="FFFFFF"/>
          </w:tcPr>
          <w:p w14:paraId="15FE9E3A" w14:textId="55304D12" w:rsidR="00636BFB" w:rsidRDefault="00636BFB" w:rsidP="008674A2">
            <w:pPr>
              <w:spacing w:line="360" w:lineRule="auto"/>
              <w:rPr>
                <w:ins w:id="379" w:author="Yael Gottlieb" w:date="2025-03-12T16:48:00Z" w16du:dateUtc="2025-03-12T14:48:00Z"/>
                <w:rFonts w:ascii="David" w:hAnsi="David" w:cs="David"/>
                <w:sz w:val="22"/>
                <w:rtl/>
                <w:lang w:eastAsia="he-IL"/>
              </w:rPr>
            </w:pPr>
            <w:ins w:id="380" w:author="Yael Gottlieb" w:date="2025-03-12T16:49:00Z" w16du:dateUtc="2025-03-12T14:49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רציפ</w:t>
              </w:r>
            </w:ins>
            <w:ins w:id="381" w:author="Yael Gottlieb" w:date="2025-03-12T16:50:00Z" w16du:dateUtc="2025-03-12T14:50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ות הארקה</w:t>
              </w:r>
            </w:ins>
          </w:p>
        </w:tc>
        <w:tc>
          <w:tcPr>
            <w:tcW w:w="0" w:type="auto"/>
            <w:shd w:val="clear" w:color="auto" w:fill="FFFFFF"/>
          </w:tcPr>
          <w:p w14:paraId="6408E345" w14:textId="7FE90B7D" w:rsidR="00636BFB" w:rsidRDefault="00636BFB" w:rsidP="008674A2">
            <w:pPr>
              <w:spacing w:line="360" w:lineRule="auto"/>
              <w:rPr>
                <w:ins w:id="382" w:author="Yael Gottlieb" w:date="2025-03-12T16:48:00Z" w16du:dateUtc="2025-03-12T14:48:00Z"/>
                <w:rFonts w:ascii="David" w:hAnsi="David" w:cs="David"/>
                <w:sz w:val="22"/>
                <w:rtl/>
                <w:lang w:eastAsia="he-IL"/>
              </w:rPr>
            </w:pPr>
            <w:ins w:id="383" w:author="Yael Gottlieb" w:date="2025-03-12T16:48:00Z" w16du:dateUtc="2025-03-12T14:4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6</w:t>
              </w:r>
            </w:ins>
          </w:p>
        </w:tc>
      </w:tr>
      <w:tr w:rsidR="008674A2" w:rsidRPr="00A722CD" w14:paraId="36E2D060" w14:textId="77777777" w:rsidTr="00247033">
        <w:trPr>
          <w:trHeight w:val="20"/>
          <w:jc w:val="right"/>
          <w:ins w:id="384" w:author="Yael Gottlieb" w:date="2025-03-12T16:50:00Z"/>
          <w:trPrChange w:id="385" w:author="Yael Gottlieb" w:date="2025-03-12T17:03:00Z" w16du:dateUtc="2025-03-12T15:03:00Z">
            <w:trPr>
              <w:trHeight w:val="20"/>
              <w:jc w:val="center"/>
            </w:trPr>
          </w:trPrChange>
        </w:trPr>
        <w:tc>
          <w:tcPr>
            <w:tcW w:w="0" w:type="auto"/>
            <w:shd w:val="clear" w:color="auto" w:fill="FFFFFF"/>
            <w:tcPrChange w:id="386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0A68FE4C" w14:textId="77777777" w:rsidR="00636BFB" w:rsidRDefault="008674A2" w:rsidP="008674A2">
            <w:pPr>
              <w:spacing w:line="360" w:lineRule="auto"/>
              <w:rPr>
                <w:ins w:id="387" w:author="Yael Gottlieb" w:date="2025-03-12T16:53:00Z" w16du:dateUtc="2025-03-12T14:53:00Z"/>
                <w:rFonts w:ascii="David" w:hAnsi="David" w:cs="David"/>
                <w:rtl/>
                <w:lang w:eastAsia="he-IL"/>
              </w:rPr>
            </w:pPr>
            <w:ins w:id="388" w:author="Yael Gottlieb" w:date="2025-03-12T16:53:00Z" w16du:dateUtc="2025-03-12T14:53:00Z">
              <w:r>
                <w:rPr>
                  <w:rFonts w:ascii="David" w:hAnsi="David" w:cs="David" w:hint="cs"/>
                  <w:rtl/>
                  <w:lang w:eastAsia="he-IL"/>
                </w:rPr>
                <w:t xml:space="preserve">אחת לחודש </w:t>
              </w:r>
              <w:r>
                <w:rPr>
                  <w:rFonts w:ascii="David" w:hAnsi="David" w:cs="David"/>
                  <w:rtl/>
                  <w:lang w:eastAsia="he-IL"/>
                </w:rPr>
                <w:t>–</w:t>
              </w:r>
              <w:r>
                <w:rPr>
                  <w:rFonts w:ascii="David" w:hAnsi="David" w:cs="David" w:hint="cs"/>
                  <w:rtl/>
                  <w:lang w:eastAsia="he-IL"/>
                </w:rPr>
                <w:t xml:space="preserve"> ע"י נאמני הבטיחות בכל מחלקה</w:t>
              </w:r>
            </w:ins>
          </w:p>
          <w:p w14:paraId="542A4409" w14:textId="5CA3A7EA" w:rsidR="008674A2" w:rsidRDefault="008674A2" w:rsidP="008674A2">
            <w:pPr>
              <w:spacing w:line="360" w:lineRule="auto"/>
              <w:rPr>
                <w:ins w:id="389" w:author="Yael Gottlieb" w:date="2025-03-12T16:50:00Z" w16du:dateUtc="2025-03-12T14:50:00Z"/>
                <w:rFonts w:ascii="David" w:hAnsi="David" w:cs="David"/>
                <w:rtl/>
                <w:lang w:eastAsia="he-IL"/>
              </w:rPr>
            </w:pPr>
            <w:ins w:id="390" w:author="Yael Gottlieb" w:date="2025-03-12T16:53:00Z" w16du:dateUtc="2025-03-12T14:53:00Z">
              <w:r>
                <w:rPr>
                  <w:rFonts w:ascii="David" w:hAnsi="David" w:cs="David" w:hint="cs"/>
                  <w:rtl/>
                  <w:lang w:eastAsia="he-IL"/>
                </w:rPr>
                <w:t xml:space="preserve">אחת לשנה </w:t>
              </w:r>
              <w:r>
                <w:rPr>
                  <w:rFonts w:ascii="David" w:hAnsi="David" w:cs="David"/>
                  <w:rtl/>
                  <w:lang w:eastAsia="he-IL"/>
                </w:rPr>
                <w:t>–</w:t>
              </w:r>
              <w:r>
                <w:rPr>
                  <w:rFonts w:ascii="David" w:hAnsi="David" w:cs="David" w:hint="cs"/>
                  <w:rtl/>
                  <w:lang w:eastAsia="he-IL"/>
                </w:rPr>
                <w:t xml:space="preserve"> ע"י חברת תחזו</w:t>
              </w:r>
            </w:ins>
            <w:ins w:id="391" w:author="Yael Gottlieb" w:date="2025-03-12T16:54:00Z" w16du:dateUtc="2025-03-12T14:54:00Z">
              <w:r>
                <w:rPr>
                  <w:rFonts w:ascii="David" w:hAnsi="David" w:cs="David" w:hint="cs"/>
                  <w:rtl/>
                  <w:lang w:eastAsia="he-IL"/>
                </w:rPr>
                <w:t>קה חיצונית</w:t>
              </w:r>
            </w:ins>
          </w:p>
        </w:tc>
        <w:tc>
          <w:tcPr>
            <w:tcW w:w="0" w:type="auto"/>
            <w:shd w:val="clear" w:color="auto" w:fill="FFFFFF"/>
            <w:tcPrChange w:id="392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7480E11D" w14:textId="4161A03D" w:rsidR="00636BFB" w:rsidRDefault="008674A2" w:rsidP="008674A2">
            <w:pPr>
              <w:spacing w:line="360" w:lineRule="auto"/>
              <w:rPr>
                <w:ins w:id="393" w:author="Yael Gottlieb" w:date="2025-03-12T16:50:00Z" w16du:dateUtc="2025-03-12T14:50:00Z"/>
                <w:rFonts w:ascii="David" w:hAnsi="David" w:cs="David"/>
                <w:sz w:val="22"/>
                <w:rtl/>
                <w:lang w:eastAsia="he-IL"/>
              </w:rPr>
            </w:pPr>
            <w:ins w:id="394" w:author="Yael Gottlieb" w:date="2025-03-12T16:52:00Z" w16du:dateUtc="2025-03-12T14:52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אחת לשנה</w:t>
              </w:r>
            </w:ins>
          </w:p>
        </w:tc>
        <w:tc>
          <w:tcPr>
            <w:tcW w:w="2773" w:type="dxa"/>
            <w:shd w:val="clear" w:color="auto" w:fill="FFFFFF"/>
            <w:tcPrChange w:id="395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2962CD5C" w14:textId="77777777" w:rsidR="00636BFB" w:rsidRDefault="00636BFB" w:rsidP="008674A2">
            <w:pPr>
              <w:spacing w:line="360" w:lineRule="auto"/>
              <w:rPr>
                <w:ins w:id="396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</w:rPr>
            </w:pPr>
            <w:ins w:id="397" w:author="Yael Gottlieb" w:date="2025-03-12T16:50:00Z" w16du:dateUtc="2025-03-12T14:50:00Z">
              <w:r w:rsidRPr="00636BFB">
                <w:rPr>
                  <w:rFonts w:ascii="David" w:hAnsi="David" w:cs="David"/>
                  <w:sz w:val="22"/>
                  <w:rtl/>
                  <w:lang w:eastAsia="he-IL"/>
                </w:rPr>
                <w:t>מטפי כבוי אש מטלטלים</w:t>
              </w:r>
            </w:ins>
          </w:p>
          <w:p w14:paraId="17BF3C09" w14:textId="6D4DDF6E" w:rsidR="00636BFB" w:rsidRPr="00636BFB" w:rsidRDefault="006A419B" w:rsidP="008674A2">
            <w:pPr>
              <w:spacing w:line="360" w:lineRule="auto"/>
              <w:rPr>
                <w:ins w:id="398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  <w:rPrChange w:id="399" w:author="Yael Gottlieb" w:date="2025-03-12T16:52:00Z" w16du:dateUtc="2025-03-12T14:52:00Z">
                  <w:rPr>
                    <w:ins w:id="400" w:author="Yael Gottlieb" w:date="2025-03-12T16:51:00Z" w16du:dateUtc="2025-03-12T14:51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01" w:author="Yael Gottlieb" w:date="2025-04-15T12:59:00Z" w16du:dateUtc="2025-04-15T09:59:00Z">
              <w:r w:rsidRPr="006A419B">
                <w:rPr>
                  <w:rFonts w:ascii="David" w:hAnsi="David" w:cs="David" w:hint="cs"/>
                  <w:sz w:val="22"/>
                  <w:rtl/>
                  <w:lang w:eastAsia="he-IL"/>
                </w:rPr>
                <w:t>גלגילוני</w:t>
              </w:r>
              <w:r w:rsidRPr="006A419B">
                <w:rPr>
                  <w:rFonts w:ascii="David" w:hAnsi="David" w:cs="David" w:hint="eastAsia"/>
                  <w:sz w:val="22"/>
                  <w:rtl/>
                  <w:lang w:eastAsia="he-IL"/>
                </w:rPr>
                <w:t>ם</w:t>
              </w:r>
            </w:ins>
          </w:p>
          <w:p w14:paraId="771A9912" w14:textId="77777777" w:rsidR="00636BFB" w:rsidRPr="00636BFB" w:rsidRDefault="00636BFB" w:rsidP="008674A2">
            <w:pPr>
              <w:spacing w:line="360" w:lineRule="auto"/>
              <w:rPr>
                <w:ins w:id="402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  <w:rPrChange w:id="403" w:author="Yael Gottlieb" w:date="2025-03-12T16:52:00Z" w16du:dateUtc="2025-03-12T14:52:00Z">
                  <w:rPr>
                    <w:ins w:id="404" w:author="Yael Gottlieb" w:date="2025-03-12T16:51:00Z" w16du:dateUtc="2025-03-12T14:51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05" w:author="Yael Gottlieb" w:date="2025-03-12T16:51:00Z" w16du:dateUtc="2025-03-12T14:51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06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זרנוקים</w:t>
              </w:r>
            </w:ins>
          </w:p>
          <w:p w14:paraId="77E09522" w14:textId="77777777" w:rsidR="00636BFB" w:rsidRPr="00636BFB" w:rsidRDefault="00636BFB" w:rsidP="008674A2">
            <w:pPr>
              <w:spacing w:line="360" w:lineRule="auto"/>
              <w:rPr>
                <w:ins w:id="407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  <w:rPrChange w:id="408" w:author="Yael Gottlieb" w:date="2025-03-12T16:52:00Z" w16du:dateUtc="2025-03-12T14:52:00Z">
                  <w:rPr>
                    <w:ins w:id="409" w:author="Yael Gottlieb" w:date="2025-03-12T16:51:00Z" w16du:dateUtc="2025-03-12T14:51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10" w:author="Yael Gottlieb" w:date="2025-03-12T16:51:00Z" w16du:dateUtc="2025-03-12T14:51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11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מזנקים</w:t>
              </w:r>
            </w:ins>
          </w:p>
          <w:p w14:paraId="14EE54B6" w14:textId="77777777" w:rsidR="00636BFB" w:rsidRPr="00636BFB" w:rsidRDefault="00636BFB" w:rsidP="008674A2">
            <w:pPr>
              <w:spacing w:line="360" w:lineRule="auto"/>
              <w:rPr>
                <w:ins w:id="412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  <w:rPrChange w:id="413" w:author="Yael Gottlieb" w:date="2025-03-12T16:52:00Z" w16du:dateUtc="2025-03-12T14:52:00Z">
                  <w:rPr>
                    <w:ins w:id="414" w:author="Yael Gottlieb" w:date="2025-03-12T16:51:00Z" w16du:dateUtc="2025-03-12T14:51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15" w:author="Yael Gottlieb" w:date="2025-03-12T16:51:00Z" w16du:dateUtc="2025-03-12T14:51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16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הידרנטים</w:t>
              </w:r>
            </w:ins>
          </w:p>
          <w:p w14:paraId="64CB3E2D" w14:textId="77777777" w:rsidR="00636BFB" w:rsidRPr="00636BFB" w:rsidRDefault="00636BFB" w:rsidP="008674A2">
            <w:pPr>
              <w:spacing w:line="360" w:lineRule="auto"/>
              <w:rPr>
                <w:ins w:id="417" w:author="Yael Gottlieb" w:date="2025-03-12T16:52:00Z" w16du:dateUtc="2025-03-12T14:52:00Z"/>
                <w:rFonts w:ascii="David" w:hAnsi="David" w:cs="David"/>
                <w:sz w:val="22"/>
                <w:rtl/>
                <w:lang w:eastAsia="he-IL"/>
                <w:rPrChange w:id="418" w:author="Yael Gottlieb" w:date="2025-03-12T16:52:00Z" w16du:dateUtc="2025-03-12T14:52:00Z">
                  <w:rPr>
                    <w:ins w:id="419" w:author="Yael Gottlieb" w:date="2025-03-12T16:52:00Z" w16du:dateUtc="2025-03-12T14:52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20" w:author="Yael Gottlieb" w:date="2025-03-12T16:51:00Z" w16du:dateUtc="2025-03-12T14:51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21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 xml:space="preserve">מערכת גילוי </w:t>
              </w:r>
              <w:r w:rsidRPr="00636BFB">
                <w:rPr>
                  <w:rFonts w:ascii="David" w:hAnsi="David" w:cs="David" w:hint="eastAsia"/>
                  <w:sz w:val="22"/>
                  <w:rtl/>
                  <w:lang w:eastAsia="he-IL"/>
                  <w:rPrChange w:id="422" w:author="Yael Gottlieb" w:date="2025-03-12T16:52:00Z" w16du:dateUtc="2025-03-12T14:52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t>ו</w:t>
              </w:r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23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כיבוי אש</w:t>
              </w:r>
            </w:ins>
          </w:p>
          <w:p w14:paraId="070627D4" w14:textId="78B43A0A" w:rsidR="00636BFB" w:rsidRPr="00636BFB" w:rsidRDefault="00636BFB" w:rsidP="008674A2">
            <w:pPr>
              <w:spacing w:line="360" w:lineRule="auto"/>
              <w:rPr>
                <w:ins w:id="424" w:author="Yael Gottlieb" w:date="2025-03-12T16:51:00Z" w16du:dateUtc="2025-03-12T14:51:00Z"/>
                <w:rFonts w:ascii="David" w:hAnsi="David" w:cs="David"/>
                <w:sz w:val="22"/>
                <w:rtl/>
                <w:lang w:eastAsia="he-IL"/>
                <w:rPrChange w:id="425" w:author="Yael Gottlieb" w:date="2025-03-12T16:52:00Z" w16du:dateUtc="2025-03-12T14:52:00Z">
                  <w:rPr>
                    <w:ins w:id="426" w:author="Yael Gottlieb" w:date="2025-03-12T16:51:00Z" w16du:dateUtc="2025-03-12T14:51:00Z"/>
                    <w:rFonts w:ascii="Arial" w:hAnsi="Arial"/>
                    <w:sz w:val="22"/>
                    <w:rtl/>
                    <w:lang w:eastAsia="he-IL"/>
                  </w:rPr>
                </w:rPrChange>
              </w:rPr>
            </w:pPr>
            <w:ins w:id="427" w:author="Yael Gottlieb" w:date="2025-03-12T16:52:00Z" w16du:dateUtc="2025-03-12T14:52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28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ספרינקלרים (</w:t>
              </w:r>
            </w:ins>
            <w:ins w:id="429" w:author="Yael Gottlieb" w:date="2025-04-15T13:00:00Z" w16du:dateUtc="2025-04-15T10:00:00Z">
              <w:r w:rsidR="006A419B" w:rsidRPr="006A419B">
                <w:rPr>
                  <w:rFonts w:ascii="David" w:hAnsi="David" w:cs="David" w:hint="cs"/>
                  <w:sz w:val="22"/>
                  <w:rtl/>
                  <w:lang w:eastAsia="he-IL"/>
                </w:rPr>
                <w:t>מתיז</w:t>
              </w:r>
              <w:r w:rsidR="006A419B" w:rsidRPr="006A419B">
                <w:rPr>
                  <w:rFonts w:ascii="David" w:hAnsi="David" w:cs="David" w:hint="eastAsia"/>
                  <w:sz w:val="22"/>
                  <w:rtl/>
                  <w:lang w:eastAsia="he-IL"/>
                </w:rPr>
                <w:t>י</w:t>
              </w:r>
            </w:ins>
            <w:ins w:id="430" w:author="Yael Gottlieb" w:date="2025-03-12T16:52:00Z" w16du:dateUtc="2025-03-12T14:52:00Z">
              <w:r w:rsidRPr="00636BFB">
                <w:rPr>
                  <w:rFonts w:ascii="David" w:hAnsi="David" w:cs="David"/>
                  <w:sz w:val="22"/>
                  <w:rtl/>
                  <w:lang w:eastAsia="he-IL"/>
                  <w:rPrChange w:id="431" w:author="Yael Gottlieb" w:date="2025-03-12T16:52:00Z" w16du:dateUtc="2025-03-12T14:52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 xml:space="preserve"> מים)</w:t>
              </w:r>
            </w:ins>
          </w:p>
          <w:p w14:paraId="0F48F931" w14:textId="3A3E81A7" w:rsidR="00636BFB" w:rsidRDefault="00636BFB" w:rsidP="008674A2">
            <w:pPr>
              <w:spacing w:line="360" w:lineRule="auto"/>
              <w:rPr>
                <w:ins w:id="432" w:author="Yael Gottlieb" w:date="2025-03-12T16:50:00Z" w16du:dateUtc="2025-03-12T14:50:00Z"/>
                <w:rFonts w:ascii="David" w:hAnsi="David" w:cs="David"/>
                <w:sz w:val="22"/>
                <w:rtl/>
                <w:lang w:eastAsia="he-IL"/>
              </w:rPr>
            </w:pPr>
          </w:p>
        </w:tc>
        <w:tc>
          <w:tcPr>
            <w:tcW w:w="2394" w:type="dxa"/>
            <w:shd w:val="clear" w:color="auto" w:fill="FFFFFF"/>
            <w:tcPrChange w:id="433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7D8C96C0" w14:textId="3ADC9A59" w:rsidR="00636BFB" w:rsidRDefault="00636BFB" w:rsidP="008674A2">
            <w:pPr>
              <w:spacing w:line="360" w:lineRule="auto"/>
              <w:rPr>
                <w:ins w:id="434" w:author="Yael Gottlieb" w:date="2025-03-12T16:50:00Z" w16du:dateUtc="2025-03-12T14:50:00Z"/>
                <w:rFonts w:ascii="David" w:hAnsi="David" w:cs="David"/>
                <w:sz w:val="22"/>
                <w:rtl/>
                <w:lang w:eastAsia="he-IL"/>
              </w:rPr>
            </w:pPr>
            <w:ins w:id="435" w:author="Yael Gottlieb" w:date="2025-03-12T16:50:00Z" w16du:dateUtc="2025-03-12T14:50:00Z">
              <w:r w:rsidRPr="00636BFB">
                <w:rPr>
                  <w:rFonts w:ascii="David" w:hAnsi="David" w:cs="David"/>
                  <w:sz w:val="22"/>
                  <w:rtl/>
                  <w:lang w:eastAsia="he-IL"/>
                </w:rPr>
                <w:t>ציוד גילוי וכיבוי אש</w:t>
              </w:r>
            </w:ins>
          </w:p>
        </w:tc>
        <w:tc>
          <w:tcPr>
            <w:tcW w:w="0" w:type="auto"/>
            <w:shd w:val="clear" w:color="auto" w:fill="FFFFFF"/>
            <w:tcPrChange w:id="436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15804EAC" w14:textId="14155371" w:rsidR="00636BFB" w:rsidRDefault="00636BFB" w:rsidP="008674A2">
            <w:pPr>
              <w:spacing w:line="360" w:lineRule="auto"/>
              <w:rPr>
                <w:ins w:id="437" w:author="Yael Gottlieb" w:date="2025-03-12T16:50:00Z" w16du:dateUtc="2025-03-12T14:50:00Z"/>
                <w:rFonts w:ascii="David" w:hAnsi="David" w:cs="David"/>
                <w:sz w:val="22"/>
                <w:rtl/>
                <w:lang w:eastAsia="he-IL"/>
              </w:rPr>
            </w:pPr>
            <w:ins w:id="438" w:author="Yael Gottlieb" w:date="2025-03-12T16:50:00Z" w16du:dateUtc="2025-03-12T14:50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7</w:t>
              </w:r>
            </w:ins>
          </w:p>
        </w:tc>
      </w:tr>
      <w:tr w:rsidR="008674A2" w:rsidRPr="00A722CD" w14:paraId="359E87C9" w14:textId="77777777" w:rsidTr="00247033">
        <w:trPr>
          <w:trHeight w:val="20"/>
          <w:jc w:val="right"/>
          <w:ins w:id="439" w:author="Yael Gottlieb" w:date="2025-03-12T16:54:00Z"/>
          <w:trPrChange w:id="440" w:author="Yael Gottlieb" w:date="2025-03-12T17:03:00Z" w16du:dateUtc="2025-03-12T15:03:00Z">
            <w:trPr>
              <w:trHeight w:val="20"/>
              <w:jc w:val="center"/>
            </w:trPr>
          </w:trPrChange>
        </w:trPr>
        <w:tc>
          <w:tcPr>
            <w:tcW w:w="0" w:type="auto"/>
            <w:shd w:val="clear" w:color="auto" w:fill="FFFFFF"/>
            <w:tcPrChange w:id="441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59A1ACD7" w14:textId="35A5DC06" w:rsidR="008674A2" w:rsidRDefault="008674A2" w:rsidP="008674A2">
            <w:pPr>
              <w:spacing w:line="360" w:lineRule="auto"/>
              <w:rPr>
                <w:ins w:id="442" w:author="Yael Gottlieb" w:date="2025-03-12T16:54:00Z" w16du:dateUtc="2025-03-12T14:54:00Z"/>
                <w:rFonts w:ascii="David" w:hAnsi="David" w:cs="David"/>
                <w:rtl/>
                <w:lang w:eastAsia="he-IL"/>
              </w:rPr>
            </w:pPr>
            <w:ins w:id="443" w:author="Yael Gottlieb" w:date="2025-03-12T16:55:00Z" w16du:dateUtc="2025-03-12T14:55:00Z">
              <w:r>
                <w:rPr>
                  <w:rFonts w:ascii="David" w:hAnsi="David" w:cs="David" w:hint="cs"/>
                  <w:rtl/>
                  <w:lang w:eastAsia="he-IL"/>
                </w:rPr>
                <w:lastRenderedPageBreak/>
                <w:t>מנהל מחלקה</w:t>
              </w:r>
            </w:ins>
          </w:p>
        </w:tc>
        <w:tc>
          <w:tcPr>
            <w:tcW w:w="0" w:type="auto"/>
            <w:shd w:val="clear" w:color="auto" w:fill="FFFFFF"/>
            <w:tcPrChange w:id="444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2A709A3C" w14:textId="74A6CFD7" w:rsidR="008674A2" w:rsidRDefault="008674A2" w:rsidP="008674A2">
            <w:pPr>
              <w:spacing w:line="360" w:lineRule="auto"/>
              <w:rPr>
                <w:ins w:id="445" w:author="Yael Gottlieb" w:date="2025-03-12T16:54:00Z" w16du:dateUtc="2025-03-12T14:54:00Z"/>
                <w:rFonts w:ascii="David" w:hAnsi="David" w:cs="David"/>
                <w:sz w:val="22"/>
                <w:rtl/>
                <w:lang w:eastAsia="he-IL"/>
              </w:rPr>
            </w:pPr>
            <w:ins w:id="446" w:author="Yael Gottlieb" w:date="2025-03-12T16:55:00Z" w16du:dateUtc="2025-03-12T14:55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447" w:author="Yael Gottlieb" w:date="2025-03-12T16:55:00Z" w16du:dateUtc="2025-03-12T14:55:00Z">
                    <w:rPr>
                      <w:rtl/>
                    </w:rPr>
                  </w:rPrChange>
                </w:rPr>
                <w:t>בדיקה שנתית – ע"י חברה מתחזקת</w:t>
              </w:r>
            </w:ins>
          </w:p>
        </w:tc>
        <w:tc>
          <w:tcPr>
            <w:tcW w:w="2773" w:type="dxa"/>
            <w:shd w:val="clear" w:color="auto" w:fill="FFFFFF"/>
            <w:tcPrChange w:id="448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3CD9B961" w14:textId="2582C856" w:rsidR="008674A2" w:rsidRPr="00636BFB" w:rsidRDefault="008674A2" w:rsidP="008674A2">
            <w:pPr>
              <w:spacing w:line="360" w:lineRule="auto"/>
              <w:rPr>
                <w:ins w:id="449" w:author="Yael Gottlieb" w:date="2025-03-12T16:54:00Z" w16du:dateUtc="2025-03-12T14:54:00Z"/>
                <w:rFonts w:ascii="David" w:hAnsi="David" w:cs="David"/>
                <w:sz w:val="22"/>
                <w:rtl/>
                <w:lang w:eastAsia="he-IL"/>
              </w:rPr>
            </w:pPr>
            <w:ins w:id="450" w:author="Yael Gottlieb" w:date="2025-03-12T16:55:00Z" w16du:dateUtc="2025-03-12T14:55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451" w:author="Yael Gottlieb" w:date="2025-03-12T16:55:00Z" w16du:dateUtc="2025-03-12T14:55:00Z">
                    <w:rPr>
                      <w:rtl/>
                    </w:rPr>
                  </w:rPrChange>
                </w:rPr>
                <w:t>בדיקות מנדפים – שנתית</w:t>
              </w:r>
            </w:ins>
          </w:p>
        </w:tc>
        <w:tc>
          <w:tcPr>
            <w:tcW w:w="2394" w:type="dxa"/>
            <w:shd w:val="clear" w:color="auto" w:fill="FFFFFF"/>
            <w:tcPrChange w:id="452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07A97FF4" w14:textId="5FC9C5A2" w:rsidR="008674A2" w:rsidRPr="00636BFB" w:rsidRDefault="008674A2" w:rsidP="008674A2">
            <w:pPr>
              <w:spacing w:line="360" w:lineRule="auto"/>
              <w:rPr>
                <w:ins w:id="453" w:author="Yael Gottlieb" w:date="2025-03-12T16:54:00Z" w16du:dateUtc="2025-03-12T14:54:00Z"/>
                <w:rFonts w:ascii="David" w:hAnsi="David" w:cs="David"/>
                <w:sz w:val="22"/>
                <w:rtl/>
                <w:lang w:eastAsia="he-IL"/>
              </w:rPr>
            </w:pPr>
            <w:ins w:id="454" w:author="Yael Gottlieb" w:date="2025-03-12T16:55:00Z" w16du:dateUtc="2025-03-12T14:55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455" w:author="Yael Gottlieb" w:date="2025-03-12T16:55:00Z" w16du:dateUtc="2025-03-12T14:55:00Z">
                    <w:rPr>
                      <w:rtl/>
                    </w:rPr>
                  </w:rPrChange>
                </w:rPr>
                <w:t>בדיקות מנדפים</w:t>
              </w:r>
            </w:ins>
          </w:p>
        </w:tc>
        <w:tc>
          <w:tcPr>
            <w:tcW w:w="0" w:type="auto"/>
            <w:shd w:val="clear" w:color="auto" w:fill="FFFFFF"/>
            <w:tcPrChange w:id="456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0C9E7295" w14:textId="4288D3B8" w:rsidR="008674A2" w:rsidRDefault="008674A2" w:rsidP="008674A2">
            <w:pPr>
              <w:spacing w:line="360" w:lineRule="auto"/>
              <w:rPr>
                <w:ins w:id="457" w:author="Yael Gottlieb" w:date="2025-03-12T16:54:00Z" w16du:dateUtc="2025-03-12T14:54:00Z"/>
                <w:rFonts w:ascii="David" w:hAnsi="David" w:cs="David"/>
                <w:sz w:val="22"/>
                <w:rtl/>
                <w:lang w:eastAsia="he-IL"/>
              </w:rPr>
            </w:pPr>
            <w:ins w:id="458" w:author="Yael Gottlieb" w:date="2025-03-12T16:54:00Z" w16du:dateUtc="2025-03-12T14:5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8</w:t>
              </w:r>
            </w:ins>
          </w:p>
        </w:tc>
      </w:tr>
      <w:tr w:rsidR="008674A2" w:rsidRPr="00A722CD" w14:paraId="19AF2464" w14:textId="77777777" w:rsidTr="00247033">
        <w:trPr>
          <w:trHeight w:val="20"/>
          <w:jc w:val="right"/>
          <w:ins w:id="459" w:author="Yael Gottlieb" w:date="2025-03-12T16:55:00Z"/>
          <w:trPrChange w:id="460" w:author="Yael Gottlieb" w:date="2025-03-12T17:03:00Z" w16du:dateUtc="2025-03-12T15:03:00Z">
            <w:trPr>
              <w:trHeight w:val="20"/>
              <w:jc w:val="center"/>
            </w:trPr>
          </w:trPrChange>
        </w:trPr>
        <w:tc>
          <w:tcPr>
            <w:tcW w:w="0" w:type="auto"/>
            <w:shd w:val="clear" w:color="auto" w:fill="FFFFFF"/>
            <w:tcPrChange w:id="461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15B20446" w14:textId="7729D963" w:rsidR="008674A2" w:rsidRDefault="008674A2">
            <w:pPr>
              <w:spacing w:line="360" w:lineRule="auto"/>
              <w:rPr>
                <w:ins w:id="462" w:author="Yael Gottlieb" w:date="2025-03-12T16:55:00Z" w16du:dateUtc="2025-03-12T14:55:00Z"/>
                <w:rFonts w:ascii="David" w:hAnsi="David" w:cs="David"/>
                <w:rtl/>
                <w:lang w:eastAsia="he-IL"/>
              </w:rPr>
              <w:pPrChange w:id="463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64" w:author="Yael Gottlieb" w:date="2025-03-12T16:56:00Z" w16du:dateUtc="2025-03-12T14:56:00Z">
              <w:r>
                <w:rPr>
                  <w:rFonts w:ascii="David" w:hAnsi="David" w:cs="David" w:hint="cs"/>
                  <w:rtl/>
                  <w:lang w:eastAsia="he-IL"/>
                </w:rPr>
                <w:t>מחלקת אחזקה</w:t>
              </w:r>
            </w:ins>
          </w:p>
        </w:tc>
        <w:tc>
          <w:tcPr>
            <w:tcW w:w="0" w:type="auto"/>
            <w:shd w:val="clear" w:color="auto" w:fill="FFFFFF"/>
            <w:tcPrChange w:id="465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695AA102" w14:textId="7CBC5DCC" w:rsidR="008674A2" w:rsidRPr="008674A2" w:rsidRDefault="008674A2">
            <w:pPr>
              <w:spacing w:line="360" w:lineRule="auto"/>
              <w:rPr>
                <w:ins w:id="466" w:author="Yael Gottlieb" w:date="2025-03-12T16:55:00Z" w16du:dateUtc="2025-03-12T14:55:00Z"/>
                <w:rFonts w:ascii="David" w:hAnsi="David" w:cs="David"/>
                <w:sz w:val="22"/>
                <w:rtl/>
                <w:lang w:eastAsia="he-IL"/>
              </w:rPr>
              <w:pPrChange w:id="467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68" w:author="Yael Gottlieb" w:date="2025-03-12T16:56:00Z" w16du:dateUtc="2025-03-12T14:56:00Z">
              <w:r>
                <w:rPr>
                  <w:rFonts w:ascii="David" w:hAnsi="David" w:cs="David" w:hint="cs"/>
                  <w:rtl/>
                </w:rPr>
                <w:t xml:space="preserve">אחת לשנה </w:t>
              </w:r>
              <w:r w:rsidRPr="008674A2">
                <w:rPr>
                  <w:rFonts w:ascii="David" w:hAnsi="David" w:cs="David"/>
                  <w:rtl/>
                  <w:rPrChange w:id="469" w:author="Yael Gottlieb" w:date="2025-03-12T16:56:00Z" w16du:dateUtc="2025-03-12T14:56:00Z">
                    <w:rPr>
                      <w:rtl/>
                    </w:rPr>
                  </w:rPrChange>
                </w:rPr>
                <w:t>באמצעות חברות הגז</w:t>
              </w:r>
            </w:ins>
          </w:p>
        </w:tc>
        <w:tc>
          <w:tcPr>
            <w:tcW w:w="2773" w:type="dxa"/>
            <w:shd w:val="clear" w:color="auto" w:fill="FFFFFF"/>
            <w:tcPrChange w:id="470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54DFB0AD" w14:textId="21A53635" w:rsidR="008674A2" w:rsidRPr="008674A2" w:rsidRDefault="008674A2">
            <w:pPr>
              <w:spacing w:line="360" w:lineRule="auto"/>
              <w:rPr>
                <w:ins w:id="471" w:author="Yael Gottlieb" w:date="2025-03-12T16:55:00Z" w16du:dateUtc="2025-03-12T14:55:00Z"/>
                <w:rFonts w:ascii="David" w:hAnsi="David" w:cs="David"/>
                <w:sz w:val="22"/>
                <w:rtl/>
                <w:lang w:eastAsia="he-IL"/>
              </w:rPr>
              <w:pPrChange w:id="47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73" w:author="Yael Gottlieb" w:date="2025-03-12T16:56:00Z" w16du:dateUtc="2025-03-12T14:56:00Z">
              <w:r w:rsidRPr="008674A2">
                <w:rPr>
                  <w:rFonts w:ascii="David" w:hAnsi="David" w:cs="David"/>
                  <w:rtl/>
                  <w:rPrChange w:id="474" w:author="Yael Gottlieb" w:date="2025-03-12T16:56:00Z" w16du:dateUtc="2025-03-12T14:56:00Z">
                    <w:rPr>
                      <w:rtl/>
                    </w:rPr>
                  </w:rPrChange>
                </w:rPr>
                <w:t>שנתית</w:t>
              </w:r>
            </w:ins>
          </w:p>
        </w:tc>
        <w:tc>
          <w:tcPr>
            <w:tcW w:w="2394" w:type="dxa"/>
            <w:shd w:val="clear" w:color="auto" w:fill="FFFFFF"/>
            <w:tcPrChange w:id="475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2489CCB8" w14:textId="5A1D4474" w:rsidR="008674A2" w:rsidRPr="008674A2" w:rsidRDefault="008674A2">
            <w:pPr>
              <w:spacing w:line="360" w:lineRule="auto"/>
              <w:rPr>
                <w:ins w:id="476" w:author="Yael Gottlieb" w:date="2025-03-12T16:55:00Z" w16du:dateUtc="2025-03-12T14:55:00Z"/>
                <w:rFonts w:ascii="David" w:hAnsi="David" w:cs="David"/>
                <w:sz w:val="22"/>
                <w:rtl/>
                <w:lang w:eastAsia="he-IL"/>
              </w:rPr>
              <w:pPrChange w:id="477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78" w:author="Yael Gottlieb" w:date="2025-03-12T16:56:00Z" w16du:dateUtc="2025-03-12T14:56:00Z">
              <w:r w:rsidRPr="008674A2">
                <w:rPr>
                  <w:rFonts w:ascii="David" w:hAnsi="David" w:cs="David"/>
                  <w:rtl/>
                  <w:rPrChange w:id="479" w:author="Yael Gottlieb" w:date="2025-03-12T16:56:00Z" w16du:dateUtc="2025-03-12T14:56:00Z">
                    <w:rPr>
                      <w:rtl/>
                    </w:rPr>
                  </w:rPrChange>
                </w:rPr>
                <w:t>בדיקת למתקני גפ"מ</w:t>
              </w:r>
            </w:ins>
          </w:p>
        </w:tc>
        <w:tc>
          <w:tcPr>
            <w:tcW w:w="0" w:type="auto"/>
            <w:shd w:val="clear" w:color="auto" w:fill="FFFFFF"/>
            <w:tcPrChange w:id="480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557F6996" w14:textId="52C2DB4C" w:rsidR="008674A2" w:rsidRDefault="008674A2">
            <w:pPr>
              <w:spacing w:line="360" w:lineRule="auto"/>
              <w:rPr>
                <w:ins w:id="481" w:author="Yael Gottlieb" w:date="2025-03-12T16:55:00Z" w16du:dateUtc="2025-03-12T14:55:00Z"/>
                <w:rFonts w:ascii="David" w:hAnsi="David" w:cs="David"/>
                <w:sz w:val="22"/>
                <w:rtl/>
                <w:lang w:eastAsia="he-IL"/>
              </w:rPr>
              <w:pPrChange w:id="48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83" w:author="Yael Gottlieb" w:date="2025-03-12T16:56:00Z" w16du:dateUtc="2025-03-12T14:56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9</w:t>
              </w:r>
            </w:ins>
          </w:p>
        </w:tc>
      </w:tr>
      <w:tr w:rsidR="00247033" w:rsidRPr="00A722CD" w14:paraId="24660747" w14:textId="77777777" w:rsidTr="00247033">
        <w:trPr>
          <w:trHeight w:val="20"/>
          <w:jc w:val="right"/>
          <w:ins w:id="484" w:author="Yael Gottlieb" w:date="2025-03-12T16:56:00Z"/>
        </w:trPr>
        <w:tc>
          <w:tcPr>
            <w:tcW w:w="0" w:type="auto"/>
            <w:shd w:val="clear" w:color="auto" w:fill="FFFFFF"/>
          </w:tcPr>
          <w:p w14:paraId="7B401FB3" w14:textId="2CE3DE1A" w:rsidR="008674A2" w:rsidRDefault="008674A2">
            <w:pPr>
              <w:spacing w:line="360" w:lineRule="auto"/>
              <w:rPr>
                <w:ins w:id="485" w:author="Yael Gottlieb" w:date="2025-03-12T16:56:00Z" w16du:dateUtc="2025-03-12T14:56:00Z"/>
                <w:rFonts w:ascii="David" w:hAnsi="David" w:cs="David"/>
                <w:rtl/>
                <w:lang w:eastAsia="he-IL"/>
              </w:rPr>
              <w:pPrChange w:id="486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87" w:author="Yael Gottlieb" w:date="2025-03-12T16:58:00Z" w16du:dateUtc="2025-03-12T14:58:00Z">
              <w:r>
                <w:rPr>
                  <w:rFonts w:ascii="David" w:hAnsi="David" w:cs="David" w:hint="cs"/>
                  <w:rtl/>
                  <w:lang w:eastAsia="he-IL"/>
                </w:rPr>
                <w:t>ממונה הבטיחות</w:t>
              </w:r>
            </w:ins>
          </w:p>
        </w:tc>
        <w:tc>
          <w:tcPr>
            <w:tcW w:w="0" w:type="auto"/>
            <w:shd w:val="clear" w:color="auto" w:fill="FFFFFF"/>
          </w:tcPr>
          <w:p w14:paraId="660D012C" w14:textId="3FD3F43F" w:rsidR="008674A2" w:rsidRPr="008674A2" w:rsidRDefault="008674A2">
            <w:pPr>
              <w:spacing w:line="360" w:lineRule="auto"/>
              <w:rPr>
                <w:ins w:id="488" w:author="Yael Gottlieb" w:date="2025-03-12T16:56:00Z" w16du:dateUtc="2025-03-12T14:56:00Z"/>
                <w:rFonts w:ascii="David" w:hAnsi="David" w:cs="David"/>
                <w:rtl/>
              </w:rPr>
              <w:pPrChange w:id="489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90" w:author="Yael Gottlieb" w:date="2025-03-12T16:58:00Z" w16du:dateUtc="2025-03-12T14:58:00Z">
              <w:r>
                <w:rPr>
                  <w:rFonts w:ascii="David" w:hAnsi="David" w:cs="David" w:hint="cs"/>
                  <w:rtl/>
                </w:rPr>
                <w:t>נאמן בטיחות בכל מחלקה</w:t>
              </w:r>
            </w:ins>
          </w:p>
        </w:tc>
        <w:tc>
          <w:tcPr>
            <w:tcW w:w="2773" w:type="dxa"/>
            <w:shd w:val="clear" w:color="auto" w:fill="FFFFFF"/>
          </w:tcPr>
          <w:p w14:paraId="1BF2EB99" w14:textId="21BD88D9" w:rsidR="008674A2" w:rsidRPr="008674A2" w:rsidRDefault="008674A2">
            <w:pPr>
              <w:spacing w:line="360" w:lineRule="auto"/>
              <w:rPr>
                <w:ins w:id="491" w:author="Yael Gottlieb" w:date="2025-03-12T16:56:00Z" w16du:dateUtc="2025-03-12T14:56:00Z"/>
                <w:rFonts w:ascii="David" w:hAnsi="David" w:cs="David"/>
                <w:rtl/>
              </w:rPr>
              <w:pPrChange w:id="49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93" w:author="Yael Gottlieb" w:date="2025-03-12T16:57:00Z" w16du:dateUtc="2025-03-12T14:57:00Z">
              <w:r w:rsidRPr="008674A2">
                <w:rPr>
                  <w:rFonts w:ascii="David" w:hAnsi="David" w:cs="David" w:hint="eastAsia"/>
                  <w:sz w:val="22"/>
                  <w:rtl/>
                  <w:lang w:eastAsia="he-IL"/>
                  <w:rPrChange w:id="494" w:author="Yael Gottlieb" w:date="2025-03-12T16:57:00Z" w16du:dateUtc="2025-03-12T14:57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t>בקר</w:t>
              </w:r>
            </w:ins>
            <w:ins w:id="495" w:author="Yael Gottlieb" w:date="2025-03-12T16:58:00Z" w16du:dateUtc="2025-03-12T14:58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ת מאצרות, מחסנים, אריזות</w:t>
              </w:r>
            </w:ins>
            <w:ins w:id="496" w:author="Yael Gottlieb" w:date="2025-03-12T16:59:00Z" w16du:dateUtc="2025-03-12T14:59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,</w:t>
              </w:r>
              <w:r>
                <w:rPr>
                  <w:rtl/>
                </w:rPr>
                <w:t xml:space="preserve"> </w:t>
              </w:r>
              <w:r w:rsidRPr="008674A2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עדכון גיליונות בטיחות </w:t>
              </w:r>
              <w:r w:rsidRPr="008674A2">
                <w:rPr>
                  <w:rFonts w:ascii="David" w:hAnsi="David" w:cs="David"/>
                  <w:sz w:val="22"/>
                  <w:lang w:eastAsia="he-IL"/>
                </w:rPr>
                <w:t>SDS</w:t>
              </w:r>
              <w:r w:rsidRPr="008674A2">
                <w:rPr>
                  <w:rFonts w:ascii="David" w:hAnsi="David" w:cs="David"/>
                  <w:sz w:val="22"/>
                  <w:rtl/>
                  <w:lang w:eastAsia="he-IL"/>
                </w:rPr>
                <w:t>))</w:t>
              </w:r>
            </w:ins>
          </w:p>
        </w:tc>
        <w:tc>
          <w:tcPr>
            <w:tcW w:w="2394" w:type="dxa"/>
            <w:shd w:val="clear" w:color="auto" w:fill="FFFFFF"/>
          </w:tcPr>
          <w:p w14:paraId="514514AA" w14:textId="1D524515" w:rsidR="008674A2" w:rsidRPr="008674A2" w:rsidRDefault="008674A2">
            <w:pPr>
              <w:spacing w:line="360" w:lineRule="auto"/>
              <w:rPr>
                <w:ins w:id="497" w:author="Yael Gottlieb" w:date="2025-03-12T16:56:00Z" w16du:dateUtc="2025-03-12T14:56:00Z"/>
                <w:rFonts w:ascii="David" w:hAnsi="David" w:cs="David"/>
                <w:rtl/>
              </w:rPr>
              <w:pPrChange w:id="49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499" w:author="Yael Gottlieb" w:date="2025-03-12T16:57:00Z" w16du:dateUtc="2025-03-12T14:57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500" w:author="Yael Gottlieb" w:date="2025-03-12T16:57:00Z" w16du:dateUtc="2025-03-12T14:57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 xml:space="preserve"> אחסון חומ"ס בהתאם להנחיות שבהיתר הרעלים</w:t>
              </w:r>
            </w:ins>
          </w:p>
        </w:tc>
        <w:tc>
          <w:tcPr>
            <w:tcW w:w="0" w:type="auto"/>
            <w:shd w:val="clear" w:color="auto" w:fill="FFFFFF"/>
          </w:tcPr>
          <w:p w14:paraId="62368D8E" w14:textId="7F7FD687" w:rsidR="008674A2" w:rsidRDefault="008674A2">
            <w:pPr>
              <w:spacing w:line="360" w:lineRule="auto"/>
              <w:rPr>
                <w:ins w:id="501" w:author="Yael Gottlieb" w:date="2025-03-12T16:56:00Z" w16du:dateUtc="2025-03-12T14:56:00Z"/>
                <w:rFonts w:ascii="David" w:hAnsi="David" w:cs="David"/>
                <w:sz w:val="22"/>
                <w:rtl/>
                <w:lang w:eastAsia="he-IL"/>
              </w:rPr>
              <w:pPrChange w:id="50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503" w:author="Yael Gottlieb" w:date="2025-03-12T16:56:00Z" w16du:dateUtc="2025-03-12T14:56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10</w:t>
              </w:r>
            </w:ins>
          </w:p>
        </w:tc>
      </w:tr>
      <w:tr w:rsidR="008674A2" w:rsidRPr="00A722CD" w14:paraId="1AB651DA" w14:textId="77777777" w:rsidTr="00247033">
        <w:trPr>
          <w:trHeight w:val="20"/>
          <w:jc w:val="right"/>
          <w:ins w:id="504" w:author="Yael Gottlieb" w:date="2025-03-12T16:58:00Z"/>
          <w:trPrChange w:id="505" w:author="Yael Gottlieb" w:date="2025-03-12T17:03:00Z" w16du:dateUtc="2025-03-12T15:03:00Z">
            <w:trPr>
              <w:trHeight w:val="20"/>
              <w:jc w:val="center"/>
            </w:trPr>
          </w:trPrChange>
        </w:trPr>
        <w:tc>
          <w:tcPr>
            <w:tcW w:w="0" w:type="auto"/>
            <w:shd w:val="clear" w:color="auto" w:fill="FFFFFF"/>
            <w:tcPrChange w:id="506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6E2824C5" w14:textId="0A00B6E0" w:rsidR="008674A2" w:rsidRPr="008674A2" w:rsidDel="00563975" w:rsidRDefault="00247033" w:rsidP="008674A2">
            <w:pPr>
              <w:spacing w:line="360" w:lineRule="auto"/>
              <w:rPr>
                <w:ins w:id="507" w:author="Yael Gottlieb" w:date="2025-03-12T17:00:00Z" w16du:dateUtc="2025-03-12T15:00:00Z"/>
                <w:rFonts w:ascii="David" w:hAnsi="David" w:cs="David"/>
                <w:lang w:eastAsia="he-IL"/>
                <w:rPrChange w:id="508" w:author="Yael Gottlieb" w:date="2025-03-12T17:00:00Z" w16du:dateUtc="2025-03-12T15:00:00Z">
                  <w:rPr>
                    <w:ins w:id="509" w:author="Yael Gottlieb" w:date="2025-03-12T17:00:00Z" w16du:dateUtc="2025-03-12T15:00:00Z"/>
                    <w:rFonts w:ascii="Arial" w:hAnsi="Arial"/>
                    <w:lang w:eastAsia="he-IL"/>
                  </w:rPr>
                </w:rPrChange>
              </w:rPr>
            </w:pPr>
            <w:ins w:id="510" w:author="Yael Gottlieb" w:date="2025-03-12T17:03:00Z" w16du:dateUtc="2025-03-12T15:03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נאמני הבטיחות בכל מחלקה</w:t>
              </w:r>
            </w:ins>
          </w:p>
          <w:p w14:paraId="7C5E2271" w14:textId="77777777" w:rsidR="008674A2" w:rsidRPr="008674A2" w:rsidRDefault="008674A2">
            <w:pPr>
              <w:spacing w:line="360" w:lineRule="auto"/>
              <w:rPr>
                <w:ins w:id="511" w:author="Yael Gottlieb" w:date="2025-03-12T16:58:00Z" w16du:dateUtc="2025-03-12T14:58:00Z"/>
                <w:rFonts w:ascii="David" w:hAnsi="David" w:cs="David"/>
                <w:rtl/>
                <w:lang w:eastAsia="he-IL"/>
              </w:rPr>
              <w:pPrChange w:id="51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  <w:tc>
          <w:tcPr>
            <w:tcW w:w="0" w:type="auto"/>
            <w:shd w:val="clear" w:color="auto" w:fill="FFFFFF"/>
            <w:tcPrChange w:id="513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2A334E9D" w14:textId="77777777" w:rsidR="008674A2" w:rsidRDefault="008674A2">
            <w:pPr>
              <w:spacing w:line="360" w:lineRule="auto"/>
              <w:rPr>
                <w:ins w:id="514" w:author="Yael Gottlieb" w:date="2025-03-12T17:01:00Z" w16du:dateUtc="2025-03-12T15:01:00Z"/>
                <w:rFonts w:ascii="David" w:hAnsi="David" w:cs="David"/>
                <w:sz w:val="22"/>
                <w:rtl/>
                <w:lang w:eastAsia="he-IL"/>
              </w:rPr>
              <w:pPrChange w:id="515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516" w:author="Yael Gottlieb" w:date="2025-03-12T17:00:00Z" w16du:dateUtc="2025-03-12T15:00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517" w:author="Yael Gottlieb" w:date="2025-03-12T17:00:00Z" w16du:dateUtc="2025-03-12T15:00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 xml:space="preserve">בדיקה פנימית - פעם בחודש </w:t>
              </w:r>
            </w:ins>
          </w:p>
          <w:p w14:paraId="425C4894" w14:textId="04CF7C70" w:rsidR="008674A2" w:rsidRPr="008674A2" w:rsidRDefault="008674A2">
            <w:pPr>
              <w:spacing w:line="360" w:lineRule="auto"/>
              <w:rPr>
                <w:ins w:id="518" w:author="Yael Gottlieb" w:date="2025-03-12T16:58:00Z" w16du:dateUtc="2025-03-12T14:58:00Z"/>
                <w:rFonts w:ascii="David" w:hAnsi="David" w:cs="David"/>
                <w:rtl/>
              </w:rPr>
              <w:pPrChange w:id="519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  <w:tc>
          <w:tcPr>
            <w:tcW w:w="2773" w:type="dxa"/>
            <w:shd w:val="clear" w:color="auto" w:fill="FFFFFF"/>
            <w:tcPrChange w:id="520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7AB99387" w14:textId="77777777" w:rsidR="008674A2" w:rsidRDefault="008674A2">
            <w:pPr>
              <w:spacing w:line="360" w:lineRule="auto"/>
              <w:rPr>
                <w:ins w:id="521" w:author="Yael Gottlieb" w:date="2025-03-12T17:00:00Z" w16du:dateUtc="2025-03-12T15:00:00Z"/>
                <w:rFonts w:ascii="David" w:hAnsi="David" w:cs="David"/>
                <w:sz w:val="22"/>
                <w:rtl/>
                <w:lang w:eastAsia="he-IL"/>
              </w:rPr>
              <w:pPrChange w:id="522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523" w:author="Yael Gottlieb" w:date="2025-03-12T17:00:00Z" w16du:dateUtc="2025-03-12T15:00:00Z"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524" w:author="Yael Gottlieb" w:date="2025-03-12T17:00:00Z" w16du:dateUtc="2025-03-12T15:00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משט</w:t>
              </w:r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י</w:t>
              </w:r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525" w:author="Yael Gottlieb" w:date="2025-03-12T17:00:00Z" w16du:dateUtc="2025-03-12T15:00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פ</w:t>
              </w:r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ו</w:t>
              </w:r>
              <w:r w:rsidRPr="008674A2">
                <w:rPr>
                  <w:rFonts w:ascii="David" w:hAnsi="David" w:cs="David"/>
                  <w:sz w:val="22"/>
                  <w:rtl/>
                  <w:lang w:eastAsia="he-IL"/>
                  <w:rPrChange w:id="526" w:author="Yael Gottlieb" w:date="2025-03-12T17:00:00Z" w16du:dateUtc="2025-03-12T15:00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>ת עיניים ומקלחת חירום</w:t>
              </w:r>
            </w:ins>
          </w:p>
          <w:p w14:paraId="69593599" w14:textId="6B54CA1D" w:rsidR="008674A2" w:rsidRPr="008674A2" w:rsidRDefault="008674A2">
            <w:pPr>
              <w:spacing w:line="360" w:lineRule="auto"/>
              <w:rPr>
                <w:ins w:id="527" w:author="Yael Gottlieb" w:date="2025-03-12T16:58:00Z" w16du:dateUtc="2025-03-12T14:58:00Z"/>
                <w:rFonts w:ascii="David" w:hAnsi="David" w:cs="David"/>
                <w:sz w:val="22"/>
                <w:rtl/>
                <w:lang w:eastAsia="he-IL"/>
              </w:rPr>
              <w:pPrChange w:id="528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</w:p>
        </w:tc>
        <w:tc>
          <w:tcPr>
            <w:tcW w:w="2394" w:type="dxa"/>
            <w:shd w:val="clear" w:color="auto" w:fill="FFFFFF"/>
            <w:tcPrChange w:id="529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1E6A14A3" w14:textId="6C3B9621" w:rsidR="008674A2" w:rsidRPr="008674A2" w:rsidRDefault="00247033">
            <w:pPr>
              <w:spacing w:line="360" w:lineRule="auto"/>
              <w:rPr>
                <w:ins w:id="530" w:author="Yael Gottlieb" w:date="2025-03-12T16:58:00Z" w16du:dateUtc="2025-03-12T14:58:00Z"/>
                <w:rFonts w:ascii="David" w:hAnsi="David" w:cs="David"/>
                <w:sz w:val="22"/>
                <w:rtl/>
                <w:lang w:eastAsia="he-IL"/>
              </w:rPr>
              <w:pPrChange w:id="531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532" w:author="Yael Gottlieb" w:date="2025-03-12T17:05:00Z" w16du:dateUtc="2025-03-12T15:05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ציוד חירום</w:t>
              </w:r>
            </w:ins>
          </w:p>
        </w:tc>
        <w:tc>
          <w:tcPr>
            <w:tcW w:w="0" w:type="auto"/>
            <w:shd w:val="clear" w:color="auto" w:fill="FFFFFF"/>
            <w:tcPrChange w:id="533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66A673D3" w14:textId="53E29BC4" w:rsidR="008674A2" w:rsidRDefault="008674A2">
            <w:pPr>
              <w:spacing w:line="360" w:lineRule="auto"/>
              <w:rPr>
                <w:ins w:id="534" w:author="Yael Gottlieb" w:date="2025-03-12T16:58:00Z" w16du:dateUtc="2025-03-12T14:58:00Z"/>
                <w:rFonts w:ascii="David" w:hAnsi="David" w:cs="David"/>
                <w:sz w:val="22"/>
                <w:rtl/>
                <w:lang w:eastAsia="he-IL"/>
              </w:rPr>
              <w:pPrChange w:id="535" w:author="Yael Gottlieb" w:date="2025-03-12T17:01:00Z" w16du:dateUtc="2025-03-12T15:01:00Z">
                <w:pPr>
                  <w:spacing w:line="360" w:lineRule="auto"/>
                  <w:jc w:val="center"/>
                </w:pPr>
              </w:pPrChange>
            </w:pPr>
            <w:ins w:id="536" w:author="Yael Gottlieb" w:date="2025-03-12T16:59:00Z" w16du:dateUtc="2025-03-12T14:59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11</w:t>
              </w:r>
            </w:ins>
          </w:p>
        </w:tc>
      </w:tr>
      <w:tr w:rsidR="008674A2" w:rsidRPr="00A722CD" w14:paraId="46B73860" w14:textId="77777777" w:rsidTr="00247033">
        <w:tblPrEx>
          <w:tblPrExChange w:id="537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ins w:id="538" w:author="Yael Gottlieb" w:date="2025-03-12T17:02:00Z"/>
          <w:trPrChange w:id="539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shd w:val="clear" w:color="auto" w:fill="FFFFFF"/>
            <w:tcPrChange w:id="540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61178AD4" w14:textId="60C1C36E" w:rsidR="008674A2" w:rsidRDefault="00247033" w:rsidP="008674A2">
            <w:pPr>
              <w:spacing w:line="360" w:lineRule="auto"/>
              <w:rPr>
                <w:ins w:id="541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42" w:author="Yael Gottlieb" w:date="2025-03-12T17:04:00Z" w16du:dateUtc="2025-03-12T15:0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ממונה הבטיחות</w:t>
              </w:r>
            </w:ins>
          </w:p>
        </w:tc>
        <w:tc>
          <w:tcPr>
            <w:tcW w:w="0" w:type="auto"/>
            <w:shd w:val="clear" w:color="auto" w:fill="FFFFFF"/>
            <w:tcPrChange w:id="543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3F62C905" w14:textId="77777777" w:rsidR="00247033" w:rsidRPr="008674A2" w:rsidRDefault="00247033" w:rsidP="00247033">
            <w:pPr>
              <w:spacing w:line="360" w:lineRule="auto"/>
              <w:rPr>
                <w:ins w:id="544" w:author="Yael Gottlieb" w:date="2025-03-12T17:02:00Z" w16du:dateUtc="2025-03-12T15:02:00Z"/>
                <w:rFonts w:ascii="David" w:hAnsi="David" w:cs="David"/>
                <w:rtl/>
              </w:rPr>
            </w:pPr>
            <w:ins w:id="545" w:author="Yael Gottlieb" w:date="2025-03-12T17:02:00Z" w16du:dateUtc="2025-03-12T15:02:00Z">
              <w:r w:rsidRPr="008674A2">
                <w:rPr>
                  <w:rFonts w:ascii="David" w:hAnsi="David" w:cs="David"/>
                  <w:rtl/>
                </w:rPr>
                <w:t>בדיקה חיצונית - פעם בשנה</w:t>
              </w:r>
            </w:ins>
          </w:p>
          <w:p w14:paraId="5F35C74C" w14:textId="4BC68F85" w:rsidR="008674A2" w:rsidRPr="008674A2" w:rsidRDefault="00247033" w:rsidP="00247033">
            <w:pPr>
              <w:spacing w:line="360" w:lineRule="auto"/>
              <w:rPr>
                <w:ins w:id="546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47" w:author="Yael Gottlieb" w:date="2025-03-12T17:02:00Z" w16du:dateUtc="2025-03-12T15:02:00Z">
              <w:r w:rsidRPr="008674A2">
                <w:rPr>
                  <w:rFonts w:ascii="David" w:hAnsi="David" w:cs="David"/>
                  <w:rtl/>
                </w:rPr>
                <w:t>בדיקה הידרוסטטית – אחת ל- 6 שנים</w:t>
              </w:r>
            </w:ins>
          </w:p>
        </w:tc>
        <w:tc>
          <w:tcPr>
            <w:tcW w:w="2773" w:type="dxa"/>
            <w:shd w:val="clear" w:color="auto" w:fill="FFFFFF"/>
            <w:tcPrChange w:id="548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7A03FF34" w14:textId="517F30E6" w:rsidR="00247033" w:rsidRDefault="00247033" w:rsidP="00247033">
            <w:pPr>
              <w:spacing w:line="360" w:lineRule="auto"/>
              <w:rPr>
                <w:ins w:id="549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50" w:author="Yael Gottlieb" w:date="2025-03-12T17:02:00Z" w16du:dateUtc="2025-03-12T15:02:00Z">
              <w:r w:rsidRPr="008674A2">
                <w:rPr>
                  <w:rFonts w:ascii="David" w:hAnsi="David" w:cs="David"/>
                  <w:sz w:val="22"/>
                  <w:rtl/>
                  <w:lang w:eastAsia="he-IL"/>
                </w:rPr>
                <w:t>מנ</w:t>
              </w:r>
            </w:ins>
            <w:ins w:id="551" w:author="Yael Gottlieb" w:date="2025-04-15T13:00:00Z" w16du:dateUtc="2025-04-15T10:00:00Z">
              <w:r w:rsidR="006A419B">
                <w:rPr>
                  <w:rFonts w:ascii="David" w:hAnsi="David" w:cs="David" w:hint="cs"/>
                  <w:sz w:val="22"/>
                  <w:rtl/>
                  <w:lang w:eastAsia="he-IL"/>
                </w:rPr>
                <w:t>"</w:t>
              </w:r>
            </w:ins>
            <w:ins w:id="552" w:author="Yael Gottlieb" w:date="2025-03-12T17:02:00Z" w16du:dateUtc="2025-03-12T15:02:00Z">
              <w:r w:rsidRPr="008674A2">
                <w:rPr>
                  <w:rFonts w:ascii="David" w:hAnsi="David" w:cs="David"/>
                  <w:sz w:val="22"/>
                  <w:rtl/>
                  <w:lang w:eastAsia="he-IL"/>
                </w:rPr>
                <w:t>פים</w:t>
              </w:r>
            </w:ins>
          </w:p>
          <w:p w14:paraId="2D2B981C" w14:textId="3D046E9A" w:rsidR="008674A2" w:rsidRPr="008674A2" w:rsidRDefault="008674A2" w:rsidP="00247033">
            <w:pPr>
              <w:spacing w:line="360" w:lineRule="auto"/>
              <w:rPr>
                <w:ins w:id="553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</w:p>
        </w:tc>
        <w:tc>
          <w:tcPr>
            <w:tcW w:w="2394" w:type="dxa"/>
            <w:shd w:val="clear" w:color="auto" w:fill="FFFFFF"/>
            <w:tcPrChange w:id="554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7C773A6B" w14:textId="2A287EC0" w:rsidR="008674A2" w:rsidRPr="008674A2" w:rsidRDefault="00247033" w:rsidP="008674A2">
            <w:pPr>
              <w:spacing w:line="360" w:lineRule="auto"/>
              <w:rPr>
                <w:ins w:id="555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56" w:author="Yael Gottlieb" w:date="2025-03-12T17:05:00Z" w16du:dateUtc="2025-03-12T15:05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ציוד חירום</w:t>
              </w:r>
            </w:ins>
          </w:p>
        </w:tc>
        <w:tc>
          <w:tcPr>
            <w:tcW w:w="0" w:type="auto"/>
            <w:shd w:val="clear" w:color="auto" w:fill="FFFFFF"/>
            <w:tcPrChange w:id="557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05090952" w14:textId="4B475453" w:rsidR="008674A2" w:rsidRDefault="008674A2" w:rsidP="008674A2">
            <w:pPr>
              <w:spacing w:line="360" w:lineRule="auto"/>
              <w:rPr>
                <w:ins w:id="558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59" w:author="Yael Gottlieb" w:date="2025-03-12T17:02:00Z" w16du:dateUtc="2025-03-12T15:02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12</w:t>
              </w:r>
            </w:ins>
          </w:p>
        </w:tc>
      </w:tr>
      <w:tr w:rsidR="00247033" w:rsidRPr="00A722CD" w14:paraId="5256CC40" w14:textId="77777777" w:rsidTr="00247033">
        <w:tblPrEx>
          <w:tblPrExChange w:id="560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ins w:id="561" w:author="Yael Gottlieb" w:date="2025-03-12T17:02:00Z"/>
          <w:trPrChange w:id="562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shd w:val="clear" w:color="auto" w:fill="FFFFFF"/>
            <w:tcPrChange w:id="563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7DAD9A71" w14:textId="77777777" w:rsidR="00247033" w:rsidRPr="00337634" w:rsidDel="00563975" w:rsidRDefault="00247033" w:rsidP="00247033">
            <w:pPr>
              <w:spacing w:line="360" w:lineRule="auto"/>
              <w:rPr>
                <w:ins w:id="564" w:author="Yael Gottlieb" w:date="2025-03-12T17:04:00Z" w16du:dateUtc="2025-03-12T15:04:00Z"/>
                <w:rFonts w:ascii="David" w:hAnsi="David" w:cs="David"/>
                <w:lang w:eastAsia="he-IL"/>
              </w:rPr>
            </w:pPr>
            <w:ins w:id="565" w:author="Yael Gottlieb" w:date="2025-03-12T17:04:00Z" w16du:dateUtc="2025-03-12T15:0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נאמני הבטיחות בכל מחלקה</w:t>
              </w:r>
            </w:ins>
          </w:p>
          <w:p w14:paraId="6C9765BD" w14:textId="77777777" w:rsidR="00247033" w:rsidRDefault="00247033" w:rsidP="00247033">
            <w:pPr>
              <w:spacing w:line="360" w:lineRule="auto"/>
              <w:rPr>
                <w:ins w:id="566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</w:p>
        </w:tc>
        <w:tc>
          <w:tcPr>
            <w:tcW w:w="0" w:type="auto"/>
            <w:shd w:val="clear" w:color="auto" w:fill="FFFFFF"/>
            <w:tcPrChange w:id="567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0726ECB7" w14:textId="1936E1C9" w:rsidR="00247033" w:rsidRPr="008674A2" w:rsidRDefault="00247033" w:rsidP="00247033">
            <w:pPr>
              <w:spacing w:line="360" w:lineRule="auto"/>
              <w:rPr>
                <w:ins w:id="568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69" w:author="Yael Gottlieb" w:date="2025-03-12T17:03:00Z" w16du:dateUtc="2025-03-12T15:03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בדיקה פנימית - פעם בחודש </w:t>
              </w:r>
            </w:ins>
          </w:p>
        </w:tc>
        <w:tc>
          <w:tcPr>
            <w:tcW w:w="2773" w:type="dxa"/>
            <w:shd w:val="clear" w:color="auto" w:fill="FFFFFF"/>
            <w:tcPrChange w:id="570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7B53CF11" w14:textId="04B3A425" w:rsidR="00247033" w:rsidRPr="008674A2" w:rsidRDefault="00247033" w:rsidP="00247033">
            <w:pPr>
              <w:spacing w:line="360" w:lineRule="auto"/>
              <w:rPr>
                <w:ins w:id="571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72" w:author="Yael Gottlieb" w:date="2025-03-12T17:03:00Z" w16du:dateUtc="2025-03-12T15:03:00Z">
              <w:r w:rsidRPr="008674A2">
                <w:rPr>
                  <w:rFonts w:ascii="David" w:hAnsi="David" w:cs="David"/>
                  <w:sz w:val="22"/>
                  <w:rtl/>
                  <w:lang w:eastAsia="he-IL"/>
                </w:rPr>
                <w:t>בדיקת ארון חירום- תכולה ותקינות</w:t>
              </w:r>
            </w:ins>
          </w:p>
        </w:tc>
        <w:tc>
          <w:tcPr>
            <w:tcW w:w="2394" w:type="dxa"/>
            <w:shd w:val="clear" w:color="auto" w:fill="FFFFFF"/>
            <w:tcPrChange w:id="573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593BADEB" w14:textId="58C77BA7" w:rsidR="00247033" w:rsidRPr="008674A2" w:rsidRDefault="00247033" w:rsidP="00247033">
            <w:pPr>
              <w:spacing w:line="360" w:lineRule="auto"/>
              <w:rPr>
                <w:ins w:id="574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75" w:author="Yael Gottlieb" w:date="2025-03-12T17:03:00Z" w16du:dateUtc="2025-03-12T15:03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ציוד חירום</w:t>
              </w:r>
            </w:ins>
          </w:p>
        </w:tc>
        <w:tc>
          <w:tcPr>
            <w:tcW w:w="0" w:type="auto"/>
            <w:shd w:val="clear" w:color="auto" w:fill="FFFFFF"/>
            <w:tcPrChange w:id="576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618BFC31" w14:textId="1389F280" w:rsidR="00247033" w:rsidRDefault="00247033" w:rsidP="00247033">
            <w:pPr>
              <w:spacing w:line="360" w:lineRule="auto"/>
              <w:rPr>
                <w:ins w:id="577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78" w:author="Yael Gottlieb" w:date="2025-03-12T17:03:00Z" w16du:dateUtc="2025-03-12T15:03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13</w:t>
              </w:r>
            </w:ins>
          </w:p>
        </w:tc>
      </w:tr>
      <w:tr w:rsidR="008674A2" w:rsidRPr="00A722CD" w14:paraId="020FC154" w14:textId="77777777" w:rsidTr="00247033">
        <w:tblPrEx>
          <w:tblPrExChange w:id="579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ins w:id="580" w:author="Yael Gottlieb" w:date="2025-03-12T17:02:00Z"/>
          <w:trPrChange w:id="581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shd w:val="clear" w:color="auto" w:fill="FFFFFF"/>
            <w:tcPrChange w:id="582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582733DA" w14:textId="51817C59" w:rsidR="008674A2" w:rsidRDefault="00247033" w:rsidP="008674A2">
            <w:pPr>
              <w:spacing w:line="360" w:lineRule="auto"/>
              <w:rPr>
                <w:ins w:id="583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84" w:author="Yael Gottlieb" w:date="2025-03-12T17:05:00Z" w16du:dateUtc="2025-03-12T15:05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מנהל המחלקה</w:t>
              </w:r>
            </w:ins>
          </w:p>
        </w:tc>
        <w:tc>
          <w:tcPr>
            <w:tcW w:w="0" w:type="auto"/>
            <w:shd w:val="clear" w:color="auto" w:fill="FFFFFF"/>
            <w:tcPrChange w:id="585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72FD0A15" w14:textId="7A1347E2" w:rsidR="008674A2" w:rsidRPr="008674A2" w:rsidRDefault="00247033" w:rsidP="008674A2">
            <w:pPr>
              <w:spacing w:line="360" w:lineRule="auto"/>
              <w:rPr>
                <w:ins w:id="586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87" w:author="Yael Gottlieb" w:date="2025-03-12T17:05:00Z" w16du:dateUtc="2025-03-12T15:05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לפני כל שימוש ע"י העובד</w:t>
              </w:r>
            </w:ins>
          </w:p>
        </w:tc>
        <w:tc>
          <w:tcPr>
            <w:tcW w:w="2773" w:type="dxa"/>
            <w:shd w:val="clear" w:color="auto" w:fill="FFFFFF"/>
            <w:tcPrChange w:id="588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7078CA4D" w14:textId="1A6DF04A" w:rsidR="008674A2" w:rsidRPr="008674A2" w:rsidRDefault="00247033" w:rsidP="008674A2">
            <w:pPr>
              <w:spacing w:line="360" w:lineRule="auto"/>
              <w:rPr>
                <w:ins w:id="589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90" w:author="Yael Gottlieb" w:date="2025-03-12T17:04:00Z" w16du:dateUtc="2025-03-12T15:0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בדיקת ציוד מגן אישי</w:t>
              </w:r>
            </w:ins>
          </w:p>
        </w:tc>
        <w:tc>
          <w:tcPr>
            <w:tcW w:w="2394" w:type="dxa"/>
            <w:shd w:val="clear" w:color="auto" w:fill="FFFFFF"/>
            <w:tcPrChange w:id="591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64F5E3C8" w14:textId="7193118B" w:rsidR="008674A2" w:rsidRPr="008674A2" w:rsidRDefault="00247033" w:rsidP="008674A2">
            <w:pPr>
              <w:spacing w:line="360" w:lineRule="auto"/>
              <w:rPr>
                <w:ins w:id="592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93" w:author="Yael Gottlieb" w:date="2025-03-12T17:04:00Z" w16du:dateUtc="2025-03-12T15:0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ציוד מגן אישי</w:t>
              </w:r>
            </w:ins>
          </w:p>
        </w:tc>
        <w:tc>
          <w:tcPr>
            <w:tcW w:w="0" w:type="auto"/>
            <w:shd w:val="clear" w:color="auto" w:fill="FFFFFF"/>
            <w:tcPrChange w:id="594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48305A94" w14:textId="415E2348" w:rsidR="008674A2" w:rsidRDefault="00247033" w:rsidP="008674A2">
            <w:pPr>
              <w:spacing w:line="360" w:lineRule="auto"/>
              <w:rPr>
                <w:ins w:id="595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596" w:author="Yael Gottlieb" w:date="2025-03-12T17:04:00Z" w16du:dateUtc="2025-03-12T15:04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14</w:t>
              </w:r>
            </w:ins>
          </w:p>
        </w:tc>
      </w:tr>
      <w:tr w:rsidR="00247033" w:rsidRPr="00A722CD" w14:paraId="5E7FFFA0" w14:textId="77777777" w:rsidTr="00247033">
        <w:tblPrEx>
          <w:tblPrExChange w:id="597" w:author="Yael Gottlieb" w:date="2025-03-12T17:03:00Z" w16du:dateUtc="2025-03-12T15:03:00Z">
            <w:tblPrEx>
              <w:jc w:val="right"/>
            </w:tblPrEx>
          </w:tblPrExChange>
        </w:tblPrEx>
        <w:trPr>
          <w:trHeight w:val="20"/>
          <w:jc w:val="right"/>
          <w:ins w:id="598" w:author="Yael Gottlieb" w:date="2025-03-12T17:02:00Z"/>
          <w:trPrChange w:id="599" w:author="Yael Gottlieb" w:date="2025-03-12T17:03:00Z" w16du:dateUtc="2025-03-12T15:03:00Z">
            <w:trPr>
              <w:trHeight w:val="20"/>
              <w:jc w:val="right"/>
            </w:trPr>
          </w:trPrChange>
        </w:trPr>
        <w:tc>
          <w:tcPr>
            <w:tcW w:w="0" w:type="auto"/>
            <w:shd w:val="clear" w:color="auto" w:fill="FFFFFF"/>
            <w:tcPrChange w:id="600" w:author="Yael Gottlieb" w:date="2025-03-12T17:03:00Z" w16du:dateUtc="2025-03-12T15:03:00Z">
              <w:tcPr>
                <w:tcW w:w="0" w:type="auto"/>
                <w:gridSpan w:val="3"/>
                <w:shd w:val="clear" w:color="auto" w:fill="FFFFFF"/>
              </w:tcPr>
            </w:tcPrChange>
          </w:tcPr>
          <w:p w14:paraId="51B88D0C" w14:textId="21DB0291" w:rsidR="00247033" w:rsidRDefault="00247033" w:rsidP="00247033">
            <w:pPr>
              <w:spacing w:line="360" w:lineRule="auto"/>
              <w:rPr>
                <w:ins w:id="601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602" w:author="Yael Gottlieb" w:date="2025-03-12T17:06:00Z" w16du:dateUtc="2025-03-12T15:06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מחלקת אחזקה</w:t>
              </w:r>
            </w:ins>
          </w:p>
        </w:tc>
        <w:tc>
          <w:tcPr>
            <w:tcW w:w="0" w:type="auto"/>
            <w:shd w:val="clear" w:color="auto" w:fill="FFFFFF"/>
            <w:tcPrChange w:id="603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2892BCD0" w14:textId="21749B26" w:rsidR="00247033" w:rsidRPr="00337634" w:rsidRDefault="00247033" w:rsidP="00247033">
            <w:pPr>
              <w:spacing w:line="360" w:lineRule="auto"/>
              <w:rPr>
                <w:ins w:id="604" w:author="Yael Gottlieb" w:date="2025-03-12T17:06:00Z" w16du:dateUtc="2025-03-12T15:06:00Z"/>
                <w:rFonts w:ascii="David" w:hAnsi="David" w:cs="David"/>
                <w:rtl/>
                <w:lang w:eastAsia="he-IL"/>
              </w:rPr>
            </w:pPr>
            <w:ins w:id="605" w:author="Yael Gottlieb" w:date="2025-03-12T17:06:00Z" w16du:dateUtc="2025-03-12T15:06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בדיקה פנימית – פעם בחודש</w:t>
              </w:r>
            </w:ins>
          </w:p>
          <w:p w14:paraId="508D87E5" w14:textId="77777777" w:rsidR="00247033" w:rsidRDefault="00247033" w:rsidP="00247033">
            <w:pPr>
              <w:spacing w:line="360" w:lineRule="auto"/>
              <w:rPr>
                <w:ins w:id="606" w:author="Yael Gottlieb" w:date="2025-03-12T17:06:00Z" w16du:dateUtc="2025-03-12T15:06:00Z"/>
                <w:rFonts w:ascii="David" w:hAnsi="David" w:cs="David"/>
                <w:sz w:val="22"/>
                <w:rtl/>
                <w:lang w:eastAsia="he-IL"/>
              </w:rPr>
            </w:pPr>
          </w:p>
          <w:p w14:paraId="3007D54F" w14:textId="220E723C" w:rsidR="00247033" w:rsidRPr="00247033" w:rsidRDefault="00247033" w:rsidP="00247033">
            <w:pPr>
              <w:spacing w:line="360" w:lineRule="auto"/>
              <w:rPr>
                <w:ins w:id="607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608" w:author="Yael Gottlieb" w:date="2025-03-12T17:06:00Z" w16du:dateUtc="2025-03-12T15:06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 xml:space="preserve">בדיקה ע"י </w:t>
              </w:r>
            </w:ins>
            <w:ins w:id="609" w:author="Yael Gottlieb" w:date="2025-03-12T17:07:00Z" w16du:dateUtc="2025-03-12T15:07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 xml:space="preserve">- </w:t>
              </w:r>
            </w:ins>
            <w:ins w:id="610" w:author="Yael Gottlieb" w:date="2025-03-12T17:06:00Z" w16du:dateUtc="2025-03-12T15:06:00Z">
              <w:r w:rsidRPr="00337634">
                <w:rPr>
                  <w:rFonts w:ascii="David" w:hAnsi="David" w:cs="David"/>
                  <w:sz w:val="22"/>
                  <w:rtl/>
                  <w:lang w:eastAsia="he-IL"/>
                </w:rPr>
                <w:t>חשמלאי מוסמך פעם בשנה</w:t>
              </w:r>
            </w:ins>
          </w:p>
        </w:tc>
        <w:tc>
          <w:tcPr>
            <w:tcW w:w="2773" w:type="dxa"/>
            <w:shd w:val="clear" w:color="auto" w:fill="FFFFFF"/>
            <w:tcPrChange w:id="611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378F0A45" w14:textId="23E133BF" w:rsidR="00247033" w:rsidRPr="00247033" w:rsidRDefault="00247033" w:rsidP="00247033">
            <w:pPr>
              <w:spacing w:line="360" w:lineRule="auto"/>
              <w:rPr>
                <w:ins w:id="612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613" w:author="Yael Gottlieb" w:date="2025-03-12T17:06:00Z" w16du:dateUtc="2025-03-12T15:06:00Z">
              <w:r>
                <w:rPr>
                  <w:rFonts w:ascii="David" w:hAnsi="David" w:cs="David" w:hint="cs"/>
                  <w:sz w:val="22"/>
                  <w:rtl/>
                  <w:lang w:eastAsia="he-IL"/>
                </w:rPr>
                <w:t>בדיקת תאורת חירום</w:t>
              </w:r>
            </w:ins>
          </w:p>
        </w:tc>
        <w:tc>
          <w:tcPr>
            <w:tcW w:w="2394" w:type="dxa"/>
            <w:shd w:val="clear" w:color="auto" w:fill="FFFFFF"/>
            <w:tcPrChange w:id="614" w:author="Yael Gottlieb" w:date="2025-03-12T17:03:00Z" w16du:dateUtc="2025-03-12T15:03:00Z">
              <w:tcPr>
                <w:tcW w:w="0" w:type="auto"/>
                <w:gridSpan w:val="2"/>
                <w:shd w:val="clear" w:color="auto" w:fill="FFFFFF"/>
              </w:tcPr>
            </w:tcPrChange>
          </w:tcPr>
          <w:p w14:paraId="0589D95A" w14:textId="607515A5" w:rsidR="00247033" w:rsidRPr="00247033" w:rsidRDefault="00247033" w:rsidP="00247033">
            <w:pPr>
              <w:spacing w:line="360" w:lineRule="auto"/>
              <w:rPr>
                <w:ins w:id="615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616" w:author="Yael Gottlieb" w:date="2025-03-12T17:05:00Z" w16du:dateUtc="2025-03-12T15:05:00Z">
              <w:r w:rsidRPr="00247033">
                <w:rPr>
                  <w:rFonts w:ascii="David" w:hAnsi="David" w:cs="David" w:hint="eastAsia"/>
                  <w:sz w:val="22"/>
                  <w:rtl/>
                  <w:lang w:eastAsia="he-IL"/>
                  <w:rPrChange w:id="617" w:author="Yael Gottlieb" w:date="2025-03-12T17:06:00Z" w16du:dateUtc="2025-03-12T15:06:00Z">
                    <w:rPr>
                      <w:rFonts w:ascii="Arial" w:hAnsi="Arial" w:hint="eastAsia"/>
                      <w:sz w:val="22"/>
                      <w:rtl/>
                      <w:lang w:eastAsia="he-IL"/>
                    </w:rPr>
                  </w:rPrChange>
                </w:rPr>
                <w:t>תאורת</w:t>
              </w:r>
              <w:r w:rsidRPr="00247033">
                <w:rPr>
                  <w:rFonts w:ascii="David" w:hAnsi="David" w:cs="David"/>
                  <w:sz w:val="22"/>
                  <w:rtl/>
                  <w:lang w:eastAsia="he-IL"/>
                  <w:rPrChange w:id="618" w:author="Yael Gottlieb" w:date="2025-03-12T17:06:00Z" w16du:dateUtc="2025-03-12T15:06:00Z">
                    <w:rPr>
                      <w:rFonts w:ascii="Arial" w:hAnsi="Arial"/>
                      <w:sz w:val="22"/>
                      <w:rtl/>
                      <w:lang w:eastAsia="he-IL"/>
                    </w:rPr>
                  </w:rPrChange>
                </w:rPr>
                <w:t xml:space="preserve"> חירום והימצאות </w:t>
              </w:r>
            </w:ins>
          </w:p>
        </w:tc>
        <w:tc>
          <w:tcPr>
            <w:tcW w:w="0" w:type="auto"/>
            <w:shd w:val="clear" w:color="auto" w:fill="FFFFFF"/>
            <w:tcPrChange w:id="619" w:author="Yael Gottlieb" w:date="2025-03-12T17:03:00Z" w16du:dateUtc="2025-03-12T15:03:00Z">
              <w:tcPr>
                <w:tcW w:w="0" w:type="auto"/>
                <w:shd w:val="clear" w:color="auto" w:fill="FFFFFF"/>
              </w:tcPr>
            </w:tcPrChange>
          </w:tcPr>
          <w:p w14:paraId="146414D6" w14:textId="5208B81F" w:rsidR="00247033" w:rsidRPr="00247033" w:rsidRDefault="00247033" w:rsidP="00247033">
            <w:pPr>
              <w:spacing w:line="360" w:lineRule="auto"/>
              <w:rPr>
                <w:ins w:id="620" w:author="Yael Gottlieb" w:date="2025-03-12T17:02:00Z" w16du:dateUtc="2025-03-12T15:02:00Z"/>
                <w:rFonts w:ascii="David" w:hAnsi="David" w:cs="David"/>
                <w:sz w:val="22"/>
                <w:rtl/>
                <w:lang w:eastAsia="he-IL"/>
              </w:rPr>
            </w:pPr>
            <w:ins w:id="621" w:author="Yael Gottlieb" w:date="2025-03-12T17:05:00Z" w16du:dateUtc="2025-03-12T15:05:00Z">
              <w:r w:rsidRPr="00247033">
                <w:rPr>
                  <w:rFonts w:ascii="David" w:hAnsi="David" w:cs="David"/>
                  <w:sz w:val="22"/>
                  <w:rtl/>
                  <w:lang w:eastAsia="he-IL"/>
                </w:rPr>
                <w:t>15</w:t>
              </w:r>
            </w:ins>
          </w:p>
        </w:tc>
      </w:tr>
    </w:tbl>
    <w:p w14:paraId="21F932C6" w14:textId="77777777" w:rsidR="00106B86" w:rsidRPr="00A722CD" w:rsidRDefault="00106B86">
      <w:pPr>
        <w:rPr>
          <w:rFonts w:ascii="Arial" w:hAnsi="Arial" w:cs="David"/>
        </w:rPr>
        <w:pPrChange w:id="622" w:author="Yael Gottlieb" w:date="2025-03-12T16:38:00Z" w16du:dateUtc="2025-03-12T14:38:00Z">
          <w:pPr>
            <w:spacing w:line="360" w:lineRule="auto"/>
          </w:pPr>
        </w:pPrChange>
      </w:pPr>
    </w:p>
    <w:sectPr w:rsidR="00106B86" w:rsidRPr="00A722CD" w:rsidSect="00216EF0">
      <w:headerReference w:type="default" r:id="rId8"/>
      <w:pgSz w:w="11906" w:h="16838"/>
      <w:pgMar w:top="1440" w:right="991" w:bottom="851" w:left="1134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DF594" w14:textId="77777777" w:rsidR="007B50C4" w:rsidRDefault="007B50C4">
      <w:r>
        <w:separator/>
      </w:r>
    </w:p>
  </w:endnote>
  <w:endnote w:type="continuationSeparator" w:id="0">
    <w:p w14:paraId="573429F3" w14:textId="77777777" w:rsidR="007B50C4" w:rsidRDefault="007B5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D4F0E" w14:textId="77777777" w:rsidR="007B50C4" w:rsidRDefault="007B50C4">
      <w:r>
        <w:separator/>
      </w:r>
    </w:p>
  </w:footnote>
  <w:footnote w:type="continuationSeparator" w:id="0">
    <w:p w14:paraId="743FB9D6" w14:textId="77777777" w:rsidR="007B50C4" w:rsidRDefault="007B50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  <w:tblPrChange w:id="623" w:author="Oxana" w:date="2023-06-12T12:19:00Z">
        <w:tblPr>
          <w:bidiVisual/>
          <w:tblW w:w="1031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>
      </w:tblPrChange>
    </w:tblPr>
    <w:tblGrid>
      <w:gridCol w:w="1414"/>
      <w:gridCol w:w="1643"/>
      <w:gridCol w:w="1371"/>
      <w:gridCol w:w="4760"/>
      <w:gridCol w:w="1124"/>
      <w:tblGridChange w:id="624">
        <w:tblGrid>
          <w:gridCol w:w="1414"/>
          <w:gridCol w:w="323"/>
          <w:gridCol w:w="1320"/>
          <w:gridCol w:w="1371"/>
          <w:gridCol w:w="4760"/>
          <w:gridCol w:w="27"/>
          <w:gridCol w:w="1097"/>
        </w:tblGrid>
      </w:tblGridChange>
    </w:tblGrid>
    <w:tr w:rsidR="00CD6A7F" w:rsidRPr="008F333F" w14:paraId="67D8A846" w14:textId="77777777" w:rsidTr="00631BB2">
      <w:trPr>
        <w:trHeight w:val="604"/>
        <w:jc w:val="center"/>
        <w:trPrChange w:id="625" w:author="Oxana" w:date="2023-06-12T12:19:00Z">
          <w:trPr>
            <w:trHeight w:val="604"/>
            <w:jc w:val="center"/>
          </w:trPr>
        </w:trPrChange>
      </w:trPr>
      <w:tc>
        <w:tcPr>
          <w:tcW w:w="1737" w:type="dxa"/>
          <w:shd w:val="clear" w:color="auto" w:fill="auto"/>
          <w:vAlign w:val="center"/>
          <w:tcPrChange w:id="626" w:author="Oxana" w:date="2023-06-12T12:19:00Z">
            <w:tcPr>
              <w:tcW w:w="2198" w:type="dxa"/>
              <w:gridSpan w:val="2"/>
              <w:shd w:val="clear" w:color="auto" w:fill="auto"/>
              <w:vAlign w:val="center"/>
            </w:tcPr>
          </w:tcPrChange>
        </w:tcPr>
        <w:p w14:paraId="0425CA75" w14:textId="77777777" w:rsidR="00CD6A7F" w:rsidRPr="008F333F" w:rsidRDefault="00CD6A7F" w:rsidP="00CD6A7F">
          <w:pPr>
            <w:jc w:val="center"/>
            <w:rPr>
              <w:rFonts w:cs="David"/>
              <w:rtl/>
            </w:rPr>
          </w:pPr>
          <w:r w:rsidRPr="008F333F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31</w:t>
          </w:r>
        </w:p>
      </w:tc>
      <w:tc>
        <w:tcPr>
          <w:tcW w:w="7017" w:type="dxa"/>
          <w:gridSpan w:val="3"/>
          <w:shd w:val="clear" w:color="auto" w:fill="auto"/>
          <w:vAlign w:val="center"/>
          <w:tcPrChange w:id="627" w:author="Oxana" w:date="2023-06-12T12:19:00Z">
            <w:tcPr>
              <w:tcW w:w="6611" w:type="dxa"/>
              <w:gridSpan w:val="4"/>
              <w:shd w:val="clear" w:color="auto" w:fill="auto"/>
              <w:vAlign w:val="center"/>
            </w:tcPr>
          </w:tcPrChange>
        </w:tcPr>
        <w:p w14:paraId="38D49DC1" w14:textId="77777777" w:rsidR="00CD6A7F" w:rsidRPr="008F333F" w:rsidRDefault="00CD6A7F" w:rsidP="00E847F4">
          <w:pPr>
            <w:pStyle w:val="Header"/>
            <w:jc w:val="center"/>
            <w:rPr>
              <w:rFonts w:cs="David"/>
              <w:b/>
              <w:bCs/>
              <w:sz w:val="28"/>
              <w:szCs w:val="28"/>
            </w:rPr>
          </w:pPr>
          <w:r>
            <w:rPr>
              <w:rFonts w:cs="David" w:hint="cs"/>
              <w:b/>
              <w:bCs/>
              <w:sz w:val="28"/>
              <w:szCs w:val="28"/>
              <w:rtl/>
            </w:rPr>
            <w:t>בקרה תפעולית</w:t>
          </w:r>
        </w:p>
      </w:tc>
      <w:tc>
        <w:tcPr>
          <w:tcW w:w="1558" w:type="dxa"/>
          <w:vMerge w:val="restart"/>
          <w:shd w:val="clear" w:color="auto" w:fill="auto"/>
          <w:vAlign w:val="center"/>
          <w:tcPrChange w:id="628" w:author="Oxana" w:date="2023-06-12T12:19:00Z">
            <w:tcPr>
              <w:tcW w:w="1503" w:type="dxa"/>
              <w:vMerge w:val="restart"/>
              <w:shd w:val="clear" w:color="auto" w:fill="auto"/>
              <w:vAlign w:val="center"/>
            </w:tcPr>
          </w:tcPrChange>
        </w:tcPr>
        <w:p w14:paraId="4FB4D83E" w14:textId="77777777" w:rsidR="00CD6A7F" w:rsidRPr="008F333F" w:rsidRDefault="00CD6A7F" w:rsidP="00E847F4">
          <w:pPr>
            <w:jc w:val="center"/>
            <w:rPr>
              <w:rFonts w:cs="David"/>
              <w:b/>
              <w:bCs/>
              <w:rtl/>
            </w:rPr>
          </w:pPr>
          <w:r>
            <w:rPr>
              <w:rFonts w:cs="David" w:hint="cs"/>
              <w:b/>
              <w:bCs/>
              <w:noProof/>
              <w:rtl/>
            </w:rPr>
            <w:drawing>
              <wp:anchor distT="0" distB="0" distL="114300" distR="114300" simplePos="0" relativeHeight="251657728" behindDoc="1" locked="0" layoutInCell="1" allowOverlap="1" wp14:anchorId="7FE5C53C" wp14:editId="2CCC89D5">
                <wp:simplePos x="0" y="0"/>
                <wp:positionH relativeFrom="column">
                  <wp:posOffset>-10795</wp:posOffset>
                </wp:positionH>
                <wp:positionV relativeFrom="paragraph">
                  <wp:posOffset>67310</wp:posOffset>
                </wp:positionV>
                <wp:extent cx="910590" cy="431800"/>
                <wp:effectExtent l="0" t="0" r="3810" b="6350"/>
                <wp:wrapNone/>
                <wp:docPr id="12" name="תמונה 12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247033" w:rsidRPr="008F333F" w14:paraId="69321ACE" w14:textId="77777777" w:rsidTr="00631BB2">
      <w:trPr>
        <w:jc w:val="center"/>
      </w:trPr>
      <w:tc>
        <w:tcPr>
          <w:tcW w:w="1737" w:type="dxa"/>
          <w:shd w:val="clear" w:color="auto" w:fill="auto"/>
          <w:vAlign w:val="center"/>
        </w:tcPr>
        <w:p w14:paraId="7DBC78E4" w14:textId="77777777" w:rsidR="00CD6A7F" w:rsidRPr="008F333F" w:rsidRDefault="00CD6A7F" w:rsidP="00E847F4">
          <w:pPr>
            <w:pStyle w:val="Header"/>
            <w:jc w:val="center"/>
            <w:rPr>
              <w:rFonts w:cs="David"/>
              <w:rtl/>
            </w:rPr>
          </w:pPr>
          <w:r w:rsidRPr="008F333F">
            <w:rPr>
              <w:rFonts w:cs="David"/>
              <w:rtl/>
            </w:rPr>
            <w:t>עמוד</w:t>
          </w:r>
          <w:r w:rsidRPr="008F333F">
            <w:rPr>
              <w:rFonts w:cs="David"/>
            </w:rPr>
            <w:t xml:space="preserve"> </w:t>
          </w:r>
          <w:r w:rsidR="00414838" w:rsidRPr="008F333F">
            <w:rPr>
              <w:rFonts w:cs="David"/>
            </w:rPr>
            <w:fldChar w:fldCharType="begin"/>
          </w:r>
          <w:r w:rsidRPr="008F333F">
            <w:rPr>
              <w:rFonts w:cs="David"/>
            </w:rPr>
            <w:instrText xml:space="preserve"> PAGE </w:instrText>
          </w:r>
          <w:r w:rsidR="00414838" w:rsidRPr="008F333F">
            <w:rPr>
              <w:rFonts w:cs="David"/>
            </w:rPr>
            <w:fldChar w:fldCharType="separate"/>
          </w:r>
          <w:r w:rsidR="001418F1">
            <w:rPr>
              <w:rFonts w:cs="David"/>
              <w:noProof/>
              <w:rtl/>
            </w:rPr>
            <w:t>3</w:t>
          </w:r>
          <w:r w:rsidR="00414838" w:rsidRPr="008F333F">
            <w:rPr>
              <w:rFonts w:cs="David"/>
            </w:rPr>
            <w:fldChar w:fldCharType="end"/>
          </w:r>
          <w:r w:rsidRPr="008F333F">
            <w:rPr>
              <w:rFonts w:cs="David"/>
            </w:rPr>
            <w:t xml:space="preserve"> </w:t>
          </w:r>
          <w:r w:rsidRPr="008F333F">
            <w:rPr>
              <w:rFonts w:cs="David"/>
              <w:rtl/>
            </w:rPr>
            <w:t>מתוך</w:t>
          </w:r>
          <w:r w:rsidRPr="008F333F">
            <w:rPr>
              <w:rFonts w:cs="David"/>
            </w:rPr>
            <w:t xml:space="preserve"> </w:t>
          </w:r>
          <w:r w:rsidR="00414838" w:rsidRPr="008F333F">
            <w:rPr>
              <w:rFonts w:cs="David"/>
            </w:rPr>
            <w:fldChar w:fldCharType="begin"/>
          </w:r>
          <w:r w:rsidRPr="008F333F">
            <w:rPr>
              <w:rFonts w:cs="David"/>
            </w:rPr>
            <w:instrText xml:space="preserve"> NUMPAGES </w:instrText>
          </w:r>
          <w:r w:rsidR="00414838" w:rsidRPr="008F333F">
            <w:rPr>
              <w:rFonts w:cs="David"/>
            </w:rPr>
            <w:fldChar w:fldCharType="separate"/>
          </w:r>
          <w:r w:rsidR="001418F1">
            <w:rPr>
              <w:rFonts w:cs="David"/>
              <w:noProof/>
              <w:rtl/>
            </w:rPr>
            <w:t>3</w:t>
          </w:r>
          <w:r w:rsidR="00414838" w:rsidRPr="008F333F">
            <w:rPr>
              <w:rFonts w:cs="David"/>
            </w:rPr>
            <w:fldChar w:fldCharType="end"/>
          </w:r>
        </w:p>
      </w:tc>
      <w:tc>
        <w:tcPr>
          <w:tcW w:w="2012" w:type="dxa"/>
          <w:shd w:val="clear" w:color="auto" w:fill="auto"/>
          <w:vAlign w:val="center"/>
        </w:tcPr>
        <w:p w14:paraId="4276BF82" w14:textId="77777777" w:rsidR="00CD6A7F" w:rsidRPr="008F333F" w:rsidRDefault="00CD6A7F" w:rsidP="00CD6A7F">
          <w:pPr>
            <w:pStyle w:val="Header"/>
            <w:jc w:val="center"/>
            <w:rPr>
              <w:rFonts w:cs="David"/>
              <w:rtl/>
            </w:rPr>
          </w:pPr>
          <w:r w:rsidRPr="008F333F">
            <w:rPr>
              <w:rFonts w:cs="David" w:hint="cs"/>
              <w:rtl/>
            </w:rPr>
            <w:t xml:space="preserve">עודכן ע"י: </w:t>
          </w:r>
          <w:del w:id="629" w:author="michael" w:date="2023-06-12T12:11:00Z">
            <w:r w:rsidR="005678EA" w:rsidDel="00EB2A78">
              <w:rPr>
                <w:rFonts w:cs="David" w:hint="cs"/>
                <w:rtl/>
              </w:rPr>
              <w:delText>מירי כץ</w:delText>
            </w:r>
          </w:del>
          <w:ins w:id="630" w:author="michael" w:date="2023-06-12T12:11:00Z">
            <w:r w:rsidR="00EB2A78">
              <w:rPr>
                <w:rFonts w:cs="David" w:hint="cs"/>
                <w:rtl/>
              </w:rPr>
              <w:t xml:space="preserve"> מיכאל </w:t>
            </w:r>
            <w:proofErr w:type="spellStart"/>
            <w:r w:rsidR="00EB2A78">
              <w:rPr>
                <w:rFonts w:cs="David" w:hint="cs"/>
                <w:rtl/>
              </w:rPr>
              <w:t>פרייליך</w:t>
            </w:r>
          </w:ins>
          <w:proofErr w:type="spellEnd"/>
          <w:r w:rsidRPr="008F333F">
            <w:rPr>
              <w:rFonts w:cs="David" w:hint="cs"/>
              <w:rtl/>
            </w:rPr>
            <w:t xml:space="preserve"> </w:t>
          </w:r>
        </w:p>
      </w:tc>
      <w:tc>
        <w:tcPr>
          <w:tcW w:w="1569" w:type="dxa"/>
          <w:shd w:val="clear" w:color="auto" w:fill="auto"/>
          <w:vAlign w:val="center"/>
        </w:tcPr>
        <w:p w14:paraId="609DC1A8" w14:textId="1A1D14B9" w:rsidR="00CD6A7F" w:rsidRPr="008F333F" w:rsidRDefault="00CD6A7F" w:rsidP="00CD6A7F">
          <w:pPr>
            <w:pStyle w:val="Header"/>
            <w:jc w:val="center"/>
            <w:rPr>
              <w:rFonts w:cs="David"/>
              <w:rtl/>
            </w:rPr>
          </w:pPr>
          <w:r w:rsidRPr="008F333F">
            <w:rPr>
              <w:rFonts w:cs="David" w:hint="cs"/>
              <w:rtl/>
            </w:rPr>
            <w:t xml:space="preserve">תפקיד: </w:t>
          </w:r>
          <w:del w:id="631" w:author="Yael Gottlieb" w:date="2025-03-12T17:07:00Z" w16du:dateUtc="2025-03-12T15:07:00Z">
            <w:r w:rsidR="005678EA" w:rsidDel="00247033">
              <w:rPr>
                <w:rFonts w:cs="David" w:hint="cs"/>
                <w:rtl/>
              </w:rPr>
              <w:delText>א.</w:delText>
            </w:r>
          </w:del>
          <w:ins w:id="632" w:author="Yael Gottlieb" w:date="2025-03-12T17:07:00Z" w16du:dateUtc="2025-03-12T15:07:00Z">
            <w:r w:rsidR="00247033">
              <w:rPr>
                <w:rFonts w:cs="David" w:hint="cs"/>
                <w:rtl/>
              </w:rPr>
              <w:t xml:space="preserve">מנהל </w:t>
            </w:r>
          </w:ins>
          <w:r w:rsidR="005678EA">
            <w:rPr>
              <w:rFonts w:cs="David" w:hint="cs"/>
              <w:rtl/>
            </w:rPr>
            <w:t xml:space="preserve"> סביבה</w:t>
          </w:r>
          <w:ins w:id="633" w:author="Yael Gottlieb" w:date="2025-03-12T17:07:00Z" w16du:dateUtc="2025-03-12T15:07:00Z">
            <w:r w:rsidR="00247033">
              <w:rPr>
                <w:rFonts w:cs="David" w:hint="cs"/>
                <w:rtl/>
              </w:rPr>
              <w:t xml:space="preserve"> ובטיחות</w:t>
            </w:r>
          </w:ins>
        </w:p>
      </w:tc>
      <w:tc>
        <w:tcPr>
          <w:tcW w:w="3436" w:type="dxa"/>
          <w:shd w:val="clear" w:color="auto" w:fill="auto"/>
          <w:vAlign w:val="center"/>
        </w:tcPr>
        <w:p w14:paraId="1F1B254C" w14:textId="25FDA945" w:rsidR="00CD6A7F" w:rsidRDefault="00CD6A7F" w:rsidP="00A17D61">
          <w:pPr>
            <w:pStyle w:val="Header"/>
            <w:jc w:val="center"/>
            <w:rPr>
              <w:ins w:id="634" w:author="michael" w:date="2023-06-12T12:11:00Z"/>
              <w:rFonts w:cs="David"/>
              <w:rtl/>
            </w:rPr>
          </w:pPr>
          <w:r w:rsidRPr="008F333F">
            <w:rPr>
              <w:rFonts w:cs="David" w:hint="cs"/>
              <w:rtl/>
            </w:rPr>
            <w:t>ת.</w:t>
          </w:r>
          <w:ins w:id="635" w:author="Oxana" w:date="2023-06-12T12:19:00Z">
            <w:r w:rsidR="00631BB2">
              <w:rPr>
                <w:rFonts w:cs="David" w:hint="cs"/>
              </w:rPr>
              <w:t xml:space="preserve"> </w:t>
            </w:r>
          </w:ins>
          <w:r w:rsidRPr="008F333F">
            <w:rPr>
              <w:rFonts w:cs="David" w:hint="cs"/>
              <w:rtl/>
            </w:rPr>
            <w:t xml:space="preserve">עדכון: </w:t>
          </w:r>
          <w:ins w:id="636" w:author="michael" w:date="2023-06-12T12:11:00Z">
            <w:r w:rsidR="00EB2A78">
              <w:rPr>
                <w:rFonts w:cs="David" w:hint="cs"/>
                <w:rtl/>
              </w:rPr>
              <w:t xml:space="preserve">  </w:t>
            </w:r>
            <w:del w:id="637" w:author="Yael Gottlieb" w:date="2025-03-12T17:07:00Z" w16du:dateUtc="2025-03-12T15:07:00Z">
              <w:r w:rsidR="00EB2A78" w:rsidDel="00247033">
                <w:rPr>
                  <w:rFonts w:cs="David" w:hint="cs"/>
                  <w:rtl/>
                </w:rPr>
                <w:delText>12/06/2023</w:delText>
              </w:r>
            </w:del>
          </w:ins>
          <w:ins w:id="638" w:author="Yael Gottlieb" w:date="2025-03-12T17:07:00Z" w16du:dateUtc="2025-03-12T15:07:00Z">
            <w:r w:rsidR="00247033">
              <w:rPr>
                <w:rFonts w:cs="David" w:hint="cs"/>
                <w:rtl/>
              </w:rPr>
              <w:t>12.3.2025</w:t>
            </w:r>
          </w:ins>
          <w:del w:id="639" w:author="michael" w:date="2023-06-12T12:11:00Z">
            <w:r w:rsidR="005678EA" w:rsidDel="00EB2A78">
              <w:rPr>
                <w:rFonts w:cs="David" w:hint="cs"/>
                <w:rtl/>
              </w:rPr>
              <w:delText>23/11/2014</w:delText>
            </w:r>
          </w:del>
          <w:ins w:id="640" w:author="Oxana" w:date="2015-03-25T11:17:00Z">
            <w:del w:id="641" w:author="michael" w:date="2023-06-12T12:11:00Z">
              <w:r w:rsidR="00A17D61" w:rsidDel="00EB2A78">
                <w:rPr>
                  <w:rFonts w:cs="David" w:hint="cs"/>
                  <w:rtl/>
                </w:rPr>
                <w:delText>25/03/15</w:delText>
              </w:r>
            </w:del>
          </w:ins>
          <w:ins w:id="642" w:author="miri" w:date="2018-04-24T07:26:00Z">
            <w:del w:id="643" w:author="michael" w:date="2023-06-12T12:11:00Z">
              <w:r w:rsidR="00E7184B" w:rsidDel="00EB2A78">
                <w:rPr>
                  <w:rFonts w:cs="David" w:hint="cs"/>
                  <w:rtl/>
                </w:rPr>
                <w:delText>10.1.2018</w:delText>
              </w:r>
            </w:del>
          </w:ins>
        </w:p>
        <w:p w14:paraId="6F729139" w14:textId="77777777" w:rsidR="00EB2A78" w:rsidRPr="008F333F" w:rsidRDefault="00EB2A78">
          <w:pPr>
            <w:pStyle w:val="Header"/>
            <w:rPr>
              <w:rFonts w:cs="David"/>
              <w:rtl/>
            </w:rPr>
            <w:pPrChange w:id="644" w:author="michael" w:date="2023-06-12T12:11:00Z">
              <w:pPr>
                <w:pStyle w:val="Header"/>
                <w:jc w:val="center"/>
              </w:pPr>
            </w:pPrChange>
          </w:pPr>
        </w:p>
      </w:tc>
      <w:tc>
        <w:tcPr>
          <w:tcW w:w="1558" w:type="dxa"/>
          <w:vMerge/>
          <w:shd w:val="clear" w:color="auto" w:fill="auto"/>
        </w:tcPr>
        <w:p w14:paraId="193A35E4" w14:textId="77777777" w:rsidR="00CD6A7F" w:rsidRPr="008F333F" w:rsidRDefault="00CD6A7F" w:rsidP="00E847F4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423B4CC4" w14:textId="77777777" w:rsidR="00A07366" w:rsidRPr="00EA790C" w:rsidRDefault="00A07366" w:rsidP="0032135A">
    <w:pPr>
      <w:pStyle w:val="Header"/>
      <w:rPr>
        <w:rFonts w:asciiTheme="minorBidi" w:hAnsiTheme="minorBidi" w:cstheme="minorBidi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906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" w15:restartNumberingAfterBreak="0">
    <w:nsid w:val="04543B8D"/>
    <w:multiLevelType w:val="hybridMultilevel"/>
    <w:tmpl w:val="C4545646"/>
    <w:lvl w:ilvl="0" w:tplc="F0AEEA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6470416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83F0ACC"/>
    <w:multiLevelType w:val="multilevel"/>
    <w:tmpl w:val="04708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4" w15:restartNumberingAfterBreak="0">
    <w:nsid w:val="0DA76FB5"/>
    <w:multiLevelType w:val="hybridMultilevel"/>
    <w:tmpl w:val="2BF82DC4"/>
    <w:lvl w:ilvl="0" w:tplc="D2824D0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72450"/>
    <w:multiLevelType w:val="multilevel"/>
    <w:tmpl w:val="93E6530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0DD95E47"/>
    <w:multiLevelType w:val="hybridMultilevel"/>
    <w:tmpl w:val="4BEC12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E7CEE"/>
    <w:multiLevelType w:val="multilevel"/>
    <w:tmpl w:val="0A70D8E0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1236599B"/>
    <w:multiLevelType w:val="multilevel"/>
    <w:tmpl w:val="45D67F40"/>
    <w:lvl w:ilvl="0">
      <w:start w:val="1"/>
      <w:numFmt w:val="irohaFullWidth"/>
      <w:lvlText w:val=""/>
      <w:lvlJc w:val="left"/>
      <w:pPr>
        <w:tabs>
          <w:tab w:val="num" w:pos="360"/>
        </w:tabs>
        <w:ind w:left="360" w:righ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irohaFullWidth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entative="1">
      <w:start w:val="1"/>
      <w:numFmt w:val="irohaFullWidth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entative="1">
      <w:start w:val="1"/>
      <w:numFmt w:val="irohaFullWidth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hint="default"/>
      </w:rPr>
    </w:lvl>
    <w:lvl w:ilvl="5" w:tentative="1">
      <w:start w:val="1"/>
      <w:numFmt w:val="irohaFullWidth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entative="1">
      <w:start w:val="1"/>
      <w:numFmt w:val="irohaFullWidth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entative="1">
      <w:start w:val="1"/>
      <w:numFmt w:val="irohaFullWidth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hint="default"/>
      </w:rPr>
    </w:lvl>
    <w:lvl w:ilvl="8" w:tentative="1">
      <w:start w:val="1"/>
      <w:numFmt w:val="irohaFullWidth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 w15:restartNumberingAfterBreak="0">
    <w:nsid w:val="17D75480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18885CD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18C14C34"/>
    <w:multiLevelType w:val="multilevel"/>
    <w:tmpl w:val="F43E7664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59"/>
        </w:tabs>
        <w:ind w:left="3647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219E6306"/>
    <w:multiLevelType w:val="multilevel"/>
    <w:tmpl w:val="3B049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2216573F"/>
    <w:multiLevelType w:val="multilevel"/>
    <w:tmpl w:val="9D80C1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D50408"/>
    <w:multiLevelType w:val="multilevel"/>
    <w:tmpl w:val="EE8E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80"/>
        </w:tabs>
        <w:ind w:left="31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590"/>
        </w:tabs>
        <w:ind w:left="45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640"/>
        </w:tabs>
        <w:ind w:left="5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050"/>
        </w:tabs>
        <w:ind w:left="70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8100"/>
        </w:tabs>
        <w:ind w:left="81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9510"/>
        </w:tabs>
        <w:ind w:left="95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920"/>
        </w:tabs>
        <w:ind w:left="10920" w:hanging="2160"/>
      </w:pPr>
      <w:rPr>
        <w:rFonts w:hint="default"/>
      </w:rPr>
    </w:lvl>
  </w:abstractNum>
  <w:abstractNum w:abstractNumId="15" w15:restartNumberingAfterBreak="0">
    <w:nsid w:val="23510931"/>
    <w:multiLevelType w:val="multilevel"/>
    <w:tmpl w:val="FAF2C692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5"/>
        </w:tabs>
        <w:ind w:left="1425" w:hanging="705"/>
      </w:pPr>
      <w:rPr>
        <w:rFonts w:hint="default"/>
      </w:rPr>
    </w:lvl>
    <w:lvl w:ilvl="2">
      <w:start w:val="5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6" w15:restartNumberingAfterBreak="0">
    <w:nsid w:val="2A79245B"/>
    <w:multiLevelType w:val="hybridMultilevel"/>
    <w:tmpl w:val="196CA0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4111C"/>
    <w:multiLevelType w:val="hybridMultilevel"/>
    <w:tmpl w:val="78B89EEE"/>
    <w:lvl w:ilvl="0" w:tplc="95C63F2E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5463D"/>
    <w:multiLevelType w:val="hybridMultilevel"/>
    <w:tmpl w:val="5EE853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3E519D7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 w15:restartNumberingAfterBreak="0">
    <w:nsid w:val="36A5229F"/>
    <w:multiLevelType w:val="multilevel"/>
    <w:tmpl w:val="26A601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8F5595F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3AC02543"/>
    <w:multiLevelType w:val="multilevel"/>
    <w:tmpl w:val="0C8E09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3" w15:restartNumberingAfterBreak="0">
    <w:nsid w:val="3B4472C1"/>
    <w:multiLevelType w:val="hybridMultilevel"/>
    <w:tmpl w:val="662CFB0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 w15:restartNumberingAfterBreak="0">
    <w:nsid w:val="3FCD5CBF"/>
    <w:multiLevelType w:val="multilevel"/>
    <w:tmpl w:val="A91402E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25" w15:restartNumberingAfterBreak="0">
    <w:nsid w:val="40B75F85"/>
    <w:multiLevelType w:val="hybridMultilevel"/>
    <w:tmpl w:val="F6163AA8"/>
    <w:lvl w:ilvl="0" w:tplc="E4EA777A">
      <w:start w:val="5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7500"/>
        </w:tabs>
        <w:ind w:left="7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220"/>
        </w:tabs>
        <w:ind w:left="8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940"/>
        </w:tabs>
        <w:ind w:left="8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9660"/>
        </w:tabs>
        <w:ind w:left="9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380"/>
        </w:tabs>
        <w:ind w:left="10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100"/>
        </w:tabs>
        <w:ind w:left="11100" w:hanging="360"/>
      </w:pPr>
      <w:rPr>
        <w:rFonts w:ascii="Wingdings" w:hAnsi="Wingdings" w:hint="default"/>
      </w:rPr>
    </w:lvl>
  </w:abstractNum>
  <w:abstractNum w:abstractNumId="26" w15:restartNumberingAfterBreak="0">
    <w:nsid w:val="40C03527"/>
    <w:multiLevelType w:val="hybridMultilevel"/>
    <w:tmpl w:val="B882D61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17D17A3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46654CCE"/>
    <w:multiLevelType w:val="hybridMultilevel"/>
    <w:tmpl w:val="60FAD5B2"/>
    <w:lvl w:ilvl="0" w:tplc="BA06127C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1D57FA"/>
    <w:multiLevelType w:val="multilevel"/>
    <w:tmpl w:val="E90E4EAC"/>
    <w:lvl w:ilvl="0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7827DDA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48AA614E"/>
    <w:multiLevelType w:val="multilevel"/>
    <w:tmpl w:val="59C2B88E"/>
    <w:lvl w:ilvl="0">
      <w:start w:val="1"/>
      <w:numFmt w:val="hebrew1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2" w15:restartNumberingAfterBreak="0">
    <w:nsid w:val="48F10897"/>
    <w:multiLevelType w:val="hybridMultilevel"/>
    <w:tmpl w:val="AE823294"/>
    <w:lvl w:ilvl="0" w:tplc="F0AEEA3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4B9855DD"/>
    <w:multiLevelType w:val="multilevel"/>
    <w:tmpl w:val="028A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Arial" w:hint="default"/>
        <w:b w:val="0"/>
        <w:bCs w:val="0"/>
        <w:i w:val="0"/>
        <w:iCs w:val="0"/>
        <w:strike w:val="0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</w:lvl>
  </w:abstractNum>
  <w:abstractNum w:abstractNumId="34" w15:restartNumberingAfterBreak="0">
    <w:nsid w:val="4BAF49A3"/>
    <w:multiLevelType w:val="hybridMultilevel"/>
    <w:tmpl w:val="82E03F1A"/>
    <w:lvl w:ilvl="0" w:tplc="95C63F2E">
      <w:start w:val="1"/>
      <w:numFmt w:val="decimal"/>
      <w:lvlText w:val="%1."/>
      <w:lvlJc w:val="left"/>
      <w:pPr>
        <w:ind w:left="144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C3E37D1"/>
    <w:multiLevelType w:val="hybridMultilevel"/>
    <w:tmpl w:val="06D8DF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F81D04"/>
    <w:multiLevelType w:val="multilevel"/>
    <w:tmpl w:val="02107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1A31D5B"/>
    <w:multiLevelType w:val="hybridMultilevel"/>
    <w:tmpl w:val="B5421184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3">
      <w:start w:val="1"/>
      <w:numFmt w:val="hebrew1"/>
      <w:lvlText w:val="%2."/>
      <w:lvlJc w:val="center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52F722C4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9" w15:restartNumberingAfterBreak="0">
    <w:nsid w:val="53C3322F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0" w15:restartNumberingAfterBreak="0">
    <w:nsid w:val="5506135C"/>
    <w:multiLevelType w:val="hybridMultilevel"/>
    <w:tmpl w:val="C372970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9304BFA"/>
    <w:multiLevelType w:val="multilevel"/>
    <w:tmpl w:val="B4D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hebrew1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5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59380F72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3" w15:restartNumberingAfterBreak="0">
    <w:nsid w:val="5E05306C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4" w15:restartNumberingAfterBreak="0">
    <w:nsid w:val="5E873377"/>
    <w:multiLevelType w:val="hybridMultilevel"/>
    <w:tmpl w:val="20A2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1157CD"/>
    <w:multiLevelType w:val="hybridMultilevel"/>
    <w:tmpl w:val="2214BE8A"/>
    <w:lvl w:ilvl="0" w:tplc="95C63F2E">
      <w:start w:val="1"/>
      <w:numFmt w:val="decimal"/>
      <w:lvlText w:val="%1."/>
      <w:lvlJc w:val="left"/>
      <w:pPr>
        <w:ind w:left="720" w:hanging="360"/>
      </w:pPr>
      <w:rPr>
        <w:rFonts w:hint="default"/>
        <w:lang w:bidi="he-I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811836"/>
    <w:multiLevelType w:val="multilevel"/>
    <w:tmpl w:val="2ACE72E6"/>
    <w:lvl w:ilvl="0">
      <w:start w:val="1"/>
      <w:numFmt w:val="decimal"/>
      <w:lvlText w:val="%1."/>
      <w:lvlJc w:val="left"/>
      <w:pPr>
        <w:tabs>
          <w:tab w:val="num" w:pos="395"/>
        </w:tabs>
        <w:ind w:left="395" w:right="720" w:hanging="360"/>
      </w:pPr>
      <w:rPr>
        <w:rFonts w:hint="cs"/>
      </w:rPr>
    </w:lvl>
    <w:lvl w:ilvl="1">
      <w:start w:val="1"/>
      <w:numFmt w:val="hebrew1"/>
      <w:lvlText w:val="%2."/>
      <w:lvlJc w:val="left"/>
      <w:pPr>
        <w:ind w:left="1115" w:hanging="360"/>
      </w:pPr>
      <w:rPr>
        <w:rFonts w:hint="default"/>
      </w:rPr>
    </w:lvl>
    <w:lvl w:ilvl="2" w:tentative="1">
      <w:start w:val="1"/>
      <w:numFmt w:val="hebrew2"/>
      <w:lvlText w:val="%3."/>
      <w:lvlJc w:val="right"/>
      <w:pPr>
        <w:tabs>
          <w:tab w:val="num" w:pos="1835"/>
        </w:tabs>
        <w:ind w:left="1835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555"/>
        </w:tabs>
        <w:ind w:left="2555" w:right="2880" w:hanging="360"/>
      </w:pPr>
    </w:lvl>
    <w:lvl w:ilvl="4" w:tentative="1">
      <w:start w:val="1"/>
      <w:numFmt w:val="lowerRoman"/>
      <w:lvlText w:val="%5."/>
      <w:lvlJc w:val="left"/>
      <w:pPr>
        <w:tabs>
          <w:tab w:val="num" w:pos="3275"/>
        </w:tabs>
        <w:ind w:left="3275" w:right="3600" w:hanging="360"/>
      </w:pPr>
    </w:lvl>
    <w:lvl w:ilvl="5" w:tentative="1">
      <w:start w:val="1"/>
      <w:numFmt w:val="hebrew2"/>
      <w:lvlText w:val="%6."/>
      <w:lvlJc w:val="right"/>
      <w:pPr>
        <w:tabs>
          <w:tab w:val="num" w:pos="3995"/>
        </w:tabs>
        <w:ind w:left="3995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4715"/>
        </w:tabs>
        <w:ind w:left="4715" w:right="5040" w:hanging="360"/>
      </w:pPr>
    </w:lvl>
    <w:lvl w:ilvl="7" w:tentative="1">
      <w:start w:val="1"/>
      <w:numFmt w:val="lowerRoman"/>
      <w:lvlText w:val="%8."/>
      <w:lvlJc w:val="left"/>
      <w:pPr>
        <w:tabs>
          <w:tab w:val="num" w:pos="5435"/>
        </w:tabs>
        <w:ind w:left="5435" w:right="5760" w:hanging="360"/>
      </w:pPr>
    </w:lvl>
    <w:lvl w:ilvl="8" w:tentative="1">
      <w:start w:val="1"/>
      <w:numFmt w:val="hebrew2"/>
      <w:lvlText w:val="%9."/>
      <w:lvlJc w:val="right"/>
      <w:pPr>
        <w:tabs>
          <w:tab w:val="num" w:pos="6155"/>
        </w:tabs>
        <w:ind w:left="6155" w:right="6480" w:hanging="180"/>
      </w:pPr>
    </w:lvl>
  </w:abstractNum>
  <w:abstractNum w:abstractNumId="47" w15:restartNumberingAfterBreak="0">
    <w:nsid w:val="65C92D73"/>
    <w:multiLevelType w:val="hybridMultilevel"/>
    <w:tmpl w:val="B3740DCC"/>
    <w:lvl w:ilvl="0" w:tplc="138C3F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DD0C28"/>
    <w:multiLevelType w:val="multilevel"/>
    <w:tmpl w:val="53C0429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9" w15:restartNumberingAfterBreak="0">
    <w:nsid w:val="6AA7476A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0" w15:restartNumberingAfterBreak="0">
    <w:nsid w:val="6B556700"/>
    <w:multiLevelType w:val="multilevel"/>
    <w:tmpl w:val="BBA41E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1" w15:restartNumberingAfterBreak="0">
    <w:nsid w:val="6FD50EFE"/>
    <w:multiLevelType w:val="multilevel"/>
    <w:tmpl w:val="48C65D46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2" w15:restartNumberingAfterBreak="0">
    <w:nsid w:val="77802C6C"/>
    <w:multiLevelType w:val="hybridMultilevel"/>
    <w:tmpl w:val="A91402EC"/>
    <w:lvl w:ilvl="0" w:tplc="0409000F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53" w15:restartNumberingAfterBreak="0">
    <w:nsid w:val="7E7C2D46"/>
    <w:multiLevelType w:val="multilevel"/>
    <w:tmpl w:val="CF0A4C3C"/>
    <w:lvl w:ilvl="0">
      <w:start w:val="1"/>
      <w:numFmt w:val="decimal"/>
      <w:lvlText w:val="%1."/>
      <w:lvlJc w:val="left"/>
      <w:pPr>
        <w:tabs>
          <w:tab w:val="num" w:pos="0"/>
        </w:tabs>
        <w:ind w:left="792" w:hanging="792"/>
      </w:pPr>
      <w:rPr>
        <w:rFonts w:hint="default"/>
      </w:rPr>
    </w:lvl>
    <w:lvl w:ilvl="1">
      <w:start w:val="1"/>
      <w:numFmt w:val="hebrew1"/>
      <w:lvlText w:val="%1.%2."/>
      <w:lvlJc w:val="left"/>
      <w:pPr>
        <w:tabs>
          <w:tab w:val="num" w:pos="360"/>
        </w:tabs>
        <w:ind w:left="1872" w:hanging="151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808" w:hanging="2088"/>
      </w:pPr>
      <w:rPr>
        <w:rFonts w:hint="default"/>
      </w:rPr>
    </w:lvl>
    <w:lvl w:ilvl="3">
      <w:start w:val="1"/>
      <w:numFmt w:val="upperRoman"/>
      <w:lvlText w:val="%1.%2.%3.%4."/>
      <w:lvlJc w:val="left"/>
      <w:pPr>
        <w:tabs>
          <w:tab w:val="num" w:pos="1080"/>
        </w:tabs>
        <w:ind w:left="3744" w:hanging="26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1822115382">
    <w:abstractNumId w:val="18"/>
  </w:num>
  <w:num w:numId="2" w16cid:durableId="896285598">
    <w:abstractNumId w:val="14"/>
  </w:num>
  <w:num w:numId="3" w16cid:durableId="1718898504">
    <w:abstractNumId w:val="3"/>
  </w:num>
  <w:num w:numId="4" w16cid:durableId="389697682">
    <w:abstractNumId w:val="50"/>
  </w:num>
  <w:num w:numId="5" w16cid:durableId="197134508">
    <w:abstractNumId w:val="25"/>
  </w:num>
  <w:num w:numId="6" w16cid:durableId="33651731">
    <w:abstractNumId w:val="21"/>
  </w:num>
  <w:num w:numId="7" w16cid:durableId="1557468841">
    <w:abstractNumId w:val="47"/>
  </w:num>
  <w:num w:numId="8" w16cid:durableId="1720860991">
    <w:abstractNumId w:val="52"/>
  </w:num>
  <w:num w:numId="9" w16cid:durableId="1148866846">
    <w:abstractNumId w:val="24"/>
  </w:num>
  <w:num w:numId="10" w16cid:durableId="2041398122">
    <w:abstractNumId w:val="48"/>
  </w:num>
  <w:num w:numId="11" w16cid:durableId="1720589874">
    <w:abstractNumId w:val="0"/>
  </w:num>
  <w:num w:numId="12" w16cid:durableId="671690358">
    <w:abstractNumId w:val="15"/>
  </w:num>
  <w:num w:numId="13" w16cid:durableId="628390927">
    <w:abstractNumId w:val="39"/>
  </w:num>
  <w:num w:numId="14" w16cid:durableId="948583309">
    <w:abstractNumId w:val="11"/>
  </w:num>
  <w:num w:numId="15" w16cid:durableId="832842889">
    <w:abstractNumId w:val="36"/>
  </w:num>
  <w:num w:numId="16" w16cid:durableId="703796606">
    <w:abstractNumId w:val="9"/>
  </w:num>
  <w:num w:numId="17" w16cid:durableId="658341850">
    <w:abstractNumId w:val="10"/>
  </w:num>
  <w:num w:numId="18" w16cid:durableId="1953516353">
    <w:abstractNumId w:val="2"/>
  </w:num>
  <w:num w:numId="19" w16cid:durableId="540168550">
    <w:abstractNumId w:val="51"/>
  </w:num>
  <w:num w:numId="20" w16cid:durableId="1959024796">
    <w:abstractNumId w:val="19"/>
  </w:num>
  <w:num w:numId="21" w16cid:durableId="1335301199">
    <w:abstractNumId w:val="40"/>
  </w:num>
  <w:num w:numId="22" w16cid:durableId="114562396">
    <w:abstractNumId w:val="53"/>
  </w:num>
  <w:num w:numId="23" w16cid:durableId="1129936915">
    <w:abstractNumId w:val="41"/>
  </w:num>
  <w:num w:numId="24" w16cid:durableId="118183021">
    <w:abstractNumId w:val="23"/>
  </w:num>
  <w:num w:numId="25" w16cid:durableId="210502468">
    <w:abstractNumId w:val="7"/>
  </w:num>
  <w:num w:numId="26" w16cid:durableId="2085447350">
    <w:abstractNumId w:val="38"/>
  </w:num>
  <w:num w:numId="27" w16cid:durableId="680278323">
    <w:abstractNumId w:val="49"/>
  </w:num>
  <w:num w:numId="28" w16cid:durableId="2064525733">
    <w:abstractNumId w:val="42"/>
  </w:num>
  <w:num w:numId="29" w16cid:durableId="2088768805">
    <w:abstractNumId w:val="30"/>
  </w:num>
  <w:num w:numId="30" w16cid:durableId="290091074">
    <w:abstractNumId w:val="31"/>
  </w:num>
  <w:num w:numId="31" w16cid:durableId="331683991">
    <w:abstractNumId w:val="27"/>
  </w:num>
  <w:num w:numId="32" w16cid:durableId="982150473">
    <w:abstractNumId w:val="5"/>
  </w:num>
  <w:num w:numId="33" w16cid:durableId="1293054667">
    <w:abstractNumId w:val="43"/>
  </w:num>
  <w:num w:numId="34" w16cid:durableId="1438913690">
    <w:abstractNumId w:val="37"/>
  </w:num>
  <w:num w:numId="35" w16cid:durableId="1515336927">
    <w:abstractNumId w:val="29"/>
  </w:num>
  <w:num w:numId="36" w16cid:durableId="1440879702">
    <w:abstractNumId w:val="26"/>
  </w:num>
  <w:num w:numId="37" w16cid:durableId="1810709492">
    <w:abstractNumId w:val="4"/>
  </w:num>
  <w:num w:numId="38" w16cid:durableId="1467356109">
    <w:abstractNumId w:val="12"/>
  </w:num>
  <w:num w:numId="39" w16cid:durableId="744453610">
    <w:abstractNumId w:val="20"/>
  </w:num>
  <w:num w:numId="40" w16cid:durableId="26715669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869776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033582003">
    <w:abstractNumId w:val="32"/>
  </w:num>
  <w:num w:numId="43" w16cid:durableId="2025596981">
    <w:abstractNumId w:val="44"/>
  </w:num>
  <w:num w:numId="44" w16cid:durableId="13790904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557543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76740798">
    <w:abstractNumId w:val="1"/>
  </w:num>
  <w:num w:numId="47" w16cid:durableId="975141338">
    <w:abstractNumId w:val="22"/>
  </w:num>
  <w:num w:numId="48" w16cid:durableId="1767387597">
    <w:abstractNumId w:val="16"/>
  </w:num>
  <w:num w:numId="49" w16cid:durableId="1272863607">
    <w:abstractNumId w:val="28"/>
  </w:num>
  <w:num w:numId="50" w16cid:durableId="1069184459">
    <w:abstractNumId w:val="17"/>
  </w:num>
  <w:num w:numId="51" w16cid:durableId="889851947">
    <w:abstractNumId w:val="6"/>
  </w:num>
  <w:num w:numId="52" w16cid:durableId="1972243141">
    <w:abstractNumId w:val="34"/>
  </w:num>
  <w:num w:numId="53" w16cid:durableId="1405369073">
    <w:abstractNumId w:val="8"/>
  </w:num>
  <w:num w:numId="54" w16cid:durableId="2099209605">
    <w:abstractNumId w:val="46"/>
  </w:num>
  <w:num w:numId="55" w16cid:durableId="1688478143">
    <w:abstractNumId w:val="4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  <w15:person w15:author="michael">
    <w15:presenceInfo w15:providerId="AD" w15:userId="S::sviva@tapugan.co.il::695e6346-5011-4808-bc87-ffc23da3796c"/>
  </w15:person>
  <w15:person w15:author="Oxana">
    <w15:presenceInfo w15:providerId="AD" w15:userId="S::oxana@tapugan.co.il::ea9ec340-1c73-430c-b463-21c43f0b6fbb"/>
  </w15:person>
  <w15:person w15:author="miri">
    <w15:presenceInfo w15:providerId="AD" w15:userId="S-1-5-21-536648056-4207746800-573925874-17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0FE"/>
    <w:rsid w:val="00000F58"/>
    <w:rsid w:val="000018A6"/>
    <w:rsid w:val="00016FDB"/>
    <w:rsid w:val="0001732E"/>
    <w:rsid w:val="0002176D"/>
    <w:rsid w:val="000240E5"/>
    <w:rsid w:val="00030AE5"/>
    <w:rsid w:val="00044C92"/>
    <w:rsid w:val="00050FD3"/>
    <w:rsid w:val="00055549"/>
    <w:rsid w:val="0006637B"/>
    <w:rsid w:val="00071C70"/>
    <w:rsid w:val="00093F4A"/>
    <w:rsid w:val="000C7F2A"/>
    <w:rsid w:val="000E071D"/>
    <w:rsid w:val="000E18DB"/>
    <w:rsid w:val="000F0868"/>
    <w:rsid w:val="00100A84"/>
    <w:rsid w:val="00106B86"/>
    <w:rsid w:val="001418F1"/>
    <w:rsid w:val="00141AAD"/>
    <w:rsid w:val="00144D90"/>
    <w:rsid w:val="001655E4"/>
    <w:rsid w:val="001768D8"/>
    <w:rsid w:val="001A1FFB"/>
    <w:rsid w:val="001B419A"/>
    <w:rsid w:val="001C18D4"/>
    <w:rsid w:val="001C40C5"/>
    <w:rsid w:val="002015E7"/>
    <w:rsid w:val="002022D6"/>
    <w:rsid w:val="00202FF7"/>
    <w:rsid w:val="00216EF0"/>
    <w:rsid w:val="00230554"/>
    <w:rsid w:val="00234C59"/>
    <w:rsid w:val="002355FE"/>
    <w:rsid w:val="0023569C"/>
    <w:rsid w:val="00243E84"/>
    <w:rsid w:val="00247033"/>
    <w:rsid w:val="00263A0F"/>
    <w:rsid w:val="00270ED8"/>
    <w:rsid w:val="00292C8F"/>
    <w:rsid w:val="002951B4"/>
    <w:rsid w:val="002B03A6"/>
    <w:rsid w:val="002D0293"/>
    <w:rsid w:val="002E784B"/>
    <w:rsid w:val="002F6CA9"/>
    <w:rsid w:val="003015A8"/>
    <w:rsid w:val="003034F3"/>
    <w:rsid w:val="00305C4D"/>
    <w:rsid w:val="00306208"/>
    <w:rsid w:val="00307061"/>
    <w:rsid w:val="00313A2F"/>
    <w:rsid w:val="0032135A"/>
    <w:rsid w:val="00323178"/>
    <w:rsid w:val="003236C9"/>
    <w:rsid w:val="0032656C"/>
    <w:rsid w:val="0034309B"/>
    <w:rsid w:val="00363A42"/>
    <w:rsid w:val="00391F8A"/>
    <w:rsid w:val="00392860"/>
    <w:rsid w:val="003A3F98"/>
    <w:rsid w:val="003C4F14"/>
    <w:rsid w:val="003D1DE8"/>
    <w:rsid w:val="003E18A1"/>
    <w:rsid w:val="003F36F2"/>
    <w:rsid w:val="004113CD"/>
    <w:rsid w:val="00414838"/>
    <w:rsid w:val="00423739"/>
    <w:rsid w:val="004315B6"/>
    <w:rsid w:val="0043202B"/>
    <w:rsid w:val="004432F7"/>
    <w:rsid w:val="00443B05"/>
    <w:rsid w:val="00460339"/>
    <w:rsid w:val="00467DAE"/>
    <w:rsid w:val="004A664B"/>
    <w:rsid w:val="004B60C3"/>
    <w:rsid w:val="004B7900"/>
    <w:rsid w:val="004C7B71"/>
    <w:rsid w:val="004D1E9F"/>
    <w:rsid w:val="004D325F"/>
    <w:rsid w:val="004D7A88"/>
    <w:rsid w:val="004E435A"/>
    <w:rsid w:val="00503792"/>
    <w:rsid w:val="00513BB9"/>
    <w:rsid w:val="00520B2E"/>
    <w:rsid w:val="00522F38"/>
    <w:rsid w:val="005244B3"/>
    <w:rsid w:val="005540D2"/>
    <w:rsid w:val="00555386"/>
    <w:rsid w:val="005678EA"/>
    <w:rsid w:val="00575146"/>
    <w:rsid w:val="005A3B3A"/>
    <w:rsid w:val="005A5B88"/>
    <w:rsid w:val="005B20EC"/>
    <w:rsid w:val="005C1D16"/>
    <w:rsid w:val="005D227D"/>
    <w:rsid w:val="005E0809"/>
    <w:rsid w:val="005E23DA"/>
    <w:rsid w:val="00613882"/>
    <w:rsid w:val="00631BB2"/>
    <w:rsid w:val="00636BFB"/>
    <w:rsid w:val="00654FCD"/>
    <w:rsid w:val="00687845"/>
    <w:rsid w:val="00695568"/>
    <w:rsid w:val="00697E9D"/>
    <w:rsid w:val="006A2E9C"/>
    <w:rsid w:val="006A419B"/>
    <w:rsid w:val="006B5F3F"/>
    <w:rsid w:val="006C0DBE"/>
    <w:rsid w:val="006C1056"/>
    <w:rsid w:val="006C3F37"/>
    <w:rsid w:val="006C63C7"/>
    <w:rsid w:val="00735973"/>
    <w:rsid w:val="00741285"/>
    <w:rsid w:val="00743FFC"/>
    <w:rsid w:val="007527D1"/>
    <w:rsid w:val="00755F98"/>
    <w:rsid w:val="007978A1"/>
    <w:rsid w:val="007A54C4"/>
    <w:rsid w:val="007A69FD"/>
    <w:rsid w:val="007B3E5A"/>
    <w:rsid w:val="007B50C4"/>
    <w:rsid w:val="007C519E"/>
    <w:rsid w:val="007E637E"/>
    <w:rsid w:val="007E639B"/>
    <w:rsid w:val="007F34CD"/>
    <w:rsid w:val="00815DB8"/>
    <w:rsid w:val="00825F3F"/>
    <w:rsid w:val="00847B21"/>
    <w:rsid w:val="00866C72"/>
    <w:rsid w:val="008674A2"/>
    <w:rsid w:val="008942FB"/>
    <w:rsid w:val="008C104A"/>
    <w:rsid w:val="008F1D8C"/>
    <w:rsid w:val="008F209D"/>
    <w:rsid w:val="008F4088"/>
    <w:rsid w:val="009002B3"/>
    <w:rsid w:val="00903CEB"/>
    <w:rsid w:val="0092060B"/>
    <w:rsid w:val="00937420"/>
    <w:rsid w:val="00943766"/>
    <w:rsid w:val="009510BD"/>
    <w:rsid w:val="00967F9C"/>
    <w:rsid w:val="009715D3"/>
    <w:rsid w:val="0097564B"/>
    <w:rsid w:val="00994E59"/>
    <w:rsid w:val="0099703D"/>
    <w:rsid w:val="009C1E15"/>
    <w:rsid w:val="009C395B"/>
    <w:rsid w:val="009C6EC7"/>
    <w:rsid w:val="009D2929"/>
    <w:rsid w:val="009E041B"/>
    <w:rsid w:val="009E75D1"/>
    <w:rsid w:val="009F6427"/>
    <w:rsid w:val="00A07366"/>
    <w:rsid w:val="00A17D61"/>
    <w:rsid w:val="00A278D2"/>
    <w:rsid w:val="00A31099"/>
    <w:rsid w:val="00A36708"/>
    <w:rsid w:val="00A42E60"/>
    <w:rsid w:val="00A722CD"/>
    <w:rsid w:val="00A85F25"/>
    <w:rsid w:val="00A9284E"/>
    <w:rsid w:val="00A949B8"/>
    <w:rsid w:val="00AA1B34"/>
    <w:rsid w:val="00AC3352"/>
    <w:rsid w:val="00AD03EF"/>
    <w:rsid w:val="00AD18B3"/>
    <w:rsid w:val="00AE4A80"/>
    <w:rsid w:val="00B16AF2"/>
    <w:rsid w:val="00B363B8"/>
    <w:rsid w:val="00B455BB"/>
    <w:rsid w:val="00B520C7"/>
    <w:rsid w:val="00B81755"/>
    <w:rsid w:val="00B966D0"/>
    <w:rsid w:val="00BC12D8"/>
    <w:rsid w:val="00BD08C4"/>
    <w:rsid w:val="00BD5383"/>
    <w:rsid w:val="00BE5A91"/>
    <w:rsid w:val="00BE780A"/>
    <w:rsid w:val="00BF554A"/>
    <w:rsid w:val="00C230D6"/>
    <w:rsid w:val="00C32B5B"/>
    <w:rsid w:val="00C50FB7"/>
    <w:rsid w:val="00C57294"/>
    <w:rsid w:val="00C578D1"/>
    <w:rsid w:val="00C63148"/>
    <w:rsid w:val="00C66EE1"/>
    <w:rsid w:val="00C73D7B"/>
    <w:rsid w:val="00C7554F"/>
    <w:rsid w:val="00C9070D"/>
    <w:rsid w:val="00C91CCF"/>
    <w:rsid w:val="00C96AC6"/>
    <w:rsid w:val="00C9794C"/>
    <w:rsid w:val="00CA3C6A"/>
    <w:rsid w:val="00CA4023"/>
    <w:rsid w:val="00CB156E"/>
    <w:rsid w:val="00CB27EF"/>
    <w:rsid w:val="00CD1BA9"/>
    <w:rsid w:val="00CD3E4A"/>
    <w:rsid w:val="00CD466E"/>
    <w:rsid w:val="00CD6A7F"/>
    <w:rsid w:val="00CE7E3F"/>
    <w:rsid w:val="00CF3EE1"/>
    <w:rsid w:val="00CF54BA"/>
    <w:rsid w:val="00D10EFF"/>
    <w:rsid w:val="00D141A3"/>
    <w:rsid w:val="00D20C35"/>
    <w:rsid w:val="00D319FA"/>
    <w:rsid w:val="00D35CA2"/>
    <w:rsid w:val="00D420FE"/>
    <w:rsid w:val="00DC644F"/>
    <w:rsid w:val="00DE08E6"/>
    <w:rsid w:val="00DE11E7"/>
    <w:rsid w:val="00E45AE3"/>
    <w:rsid w:val="00E53A3C"/>
    <w:rsid w:val="00E56BBF"/>
    <w:rsid w:val="00E60440"/>
    <w:rsid w:val="00E7184B"/>
    <w:rsid w:val="00E7265B"/>
    <w:rsid w:val="00E956C7"/>
    <w:rsid w:val="00E95861"/>
    <w:rsid w:val="00EA5BD1"/>
    <w:rsid w:val="00EA790C"/>
    <w:rsid w:val="00EB255F"/>
    <w:rsid w:val="00EB2A78"/>
    <w:rsid w:val="00EB3453"/>
    <w:rsid w:val="00EF6CE2"/>
    <w:rsid w:val="00F013F2"/>
    <w:rsid w:val="00F10DA3"/>
    <w:rsid w:val="00F123D7"/>
    <w:rsid w:val="00F2372F"/>
    <w:rsid w:val="00F25200"/>
    <w:rsid w:val="00F37A8D"/>
    <w:rsid w:val="00F505B2"/>
    <w:rsid w:val="00F51286"/>
    <w:rsid w:val="00F57BE1"/>
    <w:rsid w:val="00F846D0"/>
    <w:rsid w:val="00FD04BF"/>
    <w:rsid w:val="00FD2522"/>
    <w:rsid w:val="00FD53FA"/>
    <w:rsid w:val="00FD7AE9"/>
    <w:rsid w:val="00FE6E0F"/>
    <w:rsid w:val="00FE755D"/>
    <w:rsid w:val="00FE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F092A"/>
  <w15:docId w15:val="{205E61C3-0E0B-4386-85E3-4BCD4872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5B8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420F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BF554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F554A"/>
    <w:pPr>
      <w:tabs>
        <w:tab w:val="center" w:pos="4153"/>
        <w:tab w:val="right" w:pos="8306"/>
      </w:tabs>
    </w:pPr>
  </w:style>
  <w:style w:type="character" w:styleId="Hyperlink">
    <w:name w:val="Hyperlink"/>
    <w:rsid w:val="0001732E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rsid w:val="007527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527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27D1"/>
  </w:style>
  <w:style w:type="paragraph" w:styleId="CommentSubject">
    <w:name w:val="annotation subject"/>
    <w:basedOn w:val="CommentText"/>
    <w:next w:val="CommentText"/>
    <w:link w:val="CommentSubjectChar"/>
    <w:rsid w:val="007527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527D1"/>
    <w:rPr>
      <w:b/>
      <w:bCs/>
    </w:rPr>
  </w:style>
  <w:style w:type="paragraph" w:styleId="BalloonText">
    <w:name w:val="Balloon Text"/>
    <w:basedOn w:val="Normal"/>
    <w:link w:val="BalloonTextChar"/>
    <w:rsid w:val="007527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527D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27D1"/>
    <w:pPr>
      <w:ind w:left="720"/>
    </w:pPr>
    <w:rPr>
      <w:rFonts w:asciiTheme="minorHAnsi" w:eastAsiaTheme="minorHAnsi" w:hAnsiTheme="minorHAnsi" w:cstheme="minorBidi"/>
      <w:sz w:val="22"/>
      <w:szCs w:val="22"/>
    </w:rPr>
  </w:style>
  <w:style w:type="character" w:styleId="PageNumber">
    <w:name w:val="page number"/>
    <w:basedOn w:val="DefaultParagraphFont"/>
    <w:rsid w:val="00A31099"/>
  </w:style>
  <w:style w:type="paragraph" w:styleId="Revision">
    <w:name w:val="Revision"/>
    <w:hidden/>
    <w:uiPriority w:val="99"/>
    <w:semiHidden/>
    <w:rsid w:val="007C519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3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2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7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65AE27-6F0E-46C2-9787-F7F30EFF6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714</Words>
  <Characters>4075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omer</dc:creator>
  <cp:lastModifiedBy>Yael Gottlieb</cp:lastModifiedBy>
  <cp:revision>3</cp:revision>
  <cp:lastPrinted>2015-03-25T09:17:00Z</cp:lastPrinted>
  <dcterms:created xsi:type="dcterms:W3CDTF">2025-03-12T15:08:00Z</dcterms:created>
  <dcterms:modified xsi:type="dcterms:W3CDTF">2025-04-15T10:00:00Z</dcterms:modified>
</cp:coreProperties>
</file>