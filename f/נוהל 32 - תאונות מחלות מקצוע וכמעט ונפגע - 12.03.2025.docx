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FE35" w14:textId="77777777" w:rsidR="00B14C5F" w:rsidRPr="00AF0469" w:rsidRDefault="00B14C5F" w:rsidP="00AF0469">
      <w:pPr>
        <w:pStyle w:val="ListParagraph"/>
        <w:numPr>
          <w:ilvl w:val="0"/>
          <w:numId w:val="42"/>
        </w:numPr>
        <w:spacing w:line="360" w:lineRule="auto"/>
        <w:rPr>
          <w:rFonts w:ascii="Arial" w:hAnsi="Arial" w:cs="David"/>
          <w:b/>
          <w:bCs/>
          <w:u w:val="single"/>
          <w:rtl/>
        </w:rPr>
      </w:pPr>
      <w:r w:rsidRPr="00AF0469">
        <w:rPr>
          <w:rFonts w:ascii="Arial" w:hAnsi="Arial" w:cs="David"/>
          <w:b/>
          <w:bCs/>
          <w:u w:val="single"/>
          <w:rtl/>
        </w:rPr>
        <w:t>מטרה</w:t>
      </w:r>
    </w:p>
    <w:p w14:paraId="63490E3E" w14:textId="772D2F5E" w:rsidR="00B14C5F" w:rsidRPr="00F91D34" w:rsidRDefault="00B14C5F" w:rsidP="00B14C5F">
      <w:pPr>
        <w:numPr>
          <w:ilvl w:val="1"/>
          <w:numId w:val="42"/>
        </w:numPr>
        <w:spacing w:line="360" w:lineRule="auto"/>
        <w:rPr>
          <w:rFonts w:ascii="Arial" w:hAnsi="Arial" w:cs="David"/>
          <w:b/>
          <w:bCs/>
        </w:rPr>
      </w:pPr>
      <w:r w:rsidRPr="00F91D34">
        <w:rPr>
          <w:rFonts w:ascii="Arial" w:hAnsi="Arial" w:cs="David" w:hint="cs"/>
          <w:rtl/>
        </w:rPr>
        <w:t>אופן הדיווח והטיפול במקרה של תקלה, תאונה, אסון כולל או לא כולל נפגעים, כולל   כמעט תאונה, מחלת מקצוע</w:t>
      </w:r>
      <w:del w:id="0" w:author="Oxana" w:date="2024-04-10T12:23:00Z">
        <w:r w:rsidRPr="00F91D34" w:rsidDel="008D5129">
          <w:rPr>
            <w:rFonts w:ascii="Arial" w:hAnsi="Arial" w:cs="David" w:hint="cs"/>
            <w:rtl/>
          </w:rPr>
          <w:delText xml:space="preserve">, </w:delText>
        </w:r>
      </w:del>
      <w:ins w:id="1" w:author="Oxana" w:date="2024-04-10T12:23:00Z">
        <w:r w:rsidR="008D5129">
          <w:rPr>
            <w:rFonts w:ascii="Arial" w:hAnsi="Arial" w:cs="David" w:hint="cs"/>
            <w:rtl/>
          </w:rPr>
          <w:t>.</w:t>
        </w:r>
      </w:ins>
    </w:p>
    <w:p w14:paraId="04B45C4F" w14:textId="77777777" w:rsidR="00B14C5F" w:rsidRPr="00F91D34" w:rsidRDefault="00B14C5F" w:rsidP="00B14C5F">
      <w:pPr>
        <w:numPr>
          <w:ilvl w:val="1"/>
          <w:numId w:val="42"/>
        </w:numPr>
        <w:spacing w:line="360" w:lineRule="auto"/>
        <w:rPr>
          <w:rFonts w:ascii="Arial" w:hAnsi="Arial" w:cs="David"/>
          <w:b/>
          <w:bCs/>
        </w:rPr>
      </w:pPr>
      <w:r w:rsidRPr="00F91D34">
        <w:rPr>
          <w:rFonts w:ascii="Arial" w:hAnsi="Arial" w:cs="David" w:hint="cs"/>
          <w:rtl/>
        </w:rPr>
        <w:t>אופן ביצוע תחקיר למקרה של תקלה, תאונה, אסון כולל או לא כולל נפגעים, כולל כמעט תאונה, מחלת מקצוע.</w:t>
      </w:r>
    </w:p>
    <w:p w14:paraId="1645F8E0" w14:textId="77777777" w:rsidR="00B14C5F" w:rsidRPr="00F91D34" w:rsidRDefault="00B14C5F" w:rsidP="00B14C5F">
      <w:pPr>
        <w:spacing w:line="360" w:lineRule="auto"/>
        <w:ind w:left="792"/>
        <w:rPr>
          <w:rFonts w:ascii="Arial" w:hAnsi="Arial" w:cs="David"/>
          <w:b/>
          <w:bCs/>
        </w:rPr>
      </w:pPr>
    </w:p>
    <w:p w14:paraId="1569695E" w14:textId="77777777" w:rsidR="00B14C5F" w:rsidRPr="00F91D34" w:rsidRDefault="00B14C5F" w:rsidP="00B14C5F">
      <w:pPr>
        <w:numPr>
          <w:ilvl w:val="0"/>
          <w:numId w:val="42"/>
        </w:numPr>
        <w:spacing w:line="360" w:lineRule="auto"/>
        <w:rPr>
          <w:rFonts w:ascii="Arial" w:hAnsi="Arial" w:cs="David"/>
          <w:b/>
          <w:bCs/>
          <w:u w:val="single"/>
        </w:rPr>
      </w:pPr>
      <w:r w:rsidRPr="00F91D34">
        <w:rPr>
          <w:rFonts w:ascii="Arial" w:hAnsi="Arial" w:cs="David" w:hint="cs"/>
          <w:b/>
          <w:bCs/>
          <w:u w:val="single"/>
          <w:rtl/>
        </w:rPr>
        <w:t>היקף וחלות</w:t>
      </w:r>
    </w:p>
    <w:p w14:paraId="07FBF346" w14:textId="77777777" w:rsidR="00B14C5F" w:rsidRPr="00F91D34" w:rsidRDefault="00B14C5F" w:rsidP="00B14C5F">
      <w:pPr>
        <w:numPr>
          <w:ilvl w:val="1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 w:hint="cs"/>
          <w:rtl/>
        </w:rPr>
        <w:t xml:space="preserve">  </w:t>
      </w:r>
      <w:r w:rsidRPr="00F91D34">
        <w:rPr>
          <w:rFonts w:ascii="Arial" w:hAnsi="Arial" w:cs="David"/>
          <w:rtl/>
        </w:rPr>
        <w:t>האחריות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>לקיום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>נוהל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>זה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>חלה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>על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>כל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>עובדי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>החברה</w:t>
      </w:r>
      <w:r w:rsidRPr="00F91D34">
        <w:rPr>
          <w:rFonts w:ascii="Arial" w:hAnsi="Arial" w:cs="David"/>
        </w:rPr>
        <w:t>.</w:t>
      </w:r>
    </w:p>
    <w:p w14:paraId="67B079C7" w14:textId="77777777" w:rsidR="00B14C5F" w:rsidRPr="00F91D34" w:rsidRDefault="00B14C5F" w:rsidP="00B14C5F">
      <w:pPr>
        <w:numPr>
          <w:ilvl w:val="1"/>
          <w:numId w:val="42"/>
        </w:numPr>
        <w:spacing w:line="360" w:lineRule="auto"/>
        <w:rPr>
          <w:rFonts w:ascii="Arial" w:hAnsi="Arial" w:cs="David"/>
        </w:rPr>
      </w:pPr>
      <w:proofErr w:type="spellStart"/>
      <w:r w:rsidRPr="00F91D34">
        <w:rPr>
          <w:rFonts w:ascii="Arial" w:hAnsi="Arial" w:cs="David" w:hint="cs"/>
          <w:rtl/>
        </w:rPr>
        <w:t>ישום</w:t>
      </w:r>
      <w:proofErr w:type="spellEnd"/>
      <w:r w:rsidRPr="00F91D34">
        <w:rPr>
          <w:rFonts w:ascii="Arial" w:hAnsi="Arial" w:cs="David" w:hint="cs"/>
          <w:rtl/>
        </w:rPr>
        <w:t xml:space="preserve"> הנוהל חל על ממונה הבטיחות, מנהלי דרג ביניים.</w:t>
      </w:r>
    </w:p>
    <w:p w14:paraId="783CADB8" w14:textId="77777777" w:rsidR="00B14C5F" w:rsidRPr="00F91D34" w:rsidRDefault="00B14C5F" w:rsidP="00B14C5F">
      <w:pPr>
        <w:spacing w:line="360" w:lineRule="auto"/>
        <w:ind w:left="792"/>
        <w:rPr>
          <w:rFonts w:ascii="Arial" w:hAnsi="Arial" w:cs="David"/>
          <w:b/>
          <w:bCs/>
          <w:rtl/>
        </w:rPr>
      </w:pPr>
    </w:p>
    <w:p w14:paraId="4AE1514C" w14:textId="77777777" w:rsidR="00B14C5F" w:rsidRPr="00F91D34" w:rsidRDefault="00B14C5F" w:rsidP="00B14C5F">
      <w:pPr>
        <w:numPr>
          <w:ilvl w:val="0"/>
          <w:numId w:val="42"/>
        </w:numPr>
        <w:spacing w:line="360" w:lineRule="auto"/>
        <w:rPr>
          <w:rFonts w:ascii="Arial" w:hAnsi="Arial" w:cs="David"/>
          <w:b/>
          <w:bCs/>
        </w:rPr>
      </w:pPr>
      <w:r w:rsidRPr="00F91D34">
        <w:rPr>
          <w:rFonts w:ascii="Arial" w:hAnsi="Arial" w:cs="David"/>
          <w:b/>
          <w:bCs/>
          <w:u w:val="single"/>
          <w:rtl/>
        </w:rPr>
        <w:t>הגדרות</w:t>
      </w:r>
    </w:p>
    <w:p w14:paraId="40F8A85A" w14:textId="51ACA8F4" w:rsidR="00B14C5F" w:rsidRPr="00B06AA7" w:rsidRDefault="00B14C5F" w:rsidP="00B14C5F">
      <w:pPr>
        <w:numPr>
          <w:ilvl w:val="1"/>
          <w:numId w:val="42"/>
        </w:numPr>
        <w:spacing w:line="360" w:lineRule="auto"/>
        <w:rPr>
          <w:rFonts w:ascii="Arial" w:hAnsi="Arial" w:cs="David"/>
          <w:rtl/>
        </w:rPr>
      </w:pPr>
      <w:r w:rsidRPr="00F91D34">
        <w:rPr>
          <w:rFonts w:ascii="Arial" w:hAnsi="Arial" w:cs="David"/>
          <w:rtl/>
        </w:rPr>
        <w:t xml:space="preserve">תקרית  - אירוע שבו ממומש הפוטנציאל של גורם סיכון או של מפגע ללא פגיעה באדם אך לעיתים תוך </w:t>
      </w:r>
      <w:r w:rsidRPr="00B06AA7">
        <w:rPr>
          <w:rFonts w:ascii="Arial" w:hAnsi="Arial" w:cs="David"/>
          <w:rtl/>
        </w:rPr>
        <w:t>גרימת נזק לרכוש או לסביבת</w:t>
      </w:r>
      <w:r w:rsidRPr="00B06AA7">
        <w:rPr>
          <w:rFonts w:ascii="Arial" w:hAnsi="Arial" w:cs="David" w:hint="cs"/>
          <w:rtl/>
        </w:rPr>
        <w:t xml:space="preserve"> </w:t>
      </w:r>
      <w:r w:rsidRPr="00B06AA7">
        <w:rPr>
          <w:rFonts w:ascii="Arial" w:hAnsi="Arial" w:cs="David"/>
          <w:rtl/>
        </w:rPr>
        <w:t>עבודה</w:t>
      </w:r>
      <w:ins w:id="2" w:author="michael" w:date="2024-04-09T15:00:00Z">
        <w:r w:rsidR="00556214">
          <w:rPr>
            <w:rFonts w:ascii="Arial" w:hAnsi="Arial" w:cs="David" w:hint="cs"/>
            <w:rtl/>
          </w:rPr>
          <w:t xml:space="preserve"> </w:t>
        </w:r>
      </w:ins>
      <w:r w:rsidRPr="00B06AA7">
        <w:rPr>
          <w:rFonts w:ascii="Arial" w:hAnsi="Arial" w:cs="David"/>
          <w:rtl/>
        </w:rPr>
        <w:t>(שרפה,</w:t>
      </w:r>
      <w:ins w:id="3" w:author="Oxana" w:date="2024-04-10T12:22:00Z">
        <w:r w:rsidR="008D5129">
          <w:rPr>
            <w:rFonts w:ascii="Arial" w:hAnsi="Arial" w:cs="David" w:hint="cs"/>
            <w:rtl/>
          </w:rPr>
          <w:t xml:space="preserve"> </w:t>
        </w:r>
      </w:ins>
      <w:r w:rsidRPr="00B06AA7">
        <w:rPr>
          <w:rFonts w:ascii="Arial" w:hAnsi="Arial" w:cs="David"/>
          <w:rtl/>
        </w:rPr>
        <w:t>התפוצצות וכו</w:t>
      </w:r>
      <w:r w:rsidRPr="00B06AA7">
        <w:rPr>
          <w:rFonts w:ascii="Arial" w:hAnsi="Arial" w:cs="David" w:hint="cs"/>
          <w:rtl/>
        </w:rPr>
        <w:t>'</w:t>
      </w:r>
      <w:r w:rsidRPr="00B06AA7">
        <w:rPr>
          <w:rFonts w:ascii="Arial" w:hAnsi="Arial" w:cs="David"/>
          <w:rtl/>
        </w:rPr>
        <w:t>).</w:t>
      </w:r>
    </w:p>
    <w:p w14:paraId="1E5F5313" w14:textId="77777777" w:rsidR="00B14C5F" w:rsidRPr="00B06AA7" w:rsidRDefault="00B14C5F" w:rsidP="00B14C5F">
      <w:pPr>
        <w:numPr>
          <w:ilvl w:val="1"/>
          <w:numId w:val="42"/>
        </w:numPr>
        <w:spacing w:line="360" w:lineRule="auto"/>
        <w:rPr>
          <w:rFonts w:ascii="Arial" w:hAnsi="Arial" w:cs="David"/>
          <w:rtl/>
        </w:rPr>
      </w:pPr>
      <w:r w:rsidRPr="00B06AA7">
        <w:rPr>
          <w:rFonts w:ascii="Arial" w:hAnsi="Arial" w:cs="David" w:hint="cs"/>
          <w:rtl/>
        </w:rPr>
        <w:t xml:space="preserve">כמעט תאונה - </w:t>
      </w:r>
      <w:r w:rsidRPr="00B06AA7">
        <w:rPr>
          <w:rFonts w:ascii="Arial" w:hAnsi="Arial" w:cs="David"/>
          <w:rtl/>
        </w:rPr>
        <w:t>אירוע שבו כמעט מומש הפוטנציאל של גורם סיכון</w:t>
      </w:r>
      <w:r w:rsidRPr="00B06AA7">
        <w:rPr>
          <w:rFonts w:ascii="Arial" w:hAnsi="Arial" w:cs="David" w:hint="cs"/>
          <w:rtl/>
        </w:rPr>
        <w:t xml:space="preserve"> </w:t>
      </w:r>
      <w:r w:rsidRPr="00B06AA7">
        <w:rPr>
          <w:rFonts w:ascii="Arial" w:hAnsi="Arial" w:cs="David"/>
          <w:rtl/>
        </w:rPr>
        <w:t>נחשב גם הוא לתקרית.</w:t>
      </w:r>
    </w:p>
    <w:p w14:paraId="4A02B33A" w14:textId="77777777" w:rsidR="00B14C5F" w:rsidRPr="00B06AA7" w:rsidRDefault="00B14C5F" w:rsidP="00B14C5F">
      <w:pPr>
        <w:numPr>
          <w:ilvl w:val="1"/>
          <w:numId w:val="42"/>
        </w:numPr>
        <w:spacing w:line="360" w:lineRule="auto"/>
        <w:rPr>
          <w:rFonts w:ascii="Arial" w:hAnsi="Arial" w:cs="David"/>
          <w:rtl/>
        </w:rPr>
      </w:pPr>
      <w:r w:rsidRPr="00B06AA7">
        <w:rPr>
          <w:rFonts w:ascii="Arial" w:hAnsi="Arial" w:cs="David"/>
          <w:rtl/>
        </w:rPr>
        <w:t>תאונת עבודה - תאונה שאירעה תוך כדי עבודתו ועקב עבודתו של  העובד אצל מעבידו או מטעמו, גם אם לא נאלץ העובד להעדר בגינה מהעבודה. תאונת עבודה הינה למעשה תקרית המלווה בפגיעה באדם.</w:t>
      </w:r>
    </w:p>
    <w:p w14:paraId="64A2A22B" w14:textId="77777777" w:rsidR="00B14C5F" w:rsidRPr="00B06AA7" w:rsidRDefault="00B14C5F" w:rsidP="00B14C5F">
      <w:pPr>
        <w:spacing w:line="360" w:lineRule="auto"/>
        <w:ind w:left="792"/>
        <w:rPr>
          <w:rFonts w:ascii="Arial" w:hAnsi="Arial" w:cs="David"/>
          <w:rtl/>
        </w:rPr>
      </w:pPr>
      <w:r w:rsidRPr="00B06AA7">
        <w:rPr>
          <w:rFonts w:ascii="Arial" w:hAnsi="Arial" w:cs="David" w:hint="eastAsia"/>
          <w:rtl/>
        </w:rPr>
        <w:t>א</w:t>
      </w:r>
      <w:r w:rsidRPr="00B06AA7">
        <w:rPr>
          <w:rFonts w:ascii="Arial" w:hAnsi="Arial" w:cs="David"/>
          <w:rtl/>
        </w:rPr>
        <w:t>. תאונת עבודה קטלנית, בה קופחו חיי אדם.</w:t>
      </w:r>
      <w:r w:rsidRPr="00B06AA7">
        <w:rPr>
          <w:rFonts w:ascii="Arial" w:hAnsi="Arial" w:cs="David"/>
        </w:rPr>
        <w:t xml:space="preserve"> </w:t>
      </w:r>
    </w:p>
    <w:p w14:paraId="4E342D41" w14:textId="77777777" w:rsidR="00B14C5F" w:rsidRPr="00F91D34" w:rsidRDefault="00B14C5F" w:rsidP="00B14C5F">
      <w:pPr>
        <w:spacing w:line="360" w:lineRule="auto"/>
        <w:ind w:left="792"/>
        <w:rPr>
          <w:rFonts w:ascii="Arial" w:hAnsi="Arial" w:cs="David"/>
          <w:rtl/>
        </w:rPr>
      </w:pPr>
      <w:r w:rsidRPr="00B06AA7">
        <w:rPr>
          <w:rFonts w:ascii="Arial" w:hAnsi="Arial" w:cs="David"/>
          <w:rtl/>
        </w:rPr>
        <w:t>ב.</w:t>
      </w:r>
      <w:r w:rsidRPr="00B06AA7">
        <w:rPr>
          <w:rFonts w:ascii="Arial" w:hAnsi="Arial" w:cs="David"/>
        </w:rPr>
        <w:t xml:space="preserve"> </w:t>
      </w:r>
      <w:r w:rsidRPr="00B06AA7">
        <w:rPr>
          <w:rFonts w:ascii="Arial" w:hAnsi="Arial" w:cs="David"/>
          <w:rtl/>
        </w:rPr>
        <w:t>תאונת עבודה חמורה, פציעה חמורה עקב</w:t>
      </w:r>
      <w:r w:rsidRPr="00B06AA7">
        <w:rPr>
          <w:rFonts w:ascii="Arial" w:hAnsi="Arial" w:cs="David"/>
        </w:rPr>
        <w:t xml:space="preserve"> </w:t>
      </w:r>
      <w:r w:rsidRPr="00B06AA7">
        <w:rPr>
          <w:rFonts w:ascii="Arial" w:hAnsi="Arial" w:cs="David"/>
          <w:rtl/>
        </w:rPr>
        <w:t>תאונת עבודה, בה נפגע איבר בגוף בצורה</w:t>
      </w:r>
      <w:r w:rsidRPr="00B06AA7">
        <w:rPr>
          <w:rFonts w:ascii="Arial" w:hAnsi="Arial" w:cs="David"/>
        </w:rPr>
        <w:t xml:space="preserve"> </w:t>
      </w:r>
      <w:r w:rsidRPr="00B06AA7">
        <w:rPr>
          <w:rFonts w:ascii="Arial" w:hAnsi="Arial" w:cs="David"/>
          <w:rtl/>
        </w:rPr>
        <w:t>חמורה.</w:t>
      </w:r>
      <w:r w:rsidRPr="00F91D34">
        <w:rPr>
          <w:rFonts w:ascii="Arial" w:hAnsi="Arial" w:cs="David"/>
        </w:rPr>
        <w:t xml:space="preserve"> </w:t>
      </w:r>
    </w:p>
    <w:p w14:paraId="42B8E417" w14:textId="084BB70D" w:rsidR="00B14C5F" w:rsidRDefault="00B14C5F" w:rsidP="00B14C5F">
      <w:pPr>
        <w:numPr>
          <w:ilvl w:val="1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 w:hint="cs"/>
          <w:rtl/>
        </w:rPr>
        <w:t xml:space="preserve">מחלת מקצוע - </w:t>
      </w:r>
      <w:r w:rsidRPr="00F91D34">
        <w:rPr>
          <w:rFonts w:ascii="Arial" w:hAnsi="Arial" w:cs="David"/>
          <w:rtl/>
        </w:rPr>
        <w:t xml:space="preserve">מחלת מקצוע היא מחלה, שהעובד חלה בה עקב עבודתו או עיסוקו, בהיותו חשוף לגורמים מזיקים (כימיים, </w:t>
      </w:r>
      <w:del w:id="4" w:author="Oxana" w:date="2024-04-10T12:25:00Z">
        <w:r w:rsidRPr="00F91D34" w:rsidDel="008D5129">
          <w:rPr>
            <w:rFonts w:ascii="Arial" w:hAnsi="Arial" w:cs="David"/>
            <w:rtl/>
          </w:rPr>
          <w:delText>פיזיקלים</w:delText>
        </w:r>
      </w:del>
      <w:r w:rsidR="008D5129" w:rsidRPr="00F91D34">
        <w:rPr>
          <w:rFonts w:ascii="Arial" w:hAnsi="Arial" w:cs="David" w:hint="cs"/>
          <w:rtl/>
        </w:rPr>
        <w:t>פיזיקליי</w:t>
      </w:r>
      <w:r w:rsidR="008D5129" w:rsidRPr="00F91D34">
        <w:rPr>
          <w:rFonts w:ascii="Arial" w:hAnsi="Arial" w:cs="David" w:hint="eastAsia"/>
          <w:rtl/>
        </w:rPr>
        <w:t>ם</w:t>
      </w:r>
      <w:r w:rsidRPr="00F91D34">
        <w:rPr>
          <w:rFonts w:ascii="Arial" w:hAnsi="Arial" w:cs="David"/>
          <w:rtl/>
        </w:rPr>
        <w:t>, ביולוגים, וכו'). מחלת מקצוע היא תוצאה של חשיפה חוזרת לגורם המזיק לאורך זמן (חשיפה כרונית).</w:t>
      </w:r>
    </w:p>
    <w:p w14:paraId="4A131927" w14:textId="77777777" w:rsidR="00033738" w:rsidRPr="00F91D34" w:rsidRDefault="00033738" w:rsidP="00033738">
      <w:pPr>
        <w:spacing w:line="360" w:lineRule="auto"/>
        <w:ind w:left="792"/>
        <w:rPr>
          <w:rFonts w:ascii="Arial" w:hAnsi="Arial" w:cs="David"/>
        </w:rPr>
      </w:pPr>
    </w:p>
    <w:p w14:paraId="59B8BBFE" w14:textId="77777777" w:rsidR="00B14C5F" w:rsidRPr="00F91D34" w:rsidRDefault="00B14C5F" w:rsidP="00B14C5F">
      <w:pPr>
        <w:numPr>
          <w:ilvl w:val="0"/>
          <w:numId w:val="42"/>
        </w:numPr>
        <w:spacing w:line="360" w:lineRule="auto"/>
        <w:rPr>
          <w:rFonts w:ascii="Arial" w:hAnsi="Arial" w:cs="David"/>
          <w:b/>
          <w:bCs/>
          <w:u w:val="single"/>
        </w:rPr>
      </w:pPr>
      <w:r w:rsidRPr="00F91D34">
        <w:rPr>
          <w:rFonts w:ascii="Arial" w:hAnsi="Arial" w:cs="David" w:hint="cs"/>
          <w:b/>
          <w:bCs/>
          <w:u w:val="single"/>
          <w:rtl/>
        </w:rPr>
        <w:t>מסמכים ישימים</w:t>
      </w:r>
    </w:p>
    <w:p w14:paraId="1F10DC69" w14:textId="77777777" w:rsidR="00B14C5F" w:rsidRPr="00F91D34" w:rsidRDefault="00B14C5F" w:rsidP="00B14C5F">
      <w:pPr>
        <w:numPr>
          <w:ilvl w:val="1"/>
          <w:numId w:val="42"/>
        </w:numPr>
        <w:tabs>
          <w:tab w:val="clear" w:pos="792"/>
          <w:tab w:val="num" w:pos="992"/>
        </w:tabs>
        <w:spacing w:line="360" w:lineRule="auto"/>
        <w:rPr>
          <w:rFonts w:asciiTheme="minorBidi" w:hAnsiTheme="minorBidi" w:cs="David"/>
        </w:rPr>
      </w:pPr>
      <w:r w:rsidRPr="00F91D34">
        <w:rPr>
          <w:rFonts w:asciiTheme="minorBidi" w:hAnsiTheme="minorBidi" w:cs="David"/>
          <w:rtl/>
        </w:rPr>
        <w:t>שיפור, פעולה מתקנת ופעולה מונעת 06</w:t>
      </w:r>
    </w:p>
    <w:p w14:paraId="64E47984" w14:textId="77777777" w:rsidR="00B14C5F" w:rsidRDefault="00B14C5F" w:rsidP="00B14C5F">
      <w:pPr>
        <w:numPr>
          <w:ilvl w:val="1"/>
          <w:numId w:val="42"/>
        </w:numPr>
        <w:tabs>
          <w:tab w:val="clear" w:pos="792"/>
          <w:tab w:val="num" w:pos="992"/>
        </w:tabs>
        <w:spacing w:line="360" w:lineRule="auto"/>
        <w:rPr>
          <w:ins w:id="5" w:author="Yael Gottlieb" w:date="2025-03-13T11:05:00Z" w16du:dateUtc="2025-03-13T09:05:00Z"/>
          <w:rFonts w:asciiTheme="minorBidi" w:hAnsiTheme="minorBidi" w:cs="David"/>
        </w:rPr>
      </w:pPr>
      <w:r w:rsidRPr="00F91D34">
        <w:rPr>
          <w:rFonts w:asciiTheme="minorBidi" w:hAnsiTheme="minorBidi" w:cs="David"/>
          <w:rtl/>
        </w:rPr>
        <w:t>סקר סיכונים 33</w:t>
      </w:r>
    </w:p>
    <w:p w14:paraId="4414ADC2" w14:textId="77777777" w:rsidR="00804F6D" w:rsidRPr="00F91D34" w:rsidRDefault="00804F6D" w:rsidP="00804F6D">
      <w:pPr>
        <w:numPr>
          <w:ilvl w:val="1"/>
          <w:numId w:val="42"/>
        </w:numPr>
        <w:tabs>
          <w:tab w:val="clear" w:pos="792"/>
          <w:tab w:val="num" w:pos="992"/>
        </w:tabs>
        <w:spacing w:line="360" w:lineRule="auto"/>
        <w:rPr>
          <w:moveTo w:id="6" w:author="Yael Gottlieb" w:date="2025-03-13T11:05:00Z" w16du:dateUtc="2025-03-13T09:05:00Z"/>
          <w:rFonts w:asciiTheme="minorBidi" w:hAnsiTheme="minorBidi" w:cs="David"/>
        </w:rPr>
      </w:pPr>
      <w:moveToRangeStart w:id="7" w:author="Yael Gottlieb" w:date="2025-03-13T11:05:00Z" w:name="move192756317"/>
      <w:moveTo w:id="8" w:author="Yael Gottlieb" w:date="2025-03-13T11:05:00Z" w16du:dateUtc="2025-03-13T09:05:00Z">
        <w:r w:rsidRPr="00F91D34">
          <w:rPr>
            <w:rFonts w:asciiTheme="minorBidi" w:hAnsiTheme="minorBidi" w:cs="David"/>
            <w:color w:val="000000"/>
            <w:rtl/>
          </w:rPr>
          <w:t>טופס דיווח ראשוני תאונות עבודה \ וכמעט נפגע – לעובד החברה</w:t>
        </w:r>
        <w:r>
          <w:rPr>
            <w:rFonts w:asciiTheme="minorBidi" w:hAnsiTheme="minorBidi" w:cs="David" w:hint="cs"/>
            <w:rtl/>
          </w:rPr>
          <w:t xml:space="preserve"> 32.01</w:t>
        </w:r>
      </w:moveTo>
    </w:p>
    <w:p w14:paraId="685ACDA1" w14:textId="77777777" w:rsidR="00804F6D" w:rsidRDefault="00804F6D" w:rsidP="00804F6D">
      <w:pPr>
        <w:numPr>
          <w:ilvl w:val="1"/>
          <w:numId w:val="42"/>
        </w:numPr>
        <w:tabs>
          <w:tab w:val="clear" w:pos="792"/>
          <w:tab w:val="num" w:pos="992"/>
        </w:tabs>
        <w:spacing w:line="360" w:lineRule="auto"/>
        <w:rPr>
          <w:moveTo w:id="9" w:author="Yael Gottlieb" w:date="2025-03-13T11:05:00Z" w16du:dateUtc="2025-03-13T09:05:00Z"/>
          <w:rFonts w:ascii="Arial" w:hAnsi="Arial" w:cs="David"/>
        </w:rPr>
      </w:pPr>
      <w:moveTo w:id="10" w:author="Yael Gottlieb" w:date="2025-03-13T11:05:00Z" w16du:dateUtc="2025-03-13T09:05:00Z">
        <w:r w:rsidRPr="00F91D34">
          <w:rPr>
            <w:rFonts w:asciiTheme="minorBidi" w:hAnsiTheme="minorBidi" w:cs="David"/>
            <w:color w:val="000000"/>
            <w:rtl/>
          </w:rPr>
          <w:t xml:space="preserve">טופס  תחקיר תאונת עבודה </w:t>
        </w:r>
        <w:r>
          <w:rPr>
            <w:rFonts w:asciiTheme="minorBidi" w:hAnsiTheme="minorBidi" w:cs="David" w:hint="cs"/>
            <w:color w:val="000000"/>
            <w:rtl/>
          </w:rPr>
          <w:t xml:space="preserve"> 32.02</w:t>
        </w:r>
      </w:moveTo>
    </w:p>
    <w:p w14:paraId="7E8F97BD" w14:textId="77777777" w:rsidR="00804F6D" w:rsidRPr="00F91D34" w:rsidDel="00804F6D" w:rsidRDefault="00804F6D" w:rsidP="00804F6D">
      <w:pPr>
        <w:numPr>
          <w:ilvl w:val="1"/>
          <w:numId w:val="42"/>
        </w:numPr>
        <w:tabs>
          <w:tab w:val="clear" w:pos="792"/>
          <w:tab w:val="num" w:pos="992"/>
        </w:tabs>
        <w:spacing w:line="360" w:lineRule="auto"/>
        <w:rPr>
          <w:del w:id="11" w:author="Yael Gottlieb" w:date="2025-03-13T11:05:00Z" w16du:dateUtc="2025-03-13T09:05:00Z"/>
          <w:moveTo w:id="12" w:author="Yael Gottlieb" w:date="2025-03-13T11:05:00Z" w16du:dateUtc="2025-03-13T09:05:00Z"/>
          <w:rFonts w:asciiTheme="minorBidi" w:hAnsiTheme="minorBidi" w:cs="David"/>
        </w:rPr>
      </w:pPr>
      <w:moveTo w:id="13" w:author="Yael Gottlieb" w:date="2025-03-13T11:05:00Z" w16du:dateUtc="2025-03-13T09:05:00Z">
        <w:r w:rsidRPr="00F91D34">
          <w:rPr>
            <w:rFonts w:asciiTheme="minorBidi" w:hAnsiTheme="minorBidi" w:cs="David"/>
            <w:color w:val="000000"/>
            <w:rtl/>
          </w:rPr>
          <w:t>טופס הודעה על תאונת עבודה /מחלת מקצוע</w:t>
        </w:r>
        <w:r>
          <w:rPr>
            <w:rFonts w:asciiTheme="minorBidi" w:hAnsiTheme="minorBidi" w:cs="David" w:hint="cs"/>
            <w:rtl/>
          </w:rPr>
          <w:t xml:space="preserve"> 32.03</w:t>
        </w:r>
      </w:moveTo>
    </w:p>
    <w:moveToRangeEnd w:id="7"/>
    <w:p w14:paraId="146BF2A9" w14:textId="77777777" w:rsidR="00804F6D" w:rsidRPr="00804F6D" w:rsidRDefault="00804F6D" w:rsidP="00804F6D">
      <w:pPr>
        <w:numPr>
          <w:ilvl w:val="1"/>
          <w:numId w:val="42"/>
        </w:numPr>
        <w:tabs>
          <w:tab w:val="clear" w:pos="792"/>
          <w:tab w:val="num" w:pos="992"/>
        </w:tabs>
        <w:spacing w:line="360" w:lineRule="auto"/>
        <w:rPr>
          <w:rFonts w:asciiTheme="minorBidi" w:hAnsiTheme="minorBidi" w:cs="David"/>
        </w:rPr>
      </w:pPr>
    </w:p>
    <w:p w14:paraId="2C16A0D6" w14:textId="77777777" w:rsidR="00033738" w:rsidRPr="00F91D34" w:rsidRDefault="00033738" w:rsidP="00033738">
      <w:pPr>
        <w:spacing w:line="360" w:lineRule="auto"/>
        <w:ind w:left="792"/>
        <w:rPr>
          <w:rFonts w:asciiTheme="minorBidi" w:hAnsiTheme="minorBidi" w:cs="David"/>
        </w:rPr>
      </w:pPr>
    </w:p>
    <w:p w14:paraId="7B24EA16" w14:textId="77777777" w:rsidR="00B14C5F" w:rsidRPr="00F91D34" w:rsidRDefault="00B14C5F" w:rsidP="00B14C5F">
      <w:pPr>
        <w:numPr>
          <w:ilvl w:val="0"/>
          <w:numId w:val="42"/>
        </w:numPr>
        <w:spacing w:line="360" w:lineRule="auto"/>
        <w:rPr>
          <w:rFonts w:ascii="Arial" w:hAnsi="Arial" w:cs="David"/>
          <w:b/>
          <w:bCs/>
          <w:u w:val="single"/>
          <w:rtl/>
        </w:rPr>
      </w:pPr>
      <w:r w:rsidRPr="00F91D34">
        <w:rPr>
          <w:rFonts w:ascii="Arial" w:hAnsi="Arial" w:cs="David"/>
          <w:b/>
          <w:bCs/>
          <w:u w:val="single"/>
          <w:rtl/>
        </w:rPr>
        <w:t xml:space="preserve">שיטה </w:t>
      </w:r>
    </w:p>
    <w:p w14:paraId="52353E9C" w14:textId="77777777" w:rsidR="00B14C5F" w:rsidRPr="00F91D34" w:rsidRDefault="00B14C5F" w:rsidP="00B14C5F">
      <w:pPr>
        <w:spacing w:line="360" w:lineRule="auto"/>
        <w:ind w:left="792"/>
        <w:rPr>
          <w:rFonts w:ascii="Arial" w:hAnsi="Arial" w:cs="David"/>
          <w:u w:val="single"/>
          <w:rtl/>
        </w:rPr>
      </w:pPr>
      <w:r w:rsidRPr="00F91D34">
        <w:rPr>
          <w:rFonts w:ascii="Arial" w:hAnsi="Arial" w:cs="David" w:hint="cs"/>
          <w:u w:val="single"/>
          <w:rtl/>
        </w:rPr>
        <w:t>תאונה/תקרית/כמעט תאונה</w:t>
      </w:r>
    </w:p>
    <w:p w14:paraId="5FAFC0CF" w14:textId="77777777" w:rsidR="00B14C5F" w:rsidRPr="00B06AA7" w:rsidRDefault="00B14C5F" w:rsidP="00B14C5F">
      <w:pPr>
        <w:numPr>
          <w:ilvl w:val="1"/>
          <w:numId w:val="42"/>
        </w:numPr>
        <w:spacing w:line="360" w:lineRule="auto"/>
        <w:rPr>
          <w:rFonts w:ascii="Arial" w:hAnsi="Arial" w:cs="David"/>
        </w:rPr>
      </w:pPr>
      <w:r w:rsidRPr="00B06AA7">
        <w:rPr>
          <w:rFonts w:ascii="Arial" w:hAnsi="Arial" w:cs="David"/>
          <w:rtl/>
        </w:rPr>
        <w:t>בכל</w:t>
      </w:r>
      <w:r w:rsidRPr="00B06AA7">
        <w:rPr>
          <w:rFonts w:ascii="Arial" w:hAnsi="Arial" w:cs="David"/>
        </w:rPr>
        <w:t xml:space="preserve"> </w:t>
      </w:r>
      <w:r w:rsidRPr="00B06AA7">
        <w:rPr>
          <w:rFonts w:ascii="Arial" w:hAnsi="Arial" w:cs="David"/>
          <w:rtl/>
        </w:rPr>
        <w:t xml:space="preserve">מקרה של תאונה/תקרית/ </w:t>
      </w:r>
      <w:r w:rsidRPr="00B06AA7">
        <w:rPr>
          <w:rFonts w:ascii="Arial" w:hAnsi="Arial" w:cs="David" w:hint="eastAsia"/>
          <w:rtl/>
        </w:rPr>
        <w:t>כמעט</w:t>
      </w:r>
      <w:r w:rsidRPr="00B06AA7">
        <w:rPr>
          <w:rFonts w:ascii="Arial" w:hAnsi="Arial" w:cs="David"/>
          <w:rtl/>
        </w:rPr>
        <w:t xml:space="preserve"> </w:t>
      </w:r>
      <w:r w:rsidRPr="00B06AA7">
        <w:rPr>
          <w:rFonts w:ascii="Arial" w:hAnsi="Arial" w:cs="David" w:hint="eastAsia"/>
          <w:rtl/>
        </w:rPr>
        <w:t>תאונה</w:t>
      </w:r>
      <w:r w:rsidRPr="00B06AA7">
        <w:rPr>
          <w:rFonts w:ascii="Arial" w:hAnsi="Arial" w:cs="David"/>
          <w:rtl/>
        </w:rPr>
        <w:t xml:space="preserve"> יפסיק </w:t>
      </w:r>
      <w:r w:rsidRPr="00B06AA7">
        <w:rPr>
          <w:rFonts w:ascii="Arial" w:hAnsi="Arial" w:cs="David" w:hint="eastAsia"/>
          <w:rtl/>
        </w:rPr>
        <w:t>הממונה</w:t>
      </w:r>
      <w:r w:rsidRPr="00B06AA7">
        <w:rPr>
          <w:rFonts w:ascii="Arial" w:hAnsi="Arial" w:cs="David"/>
          <w:rtl/>
        </w:rPr>
        <w:t xml:space="preserve"> הישיר במקום בו נגרמה </w:t>
      </w:r>
      <w:r w:rsidRPr="00B06AA7">
        <w:rPr>
          <w:rFonts w:ascii="Arial" w:hAnsi="Arial" w:cs="David" w:hint="eastAsia"/>
          <w:rtl/>
        </w:rPr>
        <w:t>ה</w:t>
      </w:r>
      <w:r w:rsidRPr="00B06AA7">
        <w:rPr>
          <w:rFonts w:ascii="Arial" w:hAnsi="Arial" w:cs="David"/>
          <w:rtl/>
        </w:rPr>
        <w:t xml:space="preserve">תאונה/תקרית/ </w:t>
      </w:r>
      <w:r w:rsidRPr="00B06AA7">
        <w:rPr>
          <w:rFonts w:ascii="Arial" w:hAnsi="Arial" w:cs="David" w:hint="eastAsia"/>
          <w:rtl/>
        </w:rPr>
        <w:t>כמעט</w:t>
      </w:r>
      <w:r w:rsidRPr="00B06AA7">
        <w:rPr>
          <w:rFonts w:ascii="Arial" w:hAnsi="Arial" w:cs="David"/>
          <w:rtl/>
        </w:rPr>
        <w:t xml:space="preserve"> </w:t>
      </w:r>
      <w:r w:rsidRPr="00B06AA7">
        <w:rPr>
          <w:rFonts w:ascii="Arial" w:hAnsi="Arial" w:cs="David" w:hint="eastAsia"/>
          <w:rtl/>
        </w:rPr>
        <w:t>תאונה</w:t>
      </w:r>
      <w:r w:rsidRPr="00B06AA7">
        <w:rPr>
          <w:rFonts w:ascii="Arial" w:hAnsi="Arial" w:cs="David"/>
          <w:rtl/>
        </w:rPr>
        <w:t xml:space="preserve"> את </w:t>
      </w:r>
      <w:r w:rsidRPr="00B06AA7">
        <w:rPr>
          <w:rFonts w:ascii="Arial" w:hAnsi="Arial" w:cs="David" w:hint="eastAsia"/>
          <w:rtl/>
        </w:rPr>
        <w:t>העבודה</w:t>
      </w:r>
      <w:r w:rsidRPr="00B06AA7">
        <w:rPr>
          <w:rFonts w:ascii="Arial" w:hAnsi="Arial" w:cs="David"/>
          <w:rtl/>
        </w:rPr>
        <w:t xml:space="preserve"> של כל העובדים באזור וירחיקם מאזור האירוע ויפסיק את פעולת הציו</w:t>
      </w:r>
      <w:r w:rsidRPr="00B06AA7">
        <w:rPr>
          <w:rFonts w:ascii="Arial" w:hAnsi="Arial" w:cs="David" w:hint="eastAsia"/>
          <w:rtl/>
        </w:rPr>
        <w:t>ד</w:t>
      </w:r>
      <w:r w:rsidRPr="00B06AA7">
        <w:rPr>
          <w:rFonts w:ascii="Arial" w:hAnsi="Arial" w:cs="David"/>
          <w:rtl/>
        </w:rPr>
        <w:t xml:space="preserve"> במידת האפשר.  </w:t>
      </w:r>
    </w:p>
    <w:p w14:paraId="7484B2BE" w14:textId="486B0D0E" w:rsidR="00B14C5F" w:rsidRPr="00F91D34" w:rsidRDefault="00B14C5F" w:rsidP="00B14C5F">
      <w:pPr>
        <w:numPr>
          <w:ilvl w:val="1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 w:hint="cs"/>
          <w:rtl/>
        </w:rPr>
        <w:lastRenderedPageBreak/>
        <w:t xml:space="preserve">יש להודיע </w:t>
      </w:r>
      <w:r w:rsidRPr="00B06AA7">
        <w:rPr>
          <w:rFonts w:ascii="Arial" w:hAnsi="Arial" w:cs="David" w:hint="cs"/>
          <w:rtl/>
        </w:rPr>
        <w:t xml:space="preserve">מיידית </w:t>
      </w:r>
      <w:r w:rsidRPr="00B06AA7">
        <w:rPr>
          <w:rFonts w:ascii="Arial" w:hAnsi="Arial" w:cs="David" w:hint="eastAsia"/>
          <w:rtl/>
          <w:rPrChange w:id="14" w:author="Efrat Semo" w:date="2014-11-30T15:09:00Z">
            <w:rPr>
              <w:rFonts w:ascii="Arial" w:hAnsi="Arial" w:cs="David" w:hint="eastAsia"/>
              <w:color w:val="FF0000"/>
              <w:rtl/>
            </w:rPr>
          </w:rPrChange>
        </w:rPr>
        <w:t>למנהל</w:t>
      </w:r>
      <w:r w:rsidRPr="00B06AA7">
        <w:rPr>
          <w:rFonts w:ascii="Arial" w:hAnsi="Arial" w:cs="David"/>
          <w:rtl/>
          <w:rPrChange w:id="15" w:author="Efrat Semo" w:date="2014-11-30T15:09:00Z">
            <w:rPr>
              <w:rFonts w:ascii="Arial" w:hAnsi="Arial" w:cs="David"/>
              <w:color w:val="FF0000"/>
              <w:rtl/>
            </w:rPr>
          </w:rPrChange>
        </w:rPr>
        <w:t xml:space="preserve"> </w:t>
      </w:r>
      <w:del w:id="16" w:author="Oxana" w:date="2024-04-10T12:26:00Z">
        <w:r w:rsidRPr="00B06AA7" w:rsidDel="008D5129">
          <w:rPr>
            <w:rFonts w:ascii="Arial" w:hAnsi="Arial" w:cs="David" w:hint="eastAsia"/>
            <w:rtl/>
            <w:rPrChange w:id="17" w:author="Efrat Semo" w:date="2014-11-30T15:09:00Z">
              <w:rPr>
                <w:rFonts w:ascii="Arial" w:hAnsi="Arial" w:cs="David" w:hint="eastAsia"/>
                <w:color w:val="FF0000"/>
                <w:rtl/>
              </w:rPr>
            </w:rPrChange>
          </w:rPr>
          <w:delText>התפעול</w:delText>
        </w:r>
        <w:r w:rsidRPr="00B06AA7" w:rsidDel="008D5129">
          <w:rPr>
            <w:rFonts w:ascii="Arial" w:hAnsi="Arial" w:cs="David"/>
            <w:rtl/>
          </w:rPr>
          <w:delText xml:space="preserve"> </w:delText>
        </w:r>
      </w:del>
      <w:ins w:id="18" w:author="Oxana" w:date="2024-04-10T12:26:00Z">
        <w:r w:rsidR="008D5129" w:rsidRPr="00B06AA7">
          <w:rPr>
            <w:rFonts w:ascii="Arial" w:hAnsi="Arial" w:cs="David" w:hint="eastAsia"/>
            <w:rtl/>
            <w:rPrChange w:id="19" w:author="Efrat Semo" w:date="2014-11-30T15:09:00Z">
              <w:rPr>
                <w:rFonts w:ascii="Arial" w:hAnsi="Arial" w:cs="David" w:hint="eastAsia"/>
                <w:color w:val="FF0000"/>
                <w:rtl/>
              </w:rPr>
            </w:rPrChange>
          </w:rPr>
          <w:t>ה</w:t>
        </w:r>
        <w:r w:rsidR="008D5129">
          <w:rPr>
            <w:rFonts w:ascii="Arial" w:hAnsi="Arial" w:cs="David" w:hint="cs"/>
            <w:rtl/>
          </w:rPr>
          <w:t>מפעל</w:t>
        </w:r>
        <w:r w:rsidR="008D5129" w:rsidRPr="00B06AA7">
          <w:rPr>
            <w:rFonts w:ascii="Arial" w:hAnsi="Arial" w:cs="David"/>
            <w:rtl/>
          </w:rPr>
          <w:t xml:space="preserve"> </w:t>
        </w:r>
      </w:ins>
      <w:r w:rsidRPr="00B06AA7">
        <w:rPr>
          <w:rFonts w:ascii="Arial" w:hAnsi="Arial" w:cs="David" w:hint="eastAsia"/>
          <w:rtl/>
        </w:rPr>
        <w:t>ולממונה</w:t>
      </w:r>
      <w:r w:rsidRPr="00B06AA7">
        <w:rPr>
          <w:rFonts w:ascii="Arial" w:hAnsi="Arial" w:cs="David"/>
          <w:rtl/>
        </w:rPr>
        <w:t xml:space="preserve"> </w:t>
      </w:r>
      <w:r w:rsidRPr="00F91D34">
        <w:rPr>
          <w:rFonts w:ascii="Arial" w:hAnsi="Arial" w:cs="David"/>
          <w:rtl/>
        </w:rPr>
        <w:t>הבטיחות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 xml:space="preserve">על </w:t>
      </w:r>
      <w:r w:rsidRPr="00F91D34">
        <w:rPr>
          <w:rFonts w:ascii="Arial" w:hAnsi="Arial" w:cs="David" w:hint="cs"/>
          <w:rtl/>
        </w:rPr>
        <w:t>ה</w:t>
      </w:r>
      <w:r w:rsidRPr="00F91D34">
        <w:rPr>
          <w:rFonts w:ascii="Arial" w:hAnsi="Arial" w:cs="David"/>
          <w:rtl/>
        </w:rPr>
        <w:t>תאונה</w:t>
      </w:r>
      <w:r w:rsidRPr="00F91D34">
        <w:rPr>
          <w:rFonts w:ascii="Arial" w:hAnsi="Arial" w:cs="David" w:hint="cs"/>
          <w:rtl/>
        </w:rPr>
        <w:t>/תקרית/ כמעט תאונה</w:t>
      </w:r>
      <w:r w:rsidRPr="00F91D34">
        <w:rPr>
          <w:rFonts w:ascii="Arial" w:hAnsi="Arial" w:cs="David"/>
          <w:rtl/>
        </w:rPr>
        <w:t xml:space="preserve"> שנגרמה במוקד שבאחריותו.</w:t>
      </w:r>
      <w:r w:rsidRPr="00F91D34">
        <w:rPr>
          <w:rFonts w:ascii="Arial" w:hAnsi="Arial" w:cs="David"/>
        </w:rPr>
        <w:t xml:space="preserve"> </w:t>
      </w:r>
    </w:p>
    <w:p w14:paraId="21CA124B" w14:textId="77777777" w:rsidR="00B14C5F" w:rsidRPr="00F91D34" w:rsidRDefault="00B14C5F" w:rsidP="00B14C5F">
      <w:pPr>
        <w:numPr>
          <w:ilvl w:val="1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 w:hint="cs"/>
          <w:rtl/>
        </w:rPr>
        <w:t>במקרה של פגיעה בעובד ובאדם יזעיק המנהל צוותי חירום לטיפול בנפגעים. טיפול באירוע יתבצע על פי נוהל חירום של החברה.</w:t>
      </w:r>
    </w:p>
    <w:p w14:paraId="602C970B" w14:textId="77777777" w:rsidR="00B14C5F" w:rsidRDefault="00B14C5F" w:rsidP="00B14C5F">
      <w:pPr>
        <w:numPr>
          <w:ilvl w:val="1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/>
          <w:rtl/>
        </w:rPr>
        <w:t>במקרה של תאונה</w:t>
      </w:r>
      <w:r w:rsidRPr="00F91D34">
        <w:rPr>
          <w:rFonts w:ascii="Arial" w:hAnsi="Arial" w:cs="David" w:hint="cs"/>
          <w:rtl/>
        </w:rPr>
        <w:t>/תקרית/ כמעט תאונה</w:t>
      </w:r>
      <w:r w:rsidRPr="00F91D34">
        <w:rPr>
          <w:rFonts w:ascii="Arial" w:hAnsi="Arial" w:cs="David"/>
          <w:rtl/>
        </w:rPr>
        <w:t xml:space="preserve"> יש להשאיר את מקום התאונה ואת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>הציוד כפי שהיו בעת קרות התאונה, עד לבואם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 xml:space="preserve">של המנהל, </w:t>
      </w:r>
      <w:r w:rsidRPr="00F91D34">
        <w:rPr>
          <w:rFonts w:ascii="Arial" w:hAnsi="Arial" w:cs="David" w:hint="cs"/>
          <w:rtl/>
        </w:rPr>
        <w:t>ממונה</w:t>
      </w:r>
      <w:r w:rsidRPr="00F91D34">
        <w:rPr>
          <w:rFonts w:ascii="Arial" w:hAnsi="Arial" w:cs="David"/>
          <w:rtl/>
        </w:rPr>
        <w:t xml:space="preserve"> הבטיחות ו</w:t>
      </w:r>
      <w:r w:rsidRPr="00F91D34">
        <w:rPr>
          <w:rFonts w:ascii="Arial" w:hAnsi="Arial" w:cs="David" w:hint="cs"/>
          <w:rtl/>
        </w:rPr>
        <w:t xml:space="preserve">במקרה של תאונה חמורה </w:t>
      </w:r>
      <w:r w:rsidRPr="00F91D34">
        <w:rPr>
          <w:rFonts w:ascii="Arial" w:hAnsi="Arial" w:cs="David"/>
          <w:rtl/>
        </w:rPr>
        <w:t>החוקרים של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>אגף הפיקוח על העבודה ומשטרת ישראל.</w:t>
      </w:r>
      <w:r w:rsidRPr="00F91D34">
        <w:rPr>
          <w:rFonts w:ascii="Arial" w:hAnsi="Arial" w:cs="David"/>
        </w:rPr>
        <w:t xml:space="preserve"> </w:t>
      </w:r>
    </w:p>
    <w:p w14:paraId="29AB6BFF" w14:textId="77777777" w:rsidR="00FB24FF" w:rsidRPr="00F91D34" w:rsidRDefault="00FB24FF" w:rsidP="00FB24FF">
      <w:pPr>
        <w:numPr>
          <w:ilvl w:val="1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 w:hint="cs"/>
          <w:rtl/>
        </w:rPr>
        <w:t>פינוי עובד לקבלת טיפול רפואי בחדר מיון או בקופת החולים בה מבוטח העובד כתוצאה מפגיעה בתאונת עבודה ילווה בטופס</w:t>
      </w:r>
      <w:r>
        <w:rPr>
          <w:rFonts w:ascii="Arial" w:hAnsi="Arial" w:cs="David" w:hint="cs"/>
          <w:rtl/>
        </w:rPr>
        <w:t xml:space="preserve"> בל-</w:t>
      </w:r>
      <w:r w:rsidRPr="00F91D34">
        <w:rPr>
          <w:rFonts w:ascii="Arial" w:hAnsi="Arial" w:cs="David" w:hint="cs"/>
          <w:rtl/>
        </w:rPr>
        <w:t xml:space="preserve"> 250 .</w:t>
      </w:r>
    </w:p>
    <w:p w14:paraId="305AD7CD" w14:textId="77777777" w:rsidR="00FB24FF" w:rsidRPr="00F91D34" w:rsidRDefault="00FB24FF" w:rsidP="00FB24FF">
      <w:pPr>
        <w:numPr>
          <w:ilvl w:val="1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/>
          <w:rtl/>
        </w:rPr>
        <w:t>סיוע לחוקר התאונה - המנהל ייתן את מלוא</w:t>
      </w:r>
      <w:r w:rsidRPr="00F91D34">
        <w:rPr>
          <w:rFonts w:ascii="Arial" w:hAnsi="Arial" w:cs="David"/>
        </w:rPr>
        <w:t xml:space="preserve"> </w:t>
      </w:r>
      <w:r w:rsidRPr="00F91D34">
        <w:rPr>
          <w:rFonts w:ascii="Arial" w:hAnsi="Arial" w:cs="David"/>
          <w:rtl/>
        </w:rPr>
        <w:t>העזרה וימלא אחר הוראות החוקרים</w:t>
      </w:r>
      <w:r w:rsidRPr="00F91D34">
        <w:rPr>
          <w:rFonts w:ascii="Arial" w:hAnsi="Arial" w:cs="David" w:hint="cs"/>
          <w:rtl/>
        </w:rPr>
        <w:t>.</w:t>
      </w:r>
    </w:p>
    <w:p w14:paraId="281595DC" w14:textId="77777777" w:rsidR="00FB24FF" w:rsidRPr="00F91D34" w:rsidRDefault="00FB24FF" w:rsidP="00FB24FF">
      <w:pPr>
        <w:numPr>
          <w:ilvl w:val="1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 w:hint="cs"/>
          <w:rtl/>
        </w:rPr>
        <w:t xml:space="preserve">במקרה של תאונת עבודה ידווח ממונה הבטיחות למפקח העבודה הארצי ולגורמים נוספים, בהתאם לתקנות תאונות ומחלות משלח יד 1951. </w:t>
      </w:r>
      <w:bookmarkStart w:id="20" w:name="_Toc513972778"/>
    </w:p>
    <w:p w14:paraId="5F22F036" w14:textId="77777777" w:rsidR="00FB24FF" w:rsidRPr="009D58DD" w:rsidRDefault="00FB24FF" w:rsidP="009D58DD">
      <w:pPr>
        <w:numPr>
          <w:ilvl w:val="1"/>
          <w:numId w:val="42"/>
        </w:numPr>
        <w:spacing w:line="360" w:lineRule="auto"/>
        <w:rPr>
          <w:rFonts w:ascii="Arial" w:hAnsi="Arial" w:cs="David"/>
          <w:rtl/>
        </w:rPr>
      </w:pPr>
      <w:r w:rsidRPr="009D58DD">
        <w:rPr>
          <w:rFonts w:ascii="Arial" w:hAnsi="Arial" w:cs="David"/>
          <w:rtl/>
        </w:rPr>
        <w:t>דיווח על תאונה למוסד לביטוח לאומי</w:t>
      </w:r>
      <w:bookmarkEnd w:id="20"/>
      <w:r w:rsidRPr="009D58DD">
        <w:rPr>
          <w:rFonts w:ascii="Arial" w:hAnsi="Arial" w:cs="David"/>
        </w:rPr>
        <w:t xml:space="preserve">-  </w:t>
      </w:r>
      <w:r w:rsidRPr="009D58DD">
        <w:rPr>
          <w:rFonts w:ascii="Arial" w:hAnsi="Arial" w:cs="David"/>
          <w:rtl/>
        </w:rPr>
        <w:t xml:space="preserve">עם קבלת דו"ח על תאונת עבודה, </w:t>
      </w:r>
      <w:r w:rsidR="009D58DD" w:rsidRPr="009D58DD">
        <w:rPr>
          <w:rFonts w:ascii="Arial" w:hAnsi="Arial" w:cs="David" w:hint="eastAsia"/>
          <w:rtl/>
          <w:rPrChange w:id="21" w:author="Efrat Semo" w:date="2014-11-23T17:37:00Z">
            <w:rPr>
              <w:rFonts w:ascii="Arial" w:hAnsi="Arial" w:cs="David" w:hint="eastAsia"/>
              <w:highlight w:val="yellow"/>
              <w:rtl/>
            </w:rPr>
          </w:rPrChange>
        </w:rPr>
        <w:t>תעביר</w:t>
      </w:r>
      <w:r w:rsidR="009D58DD" w:rsidRPr="009D58DD">
        <w:rPr>
          <w:rFonts w:ascii="Arial" w:hAnsi="Arial" w:cs="David"/>
          <w:rtl/>
          <w:rPrChange w:id="22" w:author="Efrat Semo" w:date="2014-11-23T17:37:00Z">
            <w:rPr>
              <w:rFonts w:ascii="Arial" w:hAnsi="Arial" w:cs="David"/>
              <w:highlight w:val="yellow"/>
              <w:rtl/>
            </w:rPr>
          </w:rPrChange>
        </w:rPr>
        <w:t xml:space="preserve"> </w:t>
      </w:r>
      <w:r w:rsidR="009D58DD" w:rsidRPr="009D58DD">
        <w:rPr>
          <w:rFonts w:ascii="Arial" w:hAnsi="Arial" w:cs="David" w:hint="eastAsia"/>
          <w:rtl/>
          <w:rPrChange w:id="23" w:author="Efrat Semo" w:date="2014-11-23T17:37:00Z">
            <w:rPr>
              <w:rFonts w:ascii="Arial" w:hAnsi="Arial" w:cs="David" w:hint="eastAsia"/>
              <w:highlight w:val="yellow"/>
              <w:rtl/>
            </w:rPr>
          </w:rPrChange>
        </w:rPr>
        <w:t>סגנית</w:t>
      </w:r>
      <w:r w:rsidR="009D58DD" w:rsidRPr="009D58DD">
        <w:rPr>
          <w:rFonts w:ascii="Arial" w:hAnsi="Arial" w:cs="David"/>
          <w:rtl/>
          <w:rPrChange w:id="24" w:author="Efrat Semo" w:date="2014-11-23T17:37:00Z">
            <w:rPr>
              <w:rFonts w:ascii="Arial" w:hAnsi="Arial" w:cs="David"/>
              <w:highlight w:val="yellow"/>
              <w:rtl/>
            </w:rPr>
          </w:rPrChange>
        </w:rPr>
        <w:t xml:space="preserve"> </w:t>
      </w:r>
      <w:r w:rsidR="009D58DD" w:rsidRPr="009D58DD">
        <w:rPr>
          <w:rFonts w:ascii="Arial" w:hAnsi="Arial" w:cs="David" w:hint="eastAsia"/>
          <w:rtl/>
          <w:rPrChange w:id="25" w:author="Efrat Semo" w:date="2014-11-23T17:37:00Z">
            <w:rPr>
              <w:rFonts w:ascii="Arial" w:hAnsi="Arial" w:cs="David" w:hint="eastAsia"/>
              <w:highlight w:val="yellow"/>
              <w:rtl/>
            </w:rPr>
          </w:rPrChange>
        </w:rPr>
        <w:t>החשב</w:t>
      </w:r>
      <w:r w:rsidRPr="009D58DD">
        <w:rPr>
          <w:rFonts w:ascii="Arial" w:hAnsi="Arial" w:cs="David"/>
          <w:rtl/>
          <w:rPrChange w:id="26" w:author="Efrat Semo" w:date="2014-11-23T17:37:00Z">
            <w:rPr>
              <w:rFonts w:ascii="Arial" w:hAnsi="Arial" w:cs="David"/>
              <w:highlight w:val="yellow"/>
              <w:rtl/>
            </w:rPr>
          </w:rPrChange>
        </w:rPr>
        <w:t xml:space="preserve"> הודעה על פגיעה בעבודה ותביעה</w:t>
      </w:r>
      <w:r w:rsidRPr="009D58DD">
        <w:rPr>
          <w:rFonts w:ascii="Arial" w:hAnsi="Arial" w:cs="David"/>
        </w:rPr>
        <w:t xml:space="preserve"> </w:t>
      </w:r>
      <w:r w:rsidRPr="009D58DD">
        <w:rPr>
          <w:rFonts w:ascii="Arial" w:hAnsi="Arial" w:cs="David"/>
          <w:rtl/>
        </w:rPr>
        <w:t>לתשלום דמי פגיעה למוסד לביטוח לאומי .</w:t>
      </w:r>
    </w:p>
    <w:p w14:paraId="5A6638E8" w14:textId="47CF9A5D" w:rsidR="00F91D34" w:rsidRPr="00F91D34" w:rsidRDefault="00B14C5F" w:rsidP="00F91D34">
      <w:pPr>
        <w:numPr>
          <w:ilvl w:val="1"/>
          <w:numId w:val="42"/>
        </w:numPr>
        <w:tabs>
          <w:tab w:val="num" w:pos="1059"/>
        </w:tabs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 w:hint="cs"/>
          <w:rtl/>
        </w:rPr>
        <w:t xml:space="preserve">    </w:t>
      </w:r>
      <w:r w:rsidR="00F91D34" w:rsidRPr="00F91D34">
        <w:rPr>
          <w:rFonts w:ascii="Arial" w:hAnsi="Arial" w:cs="David" w:hint="cs"/>
          <w:color w:val="000000"/>
          <w:rtl/>
        </w:rPr>
        <w:t xml:space="preserve">מנהל ישיר </w:t>
      </w:r>
      <w:del w:id="27" w:author="Oxana" w:date="2024-04-10T12:28:00Z">
        <w:r w:rsidR="00F91D34" w:rsidRPr="00F91D34" w:rsidDel="008D5129">
          <w:rPr>
            <w:rFonts w:ascii="Arial" w:hAnsi="Arial" w:cs="David" w:hint="cs"/>
            <w:color w:val="000000"/>
            <w:rtl/>
          </w:rPr>
          <w:delText>ו</w:delText>
        </w:r>
      </w:del>
      <w:r w:rsidR="00F91D34" w:rsidRPr="00F91D34">
        <w:rPr>
          <w:rFonts w:ascii="Arial" w:hAnsi="Arial" w:cs="David" w:hint="cs"/>
          <w:color w:val="000000"/>
          <w:rtl/>
        </w:rPr>
        <w:t xml:space="preserve">או </w:t>
      </w:r>
      <w:proofErr w:type="spellStart"/>
      <w:r w:rsidR="00F91D34" w:rsidRPr="00F91D34">
        <w:rPr>
          <w:rFonts w:ascii="Arial" w:hAnsi="Arial" w:cs="David" w:hint="cs"/>
          <w:color w:val="000000"/>
          <w:rtl/>
        </w:rPr>
        <w:t>סגנו</w:t>
      </w:r>
      <w:proofErr w:type="spellEnd"/>
      <w:ins w:id="28" w:author="Oxana" w:date="2024-04-10T12:28:00Z">
        <w:r w:rsidR="008D5129">
          <w:rPr>
            <w:rFonts w:ascii="Arial" w:hAnsi="Arial" w:cs="David" w:hint="cs"/>
            <w:color w:val="000000"/>
            <w:rtl/>
          </w:rPr>
          <w:t>,</w:t>
        </w:r>
      </w:ins>
      <w:r w:rsidR="00F91D34" w:rsidRPr="00F91D34">
        <w:rPr>
          <w:rFonts w:ascii="Arial" w:hAnsi="Arial" w:cs="David" w:hint="cs"/>
          <w:color w:val="000000"/>
          <w:rtl/>
        </w:rPr>
        <w:t xml:space="preserve"> </w:t>
      </w:r>
      <w:del w:id="29" w:author="Oxana" w:date="2024-04-10T12:28:00Z">
        <w:r w:rsidR="00F91D34" w:rsidRPr="00F91D34" w:rsidDel="008D5129">
          <w:rPr>
            <w:rFonts w:ascii="Arial" w:hAnsi="Arial" w:cs="David" w:hint="cs"/>
            <w:color w:val="000000"/>
            <w:rtl/>
          </w:rPr>
          <w:delText>ו</w:delText>
        </w:r>
      </w:del>
      <w:r w:rsidR="00F91D34" w:rsidRPr="00F91D34">
        <w:rPr>
          <w:rFonts w:ascii="Arial" w:hAnsi="Arial" w:cs="David" w:hint="cs"/>
          <w:color w:val="000000"/>
          <w:rtl/>
        </w:rPr>
        <w:t>או מנהל משמרת ימלא דוח ראשוני תאונת עבודה</w:t>
      </w:r>
      <w:ins w:id="30" w:author="Oxana" w:date="2024-04-10T12:29:00Z">
        <w:r w:rsidR="008D5129" w:rsidRPr="00F91D34" w:rsidDel="008D5129">
          <w:rPr>
            <w:rFonts w:ascii="Arial" w:hAnsi="Arial" w:cs="David" w:hint="cs"/>
            <w:color w:val="000000"/>
            <w:rtl/>
          </w:rPr>
          <w:t xml:space="preserve"> </w:t>
        </w:r>
      </w:ins>
      <w:del w:id="31" w:author="Oxana" w:date="2024-04-10T12:29:00Z">
        <w:r w:rsidR="00F91D34" w:rsidRPr="00F91D34" w:rsidDel="008D5129">
          <w:rPr>
            <w:rFonts w:ascii="Arial" w:hAnsi="Arial" w:cs="David" w:hint="cs"/>
            <w:color w:val="000000"/>
            <w:rtl/>
          </w:rPr>
          <w:delText>.</w:delText>
        </w:r>
      </w:del>
      <w:r w:rsidR="00F91D34" w:rsidRPr="00F91D34">
        <w:rPr>
          <w:rFonts w:ascii="Arial" w:hAnsi="Arial" w:cs="David" w:hint="cs"/>
          <w:color w:val="000000"/>
          <w:rtl/>
        </w:rPr>
        <w:t xml:space="preserve">( טופס דיווח ראשוני תאונות עבודה \ וכמעט נפגע </w:t>
      </w:r>
      <w:r w:rsidR="00F91D34" w:rsidRPr="00F91D34">
        <w:rPr>
          <w:rFonts w:ascii="Arial" w:hAnsi="Arial" w:cs="David" w:hint="cs"/>
          <w:rtl/>
        </w:rPr>
        <w:t xml:space="preserve"> 32.01</w:t>
      </w:r>
      <w:r w:rsidR="00D810D3">
        <w:rPr>
          <w:rFonts w:ascii="Arial" w:hAnsi="Arial" w:cs="David" w:hint="cs"/>
          <w:rtl/>
        </w:rPr>
        <w:t xml:space="preserve"> </w:t>
      </w:r>
      <w:ins w:id="32" w:author="Oxana" w:date="2024-04-10T12:29:00Z">
        <w:r w:rsidR="008D5129">
          <w:rPr>
            <w:rFonts w:ascii="Arial" w:hAnsi="Arial" w:cs="David" w:hint="cs"/>
            <w:rtl/>
          </w:rPr>
          <w:t>)</w:t>
        </w:r>
      </w:ins>
      <w:ins w:id="33" w:author="Oxana" w:date="2024-04-10T12:30:00Z">
        <w:r w:rsidR="008D5129">
          <w:rPr>
            <w:rFonts w:ascii="Arial" w:hAnsi="Arial" w:cs="David" w:hint="cs"/>
            <w:rtl/>
          </w:rPr>
          <w:t xml:space="preserve"> </w:t>
        </w:r>
      </w:ins>
      <w:r w:rsidR="00D810D3">
        <w:rPr>
          <w:rFonts w:ascii="Arial" w:hAnsi="Arial" w:cs="David" w:hint="cs"/>
          <w:rtl/>
        </w:rPr>
        <w:t>לרבות בירור הנושאים הבאים:</w:t>
      </w:r>
    </w:p>
    <w:p w14:paraId="1EA20EB3" w14:textId="77777777" w:rsidR="00B14C5F" w:rsidRPr="00F91D34" w:rsidRDefault="00B14C5F" w:rsidP="00D810D3">
      <w:pPr>
        <w:numPr>
          <w:ilvl w:val="2"/>
          <w:numId w:val="42"/>
        </w:numPr>
        <w:tabs>
          <w:tab w:val="num" w:pos="1059"/>
          <w:tab w:val="num" w:pos="1279"/>
        </w:tabs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 w:hint="cs"/>
          <w:rtl/>
        </w:rPr>
        <w:t xml:space="preserve"> </w:t>
      </w:r>
      <w:r w:rsidRPr="00F91D34">
        <w:rPr>
          <w:rFonts w:ascii="Arial" w:hAnsi="Arial" w:cs="David"/>
          <w:rtl/>
        </w:rPr>
        <w:t>את פרטי התקרית/כמעט תאונה/תאונת עבודה.</w:t>
      </w:r>
    </w:p>
    <w:p w14:paraId="4A1AAA84" w14:textId="77777777" w:rsidR="00B14C5F" w:rsidRPr="00F91D34" w:rsidRDefault="00B14C5F" w:rsidP="00D810D3">
      <w:pPr>
        <w:numPr>
          <w:ilvl w:val="2"/>
          <w:numId w:val="42"/>
        </w:numPr>
        <w:tabs>
          <w:tab w:val="num" w:pos="1059"/>
          <w:tab w:val="num" w:pos="1279"/>
        </w:tabs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/>
          <w:rtl/>
        </w:rPr>
        <w:t>נסיבות התקרית/כמעט תאונה/תאונת עבודה.</w:t>
      </w:r>
    </w:p>
    <w:p w14:paraId="7C0C5A59" w14:textId="77777777" w:rsidR="00B14C5F" w:rsidRPr="00F91D34" w:rsidRDefault="00B14C5F" w:rsidP="00D810D3">
      <w:pPr>
        <w:numPr>
          <w:ilvl w:val="2"/>
          <w:numId w:val="42"/>
        </w:numPr>
        <w:tabs>
          <w:tab w:val="num" w:pos="1059"/>
          <w:tab w:val="num" w:pos="1279"/>
        </w:tabs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/>
          <w:rtl/>
        </w:rPr>
        <w:t>גורמי התקרית/כמעט תאונה/תאונת עבודה.</w:t>
      </w:r>
    </w:p>
    <w:p w14:paraId="00F304B8" w14:textId="77777777" w:rsidR="00B14C5F" w:rsidRPr="00B06AA7" w:rsidRDefault="00B14C5F" w:rsidP="00D810D3">
      <w:pPr>
        <w:numPr>
          <w:ilvl w:val="2"/>
          <w:numId w:val="42"/>
        </w:numPr>
        <w:tabs>
          <w:tab w:val="num" w:pos="1059"/>
          <w:tab w:val="num" w:pos="1279"/>
        </w:tabs>
        <w:spacing w:line="360" w:lineRule="auto"/>
        <w:rPr>
          <w:rFonts w:ascii="Arial" w:hAnsi="Arial" w:cs="David"/>
        </w:rPr>
      </w:pPr>
      <w:r w:rsidRPr="00B06AA7">
        <w:rPr>
          <w:rFonts w:ascii="Arial" w:hAnsi="Arial" w:cs="David"/>
          <w:rtl/>
        </w:rPr>
        <w:t>לשוחח עם עדים לתקרית/כמעט תאונה/תאונת עבודה.</w:t>
      </w:r>
    </w:p>
    <w:p w14:paraId="0608A80A" w14:textId="77777777" w:rsidR="00B14C5F" w:rsidRPr="00B06AA7" w:rsidRDefault="00B14C5F" w:rsidP="00D810D3">
      <w:pPr>
        <w:numPr>
          <w:ilvl w:val="2"/>
          <w:numId w:val="42"/>
        </w:numPr>
        <w:tabs>
          <w:tab w:val="num" w:pos="1059"/>
          <w:tab w:val="num" w:pos="1279"/>
        </w:tabs>
        <w:spacing w:line="360" w:lineRule="auto"/>
        <w:rPr>
          <w:rFonts w:ascii="Arial" w:hAnsi="Arial" w:cs="David"/>
        </w:rPr>
      </w:pPr>
      <w:r w:rsidRPr="00B06AA7">
        <w:rPr>
          <w:rFonts w:ascii="Arial" w:hAnsi="Arial" w:cs="David"/>
          <w:rtl/>
        </w:rPr>
        <w:t xml:space="preserve">לוודא שלא מתבצעים שינויים באזור התאונה העלולים לשבש את </w:t>
      </w:r>
      <w:r w:rsidRPr="00B06AA7">
        <w:rPr>
          <w:rFonts w:ascii="Arial" w:hAnsi="Arial" w:cs="David" w:hint="eastAsia"/>
          <w:rtl/>
        </w:rPr>
        <w:t>תחקיר</w:t>
      </w:r>
      <w:r w:rsidRPr="00B06AA7">
        <w:rPr>
          <w:rFonts w:ascii="Arial" w:hAnsi="Arial" w:cs="David"/>
          <w:rtl/>
        </w:rPr>
        <w:t xml:space="preserve"> התאונה.</w:t>
      </w:r>
    </w:p>
    <w:p w14:paraId="15234D05" w14:textId="7CD56ED5" w:rsidR="00B14C5F" w:rsidRDefault="00B14C5F" w:rsidP="00D810D3">
      <w:pPr>
        <w:numPr>
          <w:ilvl w:val="1"/>
          <w:numId w:val="42"/>
        </w:numPr>
        <w:tabs>
          <w:tab w:val="num" w:pos="1059"/>
        </w:tabs>
        <w:spacing w:line="360" w:lineRule="auto"/>
        <w:rPr>
          <w:rFonts w:ascii="Arial" w:hAnsi="Arial" w:cs="David"/>
        </w:rPr>
      </w:pPr>
      <w:r w:rsidRPr="00B06AA7">
        <w:rPr>
          <w:rFonts w:ascii="Arial" w:hAnsi="Arial" w:cs="David"/>
          <w:rtl/>
        </w:rPr>
        <w:t xml:space="preserve">       עם גמר הפעולות ההכרחיות לבטיחות ולפינוי מקום התקרית/כמעט תאונה/תאונת עבודה</w:t>
      </w:r>
      <w:del w:id="34" w:author="Oxana" w:date="2024-04-10T12:32:00Z">
        <w:r w:rsidRPr="00B06AA7" w:rsidDel="008D5129">
          <w:rPr>
            <w:rFonts w:ascii="Arial" w:hAnsi="Arial" w:cs="David"/>
            <w:rtl/>
          </w:rPr>
          <w:delText>,</w:delText>
        </w:r>
      </w:del>
      <w:ins w:id="35" w:author="Oxana" w:date="2024-04-10T12:32:00Z">
        <w:r w:rsidR="008D5129">
          <w:rPr>
            <w:rFonts w:ascii="Arial" w:hAnsi="Arial" w:cs="David" w:hint="cs"/>
            <w:rtl/>
          </w:rPr>
          <w:t xml:space="preserve">  </w:t>
        </w:r>
      </w:ins>
      <w:r w:rsidRPr="00B06AA7">
        <w:rPr>
          <w:rFonts w:ascii="Arial" w:hAnsi="Arial" w:cs="David"/>
          <w:rtl/>
        </w:rPr>
        <w:t xml:space="preserve">ולא יאוחר מ - 24  שעות  לאחר התקרית/כמעט תאונה/תאונת עבודה, יעביר </w:t>
      </w:r>
      <w:r w:rsidRPr="00B06AA7">
        <w:rPr>
          <w:rFonts w:ascii="Arial" w:hAnsi="Arial" w:cs="David" w:hint="eastAsia"/>
          <w:rtl/>
        </w:rPr>
        <w:t>ממונה</w:t>
      </w:r>
      <w:r w:rsidRPr="00B06AA7">
        <w:rPr>
          <w:rFonts w:ascii="Arial" w:hAnsi="Arial" w:cs="David"/>
          <w:rtl/>
        </w:rPr>
        <w:t xml:space="preserve"> </w:t>
      </w:r>
      <w:r w:rsidRPr="00B06AA7">
        <w:rPr>
          <w:rFonts w:ascii="Arial" w:hAnsi="Arial" w:cs="David" w:hint="eastAsia"/>
          <w:rtl/>
        </w:rPr>
        <w:t>הבטיחות</w:t>
      </w:r>
      <w:r w:rsidRPr="00B06AA7">
        <w:rPr>
          <w:rFonts w:ascii="Arial" w:hAnsi="Arial" w:cs="David"/>
          <w:rtl/>
        </w:rPr>
        <w:t xml:space="preserve"> דיווח</w:t>
      </w:r>
      <w:r w:rsidRPr="00F91D34">
        <w:rPr>
          <w:rFonts w:ascii="Arial" w:hAnsi="Arial" w:cs="David"/>
          <w:rtl/>
        </w:rPr>
        <w:t xml:space="preserve"> בכתב </w:t>
      </w:r>
      <w:r w:rsidRPr="00F91D34">
        <w:rPr>
          <w:rFonts w:ascii="Arial" w:hAnsi="Arial" w:cs="David" w:hint="cs"/>
          <w:rtl/>
        </w:rPr>
        <w:t xml:space="preserve"> </w:t>
      </w:r>
      <w:r w:rsidRPr="00F91D34">
        <w:rPr>
          <w:rFonts w:ascii="Arial" w:hAnsi="Arial" w:cs="David"/>
          <w:rtl/>
        </w:rPr>
        <w:t xml:space="preserve">להנהלת </w:t>
      </w:r>
      <w:r w:rsidRPr="00F91D34">
        <w:rPr>
          <w:rFonts w:ascii="Arial" w:hAnsi="Arial" w:cs="David" w:hint="cs"/>
          <w:rtl/>
        </w:rPr>
        <w:t xml:space="preserve">המפעל </w:t>
      </w:r>
      <w:r w:rsidR="00D810D3">
        <w:rPr>
          <w:rFonts w:ascii="Arial" w:hAnsi="Arial" w:cs="David" w:hint="cs"/>
          <w:rtl/>
        </w:rPr>
        <w:t xml:space="preserve"> ע"ג טופס  </w:t>
      </w:r>
      <w:r w:rsidR="00D810D3" w:rsidRPr="00D810D3">
        <w:rPr>
          <w:rFonts w:ascii="Arial" w:hAnsi="Arial" w:cs="David" w:hint="cs"/>
          <w:color w:val="000000"/>
          <w:rtl/>
        </w:rPr>
        <w:t>תחקיר תאונת עבודה</w:t>
      </w:r>
      <w:r w:rsidRPr="00F91D34">
        <w:rPr>
          <w:rFonts w:ascii="Arial" w:hAnsi="Arial" w:cs="David" w:hint="cs"/>
          <w:rtl/>
        </w:rPr>
        <w:t xml:space="preserve"> </w:t>
      </w:r>
      <w:r w:rsidR="00D810D3">
        <w:rPr>
          <w:rFonts w:ascii="Arial" w:hAnsi="Arial" w:cs="David" w:hint="cs"/>
          <w:rtl/>
        </w:rPr>
        <w:t xml:space="preserve"> 32.02</w:t>
      </w:r>
    </w:p>
    <w:p w14:paraId="064E7F6F" w14:textId="77777777" w:rsidR="00B14C5F" w:rsidRPr="00F91D34" w:rsidRDefault="00B14C5F" w:rsidP="00FB24FF">
      <w:pPr>
        <w:tabs>
          <w:tab w:val="num" w:pos="1059"/>
        </w:tabs>
        <w:spacing w:line="360" w:lineRule="auto"/>
        <w:ind w:left="792"/>
        <w:rPr>
          <w:rFonts w:ascii="Arial" w:hAnsi="Arial" w:cs="David"/>
          <w:rtl/>
        </w:rPr>
      </w:pPr>
      <w:r w:rsidRPr="00F91D34">
        <w:rPr>
          <w:rFonts w:ascii="Arial" w:hAnsi="Arial" w:cs="David"/>
          <w:rtl/>
        </w:rPr>
        <w:t>הדיווח יכלול, בין השאר, את הנושאים הבאים:</w:t>
      </w:r>
    </w:p>
    <w:p w14:paraId="0C7B8BE4" w14:textId="77777777" w:rsidR="00B14C5F" w:rsidRPr="00F91D34" w:rsidRDefault="00B14C5F" w:rsidP="00B14C5F">
      <w:pPr>
        <w:numPr>
          <w:ilvl w:val="2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/>
          <w:rtl/>
        </w:rPr>
        <w:t>מועד התקרית/כמעט תאונה/תאונת עבודה.</w:t>
      </w:r>
    </w:p>
    <w:p w14:paraId="7AB26932" w14:textId="77777777" w:rsidR="00B14C5F" w:rsidRPr="00F91D34" w:rsidRDefault="00B14C5F" w:rsidP="00B14C5F">
      <w:pPr>
        <w:numPr>
          <w:ilvl w:val="2"/>
          <w:numId w:val="42"/>
        </w:numPr>
        <w:spacing w:line="360" w:lineRule="auto"/>
        <w:rPr>
          <w:rFonts w:ascii="Arial" w:hAnsi="Arial" w:cs="David"/>
          <w:rtl/>
        </w:rPr>
      </w:pPr>
      <w:r w:rsidRPr="00F91D34">
        <w:rPr>
          <w:rFonts w:ascii="Arial" w:hAnsi="Arial" w:cs="David"/>
          <w:rtl/>
        </w:rPr>
        <w:t>מקום התקרית/כמעט תאונה/תאונת עבודה.</w:t>
      </w:r>
    </w:p>
    <w:p w14:paraId="297A9E7B" w14:textId="77777777" w:rsidR="00B14C5F" w:rsidRPr="00F91D34" w:rsidRDefault="00B14C5F" w:rsidP="00B14C5F">
      <w:pPr>
        <w:numPr>
          <w:ilvl w:val="2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/>
          <w:rtl/>
        </w:rPr>
        <w:t>שמות הנפגעים ותפקידם בעת התקרית/כמעט תאונה/תאונת עבודה.</w:t>
      </w:r>
    </w:p>
    <w:p w14:paraId="601E8F5A" w14:textId="77777777" w:rsidR="00B14C5F" w:rsidRPr="00F91D34" w:rsidRDefault="00B14C5F" w:rsidP="00B14C5F">
      <w:pPr>
        <w:numPr>
          <w:ilvl w:val="2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/>
          <w:rtl/>
        </w:rPr>
        <w:t>תיאור מפורט של התקרית/כמעט תאונה/תאונת עבודה</w:t>
      </w:r>
      <w:r w:rsidRPr="00F91D34">
        <w:rPr>
          <w:rFonts w:ascii="Arial" w:hAnsi="Arial" w:cs="David" w:hint="cs"/>
          <w:rtl/>
        </w:rPr>
        <w:t xml:space="preserve"> וגורמיה</w:t>
      </w:r>
      <w:r w:rsidRPr="00F91D34">
        <w:rPr>
          <w:rFonts w:ascii="Arial" w:hAnsi="Arial" w:cs="David"/>
          <w:rtl/>
        </w:rPr>
        <w:t>.</w:t>
      </w:r>
    </w:p>
    <w:p w14:paraId="0F6E5228" w14:textId="77777777" w:rsidR="00B14C5F" w:rsidRPr="00F91D34" w:rsidRDefault="00B14C5F" w:rsidP="00B14C5F">
      <w:pPr>
        <w:numPr>
          <w:ilvl w:val="2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/>
          <w:rtl/>
        </w:rPr>
        <w:t>שמות עדים לתקרית/כמעט תאונה/תאונת עבודה.</w:t>
      </w:r>
    </w:p>
    <w:p w14:paraId="16526F92" w14:textId="77777777" w:rsidR="00B14C5F" w:rsidRPr="00F91D34" w:rsidRDefault="00B14C5F" w:rsidP="00B14C5F">
      <w:pPr>
        <w:numPr>
          <w:ilvl w:val="2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/>
          <w:rtl/>
        </w:rPr>
        <w:t>היקף הפגיעות ברכוש.</w:t>
      </w:r>
    </w:p>
    <w:p w14:paraId="738EFFDD" w14:textId="77777777" w:rsidR="00B14C5F" w:rsidRPr="00F91D34" w:rsidRDefault="00B14C5F" w:rsidP="00B14C5F">
      <w:pPr>
        <w:numPr>
          <w:ilvl w:val="2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 w:hint="cs"/>
          <w:rtl/>
        </w:rPr>
        <w:t xml:space="preserve">סיבות השורש שהביאו להתרחשות האירוע. </w:t>
      </w:r>
    </w:p>
    <w:p w14:paraId="4FFABA98" w14:textId="77777777" w:rsidR="00B14C5F" w:rsidRPr="00F91D34" w:rsidRDefault="00FB24FF" w:rsidP="00FB24FF">
      <w:pPr>
        <w:numPr>
          <w:ilvl w:val="2"/>
          <w:numId w:val="42"/>
        </w:numPr>
        <w:spacing w:line="360" w:lineRule="auto"/>
        <w:rPr>
          <w:rFonts w:ascii="Arial" w:hAnsi="Arial" w:cs="David"/>
        </w:rPr>
      </w:pPr>
      <w:r>
        <w:rPr>
          <w:rFonts w:ascii="Arial" w:hAnsi="Arial" w:cs="David" w:hint="cs"/>
          <w:rtl/>
        </w:rPr>
        <w:t>המלצות ל</w:t>
      </w:r>
      <w:r w:rsidR="00B14C5F" w:rsidRPr="00F91D34">
        <w:rPr>
          <w:rFonts w:ascii="Arial" w:hAnsi="Arial" w:cs="David"/>
          <w:rtl/>
        </w:rPr>
        <w:t>פעולות</w:t>
      </w:r>
      <w:r>
        <w:rPr>
          <w:rFonts w:ascii="Arial" w:hAnsi="Arial" w:cs="David" w:hint="cs"/>
          <w:rtl/>
        </w:rPr>
        <w:t xml:space="preserve"> מתקנות </w:t>
      </w:r>
      <w:r w:rsidR="00B14C5F" w:rsidRPr="00F91D34">
        <w:rPr>
          <w:rFonts w:ascii="Arial" w:hAnsi="Arial" w:cs="David"/>
          <w:rtl/>
        </w:rPr>
        <w:t xml:space="preserve"> לאחר התקרית/כמעט תאונה/תאונת עבודה</w:t>
      </w:r>
      <w:r w:rsidR="00B14C5F" w:rsidRPr="00F91D34">
        <w:rPr>
          <w:rFonts w:ascii="Arial" w:hAnsi="Arial" w:cs="David" w:hint="cs"/>
          <w:rtl/>
        </w:rPr>
        <w:t xml:space="preserve"> (פעילות מתקנת)</w:t>
      </w:r>
      <w:r w:rsidR="00B14C5F" w:rsidRPr="00F91D34">
        <w:rPr>
          <w:rFonts w:ascii="Arial" w:hAnsi="Arial" w:cs="David"/>
          <w:rtl/>
        </w:rPr>
        <w:t>.</w:t>
      </w:r>
    </w:p>
    <w:p w14:paraId="60D5360E" w14:textId="77777777" w:rsidR="00B14C5F" w:rsidRPr="00F91D34" w:rsidRDefault="00B14C5F" w:rsidP="00B14C5F">
      <w:pPr>
        <w:spacing w:line="360" w:lineRule="auto"/>
        <w:ind w:left="792"/>
        <w:rPr>
          <w:rFonts w:ascii="Arial" w:hAnsi="Arial" w:cs="David"/>
        </w:rPr>
      </w:pPr>
    </w:p>
    <w:p w14:paraId="6E8792F2" w14:textId="77777777" w:rsidR="00B14C5F" w:rsidRPr="00F91D34" w:rsidRDefault="00B14C5F" w:rsidP="00AF0469">
      <w:pPr>
        <w:numPr>
          <w:ilvl w:val="1"/>
          <w:numId w:val="42"/>
        </w:numPr>
        <w:tabs>
          <w:tab w:val="num" w:pos="1059"/>
        </w:tabs>
        <w:spacing w:line="360" w:lineRule="auto"/>
        <w:rPr>
          <w:rFonts w:ascii="Arial" w:hAnsi="Arial" w:cs="David"/>
          <w:u w:val="single"/>
          <w:rtl/>
        </w:rPr>
      </w:pPr>
      <w:r w:rsidRPr="00F91D34">
        <w:rPr>
          <w:rFonts w:ascii="Arial" w:hAnsi="Arial" w:cs="David"/>
          <w:u w:val="single"/>
          <w:rtl/>
        </w:rPr>
        <w:t>תהליך הדיווח במקרה של מחלת מקצוע</w:t>
      </w:r>
    </w:p>
    <w:p w14:paraId="621D4247" w14:textId="77777777" w:rsidR="00B14C5F" w:rsidRPr="00F91D34" w:rsidRDefault="00B14C5F" w:rsidP="00AF0469">
      <w:pPr>
        <w:numPr>
          <w:ilvl w:val="2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/>
          <w:rtl/>
        </w:rPr>
        <w:lastRenderedPageBreak/>
        <w:t>הדיווח על מחלת מקצוע יעשה על ידי העובד</w:t>
      </w:r>
      <w:r w:rsidRPr="00F91D34">
        <w:rPr>
          <w:rFonts w:ascii="Arial" w:hAnsi="Arial" w:cs="David" w:hint="cs"/>
          <w:rtl/>
        </w:rPr>
        <w:t xml:space="preserve"> </w:t>
      </w:r>
      <w:r w:rsidR="003E2F11">
        <w:rPr>
          <w:rFonts w:ascii="Arial" w:hAnsi="Arial" w:cs="David" w:hint="cs"/>
          <w:rtl/>
        </w:rPr>
        <w:t xml:space="preserve">ובשיתוף המעביד </w:t>
      </w:r>
      <w:r w:rsidRPr="00F91D34">
        <w:rPr>
          <w:rFonts w:ascii="Arial" w:hAnsi="Arial" w:cs="David" w:hint="cs"/>
          <w:rtl/>
        </w:rPr>
        <w:t xml:space="preserve">או ע"י ממונה הבטיחות. </w:t>
      </w:r>
    </w:p>
    <w:p w14:paraId="17847B15" w14:textId="77777777" w:rsidR="00B14C5F" w:rsidRPr="00F91D34" w:rsidRDefault="00B14C5F" w:rsidP="00AF0469">
      <w:pPr>
        <w:numPr>
          <w:ilvl w:val="2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/>
          <w:rtl/>
        </w:rPr>
        <w:t>העובד ימלא על גבי  טופס</w:t>
      </w:r>
      <w:r w:rsidR="00FB24FF">
        <w:rPr>
          <w:rFonts w:ascii="Arial" w:hAnsi="Arial" w:cs="David" w:hint="cs"/>
          <w:rtl/>
        </w:rPr>
        <w:t xml:space="preserve"> 32.03 הודעה על מחלת מקצוע </w:t>
      </w:r>
      <w:r w:rsidRPr="00F91D34">
        <w:rPr>
          <w:rFonts w:ascii="Arial" w:hAnsi="Arial" w:cs="David" w:hint="cs"/>
          <w:rtl/>
        </w:rPr>
        <w:t xml:space="preserve"> </w:t>
      </w:r>
      <w:r w:rsidRPr="00F91D34">
        <w:rPr>
          <w:rFonts w:ascii="Arial" w:hAnsi="Arial" w:cs="David"/>
          <w:rtl/>
        </w:rPr>
        <w:t>דיווח על מחלת מקצוע</w:t>
      </w:r>
      <w:r w:rsidRPr="00F91D34">
        <w:rPr>
          <w:rFonts w:ascii="Arial" w:hAnsi="Arial" w:cs="David" w:hint="cs"/>
          <w:rtl/>
        </w:rPr>
        <w:t xml:space="preserve"> </w:t>
      </w:r>
      <w:r w:rsidRPr="00F91D34">
        <w:rPr>
          <w:rFonts w:ascii="Arial" w:hAnsi="Arial" w:cs="David"/>
          <w:rtl/>
        </w:rPr>
        <w:t xml:space="preserve">את תיאור המחלה, פרטיה וגורמיה.  </w:t>
      </w:r>
    </w:p>
    <w:p w14:paraId="50728D93" w14:textId="77777777" w:rsidR="00B14C5F" w:rsidRPr="00F91D34" w:rsidRDefault="00B14C5F" w:rsidP="00AF0469">
      <w:pPr>
        <w:numPr>
          <w:ilvl w:val="2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/>
          <w:rtl/>
        </w:rPr>
        <w:t xml:space="preserve">העובד יעביר את הטופס </w:t>
      </w:r>
      <w:r w:rsidRPr="00F91D34">
        <w:rPr>
          <w:rFonts w:ascii="Arial" w:hAnsi="Arial" w:cs="David" w:hint="cs"/>
          <w:rtl/>
        </w:rPr>
        <w:t xml:space="preserve">למנהלו הישיר וממונה הבטיחות </w:t>
      </w:r>
    </w:p>
    <w:p w14:paraId="55AE1C0A" w14:textId="77777777" w:rsidR="00B14C5F" w:rsidRPr="00F91D34" w:rsidRDefault="00B14C5F" w:rsidP="00AF0469">
      <w:pPr>
        <w:numPr>
          <w:ilvl w:val="2"/>
          <w:numId w:val="42"/>
        </w:numPr>
        <w:spacing w:line="360" w:lineRule="auto"/>
        <w:rPr>
          <w:rFonts w:ascii="Arial" w:hAnsi="Arial" w:cs="David"/>
        </w:rPr>
      </w:pPr>
      <w:r w:rsidRPr="00F91D34">
        <w:rPr>
          <w:rFonts w:ascii="Arial" w:hAnsi="Arial" w:cs="David" w:hint="cs"/>
          <w:rtl/>
        </w:rPr>
        <w:t>מנהל התפעול</w:t>
      </w:r>
      <w:r w:rsidRPr="00F91D34">
        <w:rPr>
          <w:rFonts w:ascii="Arial" w:hAnsi="Arial" w:cs="David"/>
          <w:rtl/>
        </w:rPr>
        <w:t xml:space="preserve"> </w:t>
      </w:r>
      <w:r w:rsidRPr="00F91D34">
        <w:rPr>
          <w:rFonts w:ascii="Arial" w:hAnsi="Arial" w:cs="David" w:hint="cs"/>
          <w:rtl/>
        </w:rPr>
        <w:t xml:space="preserve">יבצע תחקיר למציאת סיבות השורש </w:t>
      </w:r>
      <w:r w:rsidRPr="00F91D34">
        <w:rPr>
          <w:rFonts w:ascii="Arial" w:hAnsi="Arial" w:cs="David"/>
          <w:rtl/>
        </w:rPr>
        <w:t xml:space="preserve">שהובילו </w:t>
      </w:r>
      <w:r w:rsidRPr="00F91D34">
        <w:rPr>
          <w:rFonts w:ascii="Arial" w:hAnsi="Arial" w:cs="David" w:hint="cs"/>
          <w:rtl/>
        </w:rPr>
        <w:t>ל</w:t>
      </w:r>
      <w:r w:rsidRPr="00F91D34">
        <w:rPr>
          <w:rFonts w:ascii="Arial" w:hAnsi="Arial" w:cs="David"/>
          <w:rtl/>
        </w:rPr>
        <w:t xml:space="preserve">מחלת מקצוע </w:t>
      </w:r>
      <w:r w:rsidRPr="00F91D34">
        <w:rPr>
          <w:rFonts w:ascii="Arial" w:hAnsi="Arial" w:cs="David" w:hint="cs"/>
          <w:rtl/>
        </w:rPr>
        <w:t>ויוודא כי אין עובדים נוספים החשופים לגורמי התחלואה</w:t>
      </w:r>
      <w:r w:rsidRPr="00F91D34">
        <w:rPr>
          <w:rFonts w:ascii="Arial" w:hAnsi="Arial" w:cs="David"/>
          <w:rtl/>
        </w:rPr>
        <w:t xml:space="preserve"> </w:t>
      </w:r>
      <w:proofErr w:type="spellStart"/>
      <w:r w:rsidRPr="00F91D34">
        <w:rPr>
          <w:rFonts w:ascii="Arial" w:hAnsi="Arial" w:cs="David"/>
          <w:rtl/>
        </w:rPr>
        <w:t>ויעזר</w:t>
      </w:r>
      <w:proofErr w:type="spellEnd"/>
      <w:r w:rsidRPr="00F91D34">
        <w:rPr>
          <w:rFonts w:ascii="Arial" w:hAnsi="Arial" w:cs="David"/>
          <w:rtl/>
        </w:rPr>
        <w:t xml:space="preserve"> לשם כך בעובדי החברה.</w:t>
      </w:r>
    </w:p>
    <w:p w14:paraId="13768B18" w14:textId="77777777" w:rsidR="00B14C5F" w:rsidDel="00804F6D" w:rsidRDefault="00B14C5F" w:rsidP="00AF0469">
      <w:pPr>
        <w:numPr>
          <w:ilvl w:val="2"/>
          <w:numId w:val="42"/>
        </w:numPr>
        <w:spacing w:line="360" w:lineRule="auto"/>
        <w:rPr>
          <w:ins w:id="36" w:author="Efrat Semo" w:date="2014-11-23T17:19:00Z"/>
          <w:del w:id="37" w:author="Yael Gottlieb" w:date="2025-03-13T11:05:00Z" w16du:dateUtc="2025-03-13T09:05:00Z"/>
          <w:rFonts w:ascii="Arial" w:hAnsi="Arial" w:cs="David"/>
        </w:rPr>
      </w:pPr>
      <w:r w:rsidRPr="00F91D34">
        <w:rPr>
          <w:rFonts w:ascii="Arial" w:hAnsi="Arial" w:cs="David" w:hint="cs"/>
          <w:rtl/>
        </w:rPr>
        <w:t xml:space="preserve">ממונה הבטיחות יעביר תחקיר להנהלת המפעל ויפרט את הפעולות שיש לנקוט למניעת מחלות מקצוע ותחלואת עובדים. </w:t>
      </w:r>
    </w:p>
    <w:p w14:paraId="45C2DAEE" w14:textId="77777777" w:rsidR="00033738" w:rsidRPr="00804F6D" w:rsidDel="00804F6D" w:rsidRDefault="00033738" w:rsidP="00804F6D">
      <w:pPr>
        <w:numPr>
          <w:ilvl w:val="2"/>
          <w:numId w:val="42"/>
        </w:numPr>
        <w:spacing w:line="360" w:lineRule="auto"/>
        <w:rPr>
          <w:del w:id="38" w:author="Yael Gottlieb" w:date="2025-03-13T11:05:00Z" w16du:dateUtc="2025-03-13T09:05:00Z"/>
          <w:rFonts w:ascii="Arial" w:hAnsi="Arial" w:cs="David"/>
        </w:rPr>
        <w:pPrChange w:id="39" w:author="Yael Gottlieb" w:date="2025-03-13T11:05:00Z" w16du:dateUtc="2025-03-13T09:05:00Z">
          <w:pPr>
            <w:numPr>
              <w:ilvl w:val="2"/>
              <w:numId w:val="42"/>
            </w:numPr>
            <w:tabs>
              <w:tab w:val="num" w:pos="1440"/>
            </w:tabs>
            <w:spacing w:line="360" w:lineRule="auto"/>
            <w:ind w:left="1224" w:hanging="504"/>
          </w:pPr>
        </w:pPrChange>
      </w:pPr>
    </w:p>
    <w:p w14:paraId="5F55B3AD" w14:textId="77777777" w:rsidR="003E2F11" w:rsidRPr="003E2F11" w:rsidRDefault="003E2F11" w:rsidP="00804F6D">
      <w:pPr>
        <w:numPr>
          <w:ilvl w:val="2"/>
          <w:numId w:val="42"/>
        </w:numPr>
        <w:spacing w:line="360" w:lineRule="auto"/>
        <w:rPr>
          <w:rFonts w:ascii="Arial" w:hAnsi="Arial" w:cs="David"/>
          <w:b/>
          <w:bCs/>
        </w:rPr>
        <w:pPrChange w:id="40" w:author="Yael Gottlieb" w:date="2025-03-13T11:05:00Z" w16du:dateUtc="2025-03-13T09:05:00Z">
          <w:pPr>
            <w:numPr>
              <w:numId w:val="42"/>
            </w:numPr>
            <w:tabs>
              <w:tab w:val="num" w:pos="360"/>
            </w:tabs>
            <w:spacing w:line="360" w:lineRule="auto"/>
            <w:ind w:left="360" w:hanging="360"/>
          </w:pPr>
        </w:pPrChange>
      </w:pPr>
      <w:del w:id="41" w:author="Yael Gottlieb" w:date="2025-03-13T11:05:00Z" w16du:dateUtc="2025-03-13T09:05:00Z">
        <w:r w:rsidRPr="003E2F11" w:rsidDel="00804F6D">
          <w:rPr>
            <w:rFonts w:ascii="Arial" w:hAnsi="Arial" w:cs="David" w:hint="cs"/>
            <w:b/>
            <w:bCs/>
            <w:rtl/>
          </w:rPr>
          <w:delText xml:space="preserve">נספחים </w:delText>
        </w:r>
      </w:del>
    </w:p>
    <w:p w14:paraId="75DADE2B" w14:textId="2CC32120" w:rsidR="00033738" w:rsidRPr="00F91D34" w:rsidDel="00804F6D" w:rsidRDefault="00033738" w:rsidP="00033738">
      <w:pPr>
        <w:numPr>
          <w:ilvl w:val="1"/>
          <w:numId w:val="42"/>
        </w:numPr>
        <w:tabs>
          <w:tab w:val="clear" w:pos="792"/>
          <w:tab w:val="num" w:pos="992"/>
        </w:tabs>
        <w:spacing w:line="360" w:lineRule="auto"/>
        <w:rPr>
          <w:moveFrom w:id="42" w:author="Yael Gottlieb" w:date="2025-03-13T11:05:00Z" w16du:dateUtc="2025-03-13T09:05:00Z"/>
          <w:rFonts w:asciiTheme="minorBidi" w:hAnsiTheme="minorBidi" w:cs="David"/>
        </w:rPr>
      </w:pPr>
      <w:moveFromRangeStart w:id="43" w:author="Yael Gottlieb" w:date="2025-03-13T11:05:00Z" w:name="move192756317"/>
      <w:moveFrom w:id="44" w:author="Yael Gottlieb" w:date="2025-03-13T11:05:00Z" w16du:dateUtc="2025-03-13T09:05:00Z">
        <w:r w:rsidRPr="00F91D34" w:rsidDel="00804F6D">
          <w:rPr>
            <w:rFonts w:asciiTheme="minorBidi" w:hAnsiTheme="minorBidi" w:cs="David"/>
            <w:color w:val="000000"/>
            <w:rtl/>
          </w:rPr>
          <w:t>טופס דיווח ראשוני תאונות עבודה \ וכמעט נפגע – לעובד החברה</w:t>
        </w:r>
        <w:r w:rsidDel="00804F6D">
          <w:rPr>
            <w:rFonts w:asciiTheme="minorBidi" w:hAnsiTheme="minorBidi" w:cs="David" w:hint="cs"/>
            <w:rtl/>
          </w:rPr>
          <w:t xml:space="preserve"> 32.01</w:t>
        </w:r>
      </w:moveFrom>
    </w:p>
    <w:p w14:paraId="688A0E28" w14:textId="680CC1E2" w:rsidR="00033738" w:rsidDel="00804F6D" w:rsidRDefault="00033738" w:rsidP="00033738">
      <w:pPr>
        <w:numPr>
          <w:ilvl w:val="1"/>
          <w:numId w:val="42"/>
        </w:numPr>
        <w:tabs>
          <w:tab w:val="clear" w:pos="792"/>
          <w:tab w:val="num" w:pos="992"/>
        </w:tabs>
        <w:spacing w:line="360" w:lineRule="auto"/>
        <w:rPr>
          <w:moveFrom w:id="45" w:author="Yael Gottlieb" w:date="2025-03-13T11:05:00Z" w16du:dateUtc="2025-03-13T09:05:00Z"/>
          <w:rFonts w:ascii="Arial" w:hAnsi="Arial" w:cs="David"/>
        </w:rPr>
      </w:pPr>
      <w:moveFrom w:id="46" w:author="Yael Gottlieb" w:date="2025-03-13T11:05:00Z" w16du:dateUtc="2025-03-13T09:05:00Z">
        <w:r w:rsidRPr="00F91D34" w:rsidDel="00804F6D">
          <w:rPr>
            <w:rFonts w:asciiTheme="minorBidi" w:hAnsiTheme="minorBidi" w:cs="David"/>
            <w:color w:val="000000"/>
            <w:rtl/>
          </w:rPr>
          <w:t xml:space="preserve">טופס  תחקיר תאונת עבודה </w:t>
        </w:r>
        <w:r w:rsidDel="00804F6D">
          <w:rPr>
            <w:rFonts w:asciiTheme="minorBidi" w:hAnsiTheme="minorBidi" w:cs="David" w:hint="cs"/>
            <w:color w:val="000000"/>
            <w:rtl/>
          </w:rPr>
          <w:t xml:space="preserve"> 32.02</w:t>
        </w:r>
      </w:moveFrom>
    </w:p>
    <w:p w14:paraId="134DFC29" w14:textId="24CA6B08" w:rsidR="00033738" w:rsidRPr="00F91D34" w:rsidDel="00804F6D" w:rsidRDefault="00033738" w:rsidP="00033738">
      <w:pPr>
        <w:numPr>
          <w:ilvl w:val="1"/>
          <w:numId w:val="42"/>
        </w:numPr>
        <w:tabs>
          <w:tab w:val="clear" w:pos="792"/>
          <w:tab w:val="num" w:pos="992"/>
        </w:tabs>
        <w:spacing w:line="360" w:lineRule="auto"/>
        <w:rPr>
          <w:moveFrom w:id="47" w:author="Yael Gottlieb" w:date="2025-03-13T11:05:00Z" w16du:dateUtc="2025-03-13T09:05:00Z"/>
          <w:rFonts w:asciiTheme="minorBidi" w:hAnsiTheme="minorBidi" w:cs="David"/>
        </w:rPr>
      </w:pPr>
      <w:moveFrom w:id="48" w:author="Yael Gottlieb" w:date="2025-03-13T11:05:00Z" w16du:dateUtc="2025-03-13T09:05:00Z">
        <w:r w:rsidRPr="00F91D34" w:rsidDel="00804F6D">
          <w:rPr>
            <w:rFonts w:asciiTheme="minorBidi" w:hAnsiTheme="minorBidi" w:cs="David"/>
            <w:color w:val="000000"/>
            <w:rtl/>
          </w:rPr>
          <w:t>טופס הודעה על תאונת עבודה /מחלת מקצוע</w:t>
        </w:r>
        <w:r w:rsidDel="00804F6D">
          <w:rPr>
            <w:rFonts w:asciiTheme="minorBidi" w:hAnsiTheme="minorBidi" w:cs="David" w:hint="cs"/>
            <w:rtl/>
          </w:rPr>
          <w:t xml:space="preserve"> 32.03</w:t>
        </w:r>
      </w:moveFrom>
    </w:p>
    <w:moveFromRangeEnd w:id="43"/>
    <w:p w14:paraId="31CF6C64" w14:textId="77777777" w:rsidR="003E2F11" w:rsidRDefault="003E2F11" w:rsidP="00033738">
      <w:pPr>
        <w:spacing w:line="360" w:lineRule="auto"/>
        <w:ind w:left="792"/>
        <w:rPr>
          <w:ins w:id="49" w:author="Efrat Semo" w:date="2014-11-23T17:19:00Z"/>
          <w:rFonts w:ascii="Arial" w:hAnsi="Arial" w:cs="David"/>
          <w:rtl/>
        </w:rPr>
      </w:pPr>
    </w:p>
    <w:p w14:paraId="7D7DF458" w14:textId="77777777" w:rsidR="00033738" w:rsidRDefault="00033738" w:rsidP="00033738">
      <w:pPr>
        <w:spacing w:line="360" w:lineRule="auto"/>
        <w:ind w:left="792"/>
        <w:rPr>
          <w:ins w:id="50" w:author="Efrat Semo" w:date="2014-11-23T17:19:00Z"/>
          <w:rFonts w:ascii="Arial" w:hAnsi="Arial" w:cs="David"/>
          <w:rtl/>
        </w:rPr>
      </w:pPr>
    </w:p>
    <w:p w14:paraId="6413C0C3" w14:textId="77777777" w:rsidR="00033738" w:rsidRDefault="00033738" w:rsidP="00033738">
      <w:pPr>
        <w:spacing w:line="360" w:lineRule="auto"/>
        <w:ind w:left="792"/>
        <w:rPr>
          <w:ins w:id="51" w:author="Efrat Semo" w:date="2014-11-23T17:19:00Z"/>
          <w:rFonts w:ascii="Arial" w:hAnsi="Arial" w:cs="David"/>
          <w:rtl/>
        </w:rPr>
      </w:pPr>
    </w:p>
    <w:p w14:paraId="64D6EF26" w14:textId="77777777" w:rsidR="00033738" w:rsidRDefault="00033738" w:rsidP="00033738">
      <w:pPr>
        <w:spacing w:line="360" w:lineRule="auto"/>
        <w:ind w:left="792"/>
        <w:rPr>
          <w:ins w:id="52" w:author="Efrat Semo" w:date="2014-11-23T17:19:00Z"/>
          <w:rFonts w:ascii="Arial" w:hAnsi="Arial" w:cs="David"/>
          <w:rtl/>
        </w:rPr>
      </w:pPr>
    </w:p>
    <w:p w14:paraId="24A17DBE" w14:textId="77777777" w:rsidR="00033738" w:rsidRDefault="00033738" w:rsidP="00033738">
      <w:pPr>
        <w:spacing w:line="360" w:lineRule="auto"/>
        <w:ind w:left="792"/>
        <w:rPr>
          <w:ins w:id="53" w:author="Efrat Semo" w:date="2014-11-23T17:19:00Z"/>
          <w:rFonts w:ascii="Arial" w:hAnsi="Arial" w:cs="David"/>
          <w:rtl/>
        </w:rPr>
      </w:pPr>
    </w:p>
    <w:p w14:paraId="62619BF1" w14:textId="77777777" w:rsidR="00033738" w:rsidRDefault="00033738" w:rsidP="00033738">
      <w:pPr>
        <w:spacing w:line="360" w:lineRule="auto"/>
        <w:ind w:left="792"/>
        <w:rPr>
          <w:ins w:id="54" w:author="Efrat Semo" w:date="2014-11-23T17:19:00Z"/>
          <w:rFonts w:ascii="Arial" w:hAnsi="Arial" w:cs="David"/>
          <w:rtl/>
        </w:rPr>
      </w:pPr>
    </w:p>
    <w:p w14:paraId="55A8560C" w14:textId="77777777" w:rsidR="00033738" w:rsidRDefault="00033738" w:rsidP="00033738">
      <w:pPr>
        <w:spacing w:line="360" w:lineRule="auto"/>
        <w:ind w:left="792"/>
        <w:rPr>
          <w:ins w:id="55" w:author="Efrat Semo" w:date="2014-11-23T17:19:00Z"/>
          <w:rFonts w:ascii="Arial" w:hAnsi="Arial" w:cs="David"/>
          <w:rtl/>
        </w:rPr>
      </w:pPr>
    </w:p>
    <w:p w14:paraId="35FA00F9" w14:textId="77777777" w:rsidR="00033738" w:rsidRDefault="00033738" w:rsidP="00033738">
      <w:pPr>
        <w:spacing w:line="360" w:lineRule="auto"/>
        <w:ind w:left="792"/>
        <w:rPr>
          <w:ins w:id="56" w:author="Efrat Semo" w:date="2014-11-23T17:19:00Z"/>
          <w:rFonts w:ascii="Arial" w:hAnsi="Arial" w:cs="David"/>
          <w:rtl/>
        </w:rPr>
      </w:pPr>
    </w:p>
    <w:p w14:paraId="5304188A" w14:textId="77777777" w:rsidR="00033738" w:rsidRDefault="00033738" w:rsidP="00033738">
      <w:pPr>
        <w:spacing w:line="360" w:lineRule="auto"/>
        <w:ind w:left="792"/>
        <w:rPr>
          <w:ins w:id="57" w:author="Efrat Semo" w:date="2014-11-23T17:19:00Z"/>
          <w:rFonts w:ascii="Arial" w:hAnsi="Arial" w:cs="David"/>
          <w:rtl/>
        </w:rPr>
      </w:pPr>
    </w:p>
    <w:p w14:paraId="5F2E35EE" w14:textId="77777777" w:rsidR="00033738" w:rsidRDefault="00033738" w:rsidP="00033738">
      <w:pPr>
        <w:spacing w:line="360" w:lineRule="auto"/>
        <w:ind w:left="792"/>
        <w:rPr>
          <w:ins w:id="58" w:author="Efrat Semo" w:date="2014-11-23T17:19:00Z"/>
          <w:rFonts w:ascii="Arial" w:hAnsi="Arial" w:cs="David"/>
          <w:rtl/>
        </w:rPr>
      </w:pPr>
    </w:p>
    <w:p w14:paraId="0AD7D676" w14:textId="77777777" w:rsidR="00033738" w:rsidRDefault="00033738" w:rsidP="00033738">
      <w:pPr>
        <w:spacing w:line="360" w:lineRule="auto"/>
        <w:ind w:left="792"/>
        <w:rPr>
          <w:ins w:id="59" w:author="Efrat Semo" w:date="2014-11-23T17:19:00Z"/>
          <w:rFonts w:ascii="Arial" w:hAnsi="Arial" w:cs="David"/>
          <w:rtl/>
        </w:rPr>
      </w:pPr>
    </w:p>
    <w:p w14:paraId="154B2F08" w14:textId="77777777" w:rsidR="00033738" w:rsidRDefault="00033738" w:rsidP="00033738">
      <w:pPr>
        <w:spacing w:line="360" w:lineRule="auto"/>
        <w:ind w:left="792"/>
        <w:rPr>
          <w:ins w:id="60" w:author="Efrat Semo" w:date="2014-11-23T17:19:00Z"/>
          <w:rFonts w:ascii="Arial" w:hAnsi="Arial" w:cs="David"/>
          <w:rtl/>
        </w:rPr>
      </w:pPr>
    </w:p>
    <w:p w14:paraId="0058084C" w14:textId="77777777" w:rsidR="00033738" w:rsidRDefault="00033738" w:rsidP="00033738">
      <w:pPr>
        <w:spacing w:line="360" w:lineRule="auto"/>
        <w:ind w:left="792"/>
        <w:rPr>
          <w:ins w:id="61" w:author="Efrat Semo" w:date="2014-11-23T17:19:00Z"/>
          <w:rFonts w:ascii="Arial" w:hAnsi="Arial" w:cs="David"/>
          <w:rtl/>
        </w:rPr>
      </w:pPr>
    </w:p>
    <w:p w14:paraId="4C42FC8A" w14:textId="77777777" w:rsidR="00033738" w:rsidRDefault="00033738" w:rsidP="00033738">
      <w:pPr>
        <w:spacing w:line="360" w:lineRule="auto"/>
        <w:ind w:left="792"/>
        <w:rPr>
          <w:ins w:id="62" w:author="Efrat Semo" w:date="2014-11-23T17:19:00Z"/>
          <w:rFonts w:ascii="Arial" w:hAnsi="Arial" w:cs="David"/>
          <w:rtl/>
        </w:rPr>
      </w:pPr>
    </w:p>
    <w:p w14:paraId="40DF0510" w14:textId="77777777" w:rsidR="00033738" w:rsidRDefault="00033738" w:rsidP="00033738">
      <w:pPr>
        <w:spacing w:line="360" w:lineRule="auto"/>
        <w:ind w:left="792"/>
        <w:rPr>
          <w:ins w:id="63" w:author="Efrat Semo" w:date="2014-11-23T17:19:00Z"/>
          <w:rFonts w:ascii="Arial" w:hAnsi="Arial" w:cs="David"/>
          <w:rtl/>
        </w:rPr>
      </w:pPr>
    </w:p>
    <w:p w14:paraId="46D21140" w14:textId="77777777" w:rsidR="00033738" w:rsidRDefault="00033738" w:rsidP="00033738">
      <w:pPr>
        <w:spacing w:line="360" w:lineRule="auto"/>
        <w:ind w:left="792"/>
        <w:rPr>
          <w:ins w:id="64" w:author="Efrat Semo" w:date="2014-11-23T17:19:00Z"/>
          <w:rFonts w:ascii="Arial" w:hAnsi="Arial" w:cs="David"/>
          <w:rtl/>
        </w:rPr>
      </w:pPr>
    </w:p>
    <w:p w14:paraId="03ECA74F" w14:textId="77777777" w:rsidR="00033738" w:rsidRDefault="00033738" w:rsidP="00033738">
      <w:pPr>
        <w:spacing w:line="360" w:lineRule="auto"/>
        <w:ind w:left="792"/>
        <w:rPr>
          <w:ins w:id="65" w:author="Efrat Semo" w:date="2014-11-23T17:19:00Z"/>
          <w:rFonts w:ascii="Arial" w:hAnsi="Arial" w:cs="David"/>
          <w:rtl/>
        </w:rPr>
      </w:pPr>
    </w:p>
    <w:p w14:paraId="28DB3A1F" w14:textId="77777777" w:rsidR="00033738" w:rsidRDefault="00033738" w:rsidP="00033738">
      <w:pPr>
        <w:spacing w:line="360" w:lineRule="auto"/>
        <w:ind w:left="792"/>
        <w:rPr>
          <w:ins w:id="66" w:author="Efrat Semo" w:date="2014-11-23T17:19:00Z"/>
          <w:rFonts w:ascii="Arial" w:hAnsi="Arial" w:cs="David"/>
          <w:rtl/>
        </w:rPr>
      </w:pPr>
    </w:p>
    <w:p w14:paraId="7D51887B" w14:textId="77777777" w:rsidR="00033738" w:rsidRDefault="00033738" w:rsidP="00033738">
      <w:pPr>
        <w:spacing w:line="360" w:lineRule="auto"/>
        <w:ind w:left="792"/>
        <w:rPr>
          <w:ins w:id="67" w:author="Efrat Semo" w:date="2014-11-23T17:19:00Z"/>
          <w:rFonts w:ascii="Arial" w:hAnsi="Arial" w:cs="David"/>
          <w:rtl/>
        </w:rPr>
      </w:pPr>
    </w:p>
    <w:p w14:paraId="3BEDD2FD" w14:textId="77777777" w:rsidR="00033738" w:rsidRDefault="00033738" w:rsidP="00033738">
      <w:pPr>
        <w:spacing w:line="360" w:lineRule="auto"/>
        <w:ind w:left="792"/>
        <w:rPr>
          <w:ins w:id="68" w:author="Efrat Semo" w:date="2014-11-23T17:19:00Z"/>
          <w:rFonts w:ascii="Arial" w:hAnsi="Arial" w:cs="David"/>
          <w:rtl/>
        </w:rPr>
      </w:pPr>
    </w:p>
    <w:p w14:paraId="2DC41AF0" w14:textId="77777777" w:rsidR="00033738" w:rsidRDefault="00033738" w:rsidP="00033738">
      <w:pPr>
        <w:spacing w:line="360" w:lineRule="auto"/>
        <w:ind w:left="792"/>
        <w:rPr>
          <w:ins w:id="69" w:author="Efrat Semo" w:date="2014-11-23T17:19:00Z"/>
          <w:rFonts w:ascii="Arial" w:hAnsi="Arial" w:cs="David"/>
          <w:rtl/>
        </w:rPr>
      </w:pPr>
    </w:p>
    <w:p w14:paraId="574A39A9" w14:textId="77777777" w:rsidR="00033738" w:rsidRDefault="00033738" w:rsidP="00033738">
      <w:pPr>
        <w:spacing w:line="360" w:lineRule="auto"/>
        <w:ind w:left="792"/>
        <w:rPr>
          <w:ins w:id="70" w:author="Efrat Semo" w:date="2014-11-23T17:19:00Z"/>
          <w:rFonts w:ascii="Arial" w:hAnsi="Arial" w:cs="David"/>
          <w:rtl/>
        </w:rPr>
      </w:pPr>
    </w:p>
    <w:p w14:paraId="5592E561" w14:textId="77777777" w:rsidR="00033738" w:rsidRDefault="00033738" w:rsidP="00033738">
      <w:pPr>
        <w:spacing w:line="360" w:lineRule="auto"/>
        <w:ind w:left="792"/>
        <w:rPr>
          <w:ins w:id="71" w:author="Efrat Semo" w:date="2014-11-23T17:19:00Z"/>
          <w:rFonts w:ascii="Arial" w:hAnsi="Arial" w:cs="David"/>
          <w:rtl/>
        </w:rPr>
      </w:pPr>
    </w:p>
    <w:p w14:paraId="7F76A409" w14:textId="77777777" w:rsidR="00033738" w:rsidRDefault="00033738">
      <w:pPr>
        <w:spacing w:line="360" w:lineRule="auto"/>
        <w:rPr>
          <w:ins w:id="72" w:author="Efrat Semo" w:date="2014-11-23T17:19:00Z"/>
          <w:rFonts w:ascii="Arial" w:hAnsi="Arial" w:cs="David"/>
          <w:rtl/>
        </w:rPr>
        <w:pPrChange w:id="73" w:author="Efrat Semo" w:date="2014-11-23T17:20:00Z">
          <w:pPr>
            <w:spacing w:line="360" w:lineRule="auto"/>
            <w:ind w:left="792"/>
          </w:pPr>
        </w:pPrChange>
      </w:pPr>
    </w:p>
    <w:p w14:paraId="057FD965" w14:textId="77777777" w:rsidR="00033738" w:rsidRDefault="00033738" w:rsidP="00033738">
      <w:pPr>
        <w:spacing w:line="360" w:lineRule="auto"/>
        <w:ind w:left="792"/>
        <w:rPr>
          <w:ins w:id="74" w:author="Efrat Semo" w:date="2014-11-23T17:19:00Z"/>
          <w:rFonts w:ascii="Arial" w:hAnsi="Arial" w:cs="David"/>
          <w:rtl/>
        </w:rPr>
      </w:pPr>
    </w:p>
    <w:p w14:paraId="14C3AF5E" w14:textId="77777777" w:rsidR="00033738" w:rsidRDefault="00033738" w:rsidP="00033738">
      <w:pPr>
        <w:spacing w:line="360" w:lineRule="auto"/>
        <w:ind w:left="792"/>
        <w:rPr>
          <w:ins w:id="75" w:author="Efrat Semo" w:date="2014-11-23T17:19:00Z"/>
          <w:rFonts w:ascii="Arial" w:hAnsi="Arial" w:cs="David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033738" w14:paraId="60CDA2A6" w14:textId="77777777" w:rsidTr="0011286F">
        <w:tc>
          <w:tcPr>
            <w:tcW w:w="2336" w:type="dxa"/>
          </w:tcPr>
          <w:p w14:paraId="322B5B0D" w14:textId="09AF1C65" w:rsidR="00033738" w:rsidRDefault="00033738" w:rsidP="0011286F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אושר ע"י: </w:t>
            </w:r>
            <w:del w:id="76" w:author="Oxana" w:date="2024-04-10T12:34:00Z">
              <w:r w:rsidDel="005047E9">
                <w:rPr>
                  <w:rFonts w:cs="David" w:hint="cs"/>
                  <w:rtl/>
                </w:rPr>
                <w:delText>אפרת סמו</w:delText>
              </w:r>
            </w:del>
            <w:ins w:id="77" w:author="Oxana" w:date="2024-04-10T12:34:00Z">
              <w:r w:rsidR="005047E9">
                <w:rPr>
                  <w:rFonts w:cs="David" w:hint="cs"/>
                  <w:rtl/>
                </w:rPr>
                <w:t xml:space="preserve">מורן </w:t>
              </w:r>
              <w:proofErr w:type="spellStart"/>
              <w:r w:rsidR="005047E9">
                <w:rPr>
                  <w:rFonts w:cs="David" w:hint="cs"/>
                  <w:rtl/>
                </w:rPr>
                <w:t>גניש</w:t>
              </w:r>
            </w:ins>
            <w:proofErr w:type="spellEnd"/>
          </w:p>
        </w:tc>
        <w:tc>
          <w:tcPr>
            <w:tcW w:w="2336" w:type="dxa"/>
          </w:tcPr>
          <w:p w14:paraId="4450DA83" w14:textId="77777777" w:rsidR="00033738" w:rsidRDefault="00033738" w:rsidP="0011286F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תפקיד: מנהלת איכות</w:t>
            </w:r>
          </w:p>
        </w:tc>
        <w:tc>
          <w:tcPr>
            <w:tcW w:w="2337" w:type="dxa"/>
          </w:tcPr>
          <w:p w14:paraId="6CDBB6CB" w14:textId="22445D17" w:rsidR="00033738" w:rsidRDefault="00033738" w:rsidP="00033738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תאריך: </w:t>
            </w:r>
            <w:del w:id="78" w:author="Efrat Semo" w:date="2014-11-23T17:20:00Z">
              <w:r w:rsidDel="00033738">
                <w:rPr>
                  <w:rFonts w:cs="David" w:hint="cs"/>
                  <w:rtl/>
                </w:rPr>
                <w:delText>13</w:delText>
              </w:r>
            </w:del>
            <w:del w:id="79" w:author="Oxana" w:date="2024-04-10T12:34:00Z">
              <w:r w:rsidDel="005047E9">
                <w:rPr>
                  <w:rFonts w:cs="David" w:hint="cs"/>
                  <w:rtl/>
                </w:rPr>
                <w:delText>23/11/2014</w:delText>
              </w:r>
            </w:del>
            <w:ins w:id="80" w:author="Oxana" w:date="2024-04-10T12:34:00Z">
              <w:r w:rsidR="005047E9">
                <w:rPr>
                  <w:rFonts w:cs="David" w:hint="cs"/>
                  <w:rtl/>
                </w:rPr>
                <w:t>04/04/24</w:t>
              </w:r>
            </w:ins>
          </w:p>
        </w:tc>
        <w:tc>
          <w:tcPr>
            <w:tcW w:w="2337" w:type="dxa"/>
          </w:tcPr>
          <w:p w14:paraId="44007678" w14:textId="77777777" w:rsidR="00033738" w:rsidRDefault="00033738" w:rsidP="0011286F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חתימה:</w:t>
            </w:r>
          </w:p>
        </w:tc>
      </w:tr>
    </w:tbl>
    <w:p w14:paraId="4BE597F7" w14:textId="77777777" w:rsidR="00033738" w:rsidRPr="00F91D34" w:rsidRDefault="00033738" w:rsidP="00033738">
      <w:pPr>
        <w:spacing w:line="360" w:lineRule="auto"/>
        <w:ind w:left="792"/>
        <w:rPr>
          <w:rFonts w:ascii="Arial" w:hAnsi="Arial" w:cs="David"/>
          <w:rtl/>
        </w:rPr>
      </w:pPr>
    </w:p>
    <w:sectPr w:rsidR="00033738" w:rsidRPr="00F91D34" w:rsidSect="006C30C1">
      <w:headerReference w:type="default" r:id="rId8"/>
      <w:pgSz w:w="11906" w:h="16838"/>
      <w:pgMar w:top="1440" w:right="991" w:bottom="993" w:left="993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9B6DB" w14:textId="77777777" w:rsidR="0065263A" w:rsidRDefault="0065263A">
      <w:r>
        <w:separator/>
      </w:r>
    </w:p>
  </w:endnote>
  <w:endnote w:type="continuationSeparator" w:id="0">
    <w:p w14:paraId="346496C4" w14:textId="77777777" w:rsidR="0065263A" w:rsidRDefault="00652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E6E45" w14:textId="77777777" w:rsidR="0065263A" w:rsidRDefault="0065263A">
      <w:r>
        <w:separator/>
      </w:r>
    </w:p>
  </w:footnote>
  <w:footnote w:type="continuationSeparator" w:id="0">
    <w:p w14:paraId="43C1FE64" w14:textId="77777777" w:rsidR="0065263A" w:rsidRDefault="00652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35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24"/>
      <w:gridCol w:w="2303"/>
      <w:gridCol w:w="1778"/>
      <w:gridCol w:w="3086"/>
      <w:gridCol w:w="1261"/>
    </w:tblGrid>
    <w:tr w:rsidR="0092436B" w:rsidRPr="001370D0" w14:paraId="638497AF" w14:textId="77777777" w:rsidTr="000F0502">
      <w:trPr>
        <w:trHeight w:val="784"/>
        <w:jc w:val="center"/>
      </w:trPr>
      <w:tc>
        <w:tcPr>
          <w:tcW w:w="2206" w:type="dxa"/>
          <w:shd w:val="clear" w:color="auto" w:fill="auto"/>
          <w:vAlign w:val="center"/>
        </w:tcPr>
        <w:p w14:paraId="3D8D6512" w14:textId="77777777" w:rsidR="0092436B" w:rsidRPr="001370D0" w:rsidRDefault="0092436B" w:rsidP="00B14C5F">
          <w:pPr>
            <w:jc w:val="center"/>
            <w:rPr>
              <w:rFonts w:cs="David"/>
              <w:rtl/>
            </w:rPr>
          </w:pPr>
          <w:r w:rsidRPr="001370D0">
            <w:rPr>
              <w:rFonts w:cs="David" w:hint="cs"/>
              <w:rtl/>
            </w:rPr>
            <w:t xml:space="preserve">נוהל מס' </w:t>
          </w:r>
          <w:r>
            <w:rPr>
              <w:rFonts w:cs="David" w:hint="cs"/>
              <w:rtl/>
            </w:rPr>
            <w:t>3</w:t>
          </w:r>
          <w:r w:rsidR="00B14C5F">
            <w:rPr>
              <w:rFonts w:cs="David" w:hint="cs"/>
              <w:rtl/>
            </w:rPr>
            <w:t>2</w:t>
          </w:r>
        </w:p>
      </w:tc>
      <w:tc>
        <w:tcPr>
          <w:tcW w:w="6637" w:type="dxa"/>
          <w:gridSpan w:val="3"/>
          <w:shd w:val="clear" w:color="auto" w:fill="auto"/>
          <w:vAlign w:val="center"/>
        </w:tcPr>
        <w:p w14:paraId="746B3FC6" w14:textId="77777777" w:rsidR="0092436B" w:rsidRPr="001370D0" w:rsidRDefault="00B14C5F" w:rsidP="000F0502">
          <w:pPr>
            <w:pStyle w:val="Header"/>
            <w:jc w:val="center"/>
            <w:rPr>
              <w:rFonts w:cs="David"/>
              <w:b/>
              <w:bCs/>
              <w:sz w:val="36"/>
              <w:szCs w:val="36"/>
            </w:rPr>
          </w:pPr>
          <w:r>
            <w:rPr>
              <w:rFonts w:cs="David" w:hint="cs"/>
              <w:b/>
              <w:bCs/>
              <w:sz w:val="36"/>
              <w:szCs w:val="36"/>
              <w:rtl/>
            </w:rPr>
            <w:t>תאונות, מחלות מקצוע וכמעט ונפגע</w:t>
          </w:r>
        </w:p>
      </w:tc>
      <w:tc>
        <w:tcPr>
          <w:tcW w:w="1509" w:type="dxa"/>
          <w:vMerge w:val="restart"/>
          <w:shd w:val="clear" w:color="auto" w:fill="auto"/>
          <w:vAlign w:val="center"/>
        </w:tcPr>
        <w:p w14:paraId="517A7FC5" w14:textId="77777777" w:rsidR="0092436B" w:rsidRPr="001370D0" w:rsidRDefault="0092436B" w:rsidP="000F0502">
          <w:pPr>
            <w:jc w:val="center"/>
            <w:rPr>
              <w:rFonts w:cs="David"/>
              <w:b/>
              <w:bCs/>
              <w:rtl/>
            </w:rPr>
          </w:pPr>
          <w:r>
            <w:rPr>
              <w:rFonts w:cs="David" w:hint="cs"/>
              <w:b/>
              <w:bCs/>
              <w:noProof/>
              <w:rtl/>
            </w:rPr>
            <w:drawing>
              <wp:anchor distT="0" distB="0" distL="114300" distR="114300" simplePos="0" relativeHeight="251659264" behindDoc="1" locked="0" layoutInCell="1" allowOverlap="1" wp14:anchorId="7EA0AA50" wp14:editId="74B2AD34">
                <wp:simplePos x="0" y="0"/>
                <wp:positionH relativeFrom="column">
                  <wp:posOffset>-20955</wp:posOffset>
                </wp:positionH>
                <wp:positionV relativeFrom="paragraph">
                  <wp:posOffset>167005</wp:posOffset>
                </wp:positionV>
                <wp:extent cx="910590" cy="431800"/>
                <wp:effectExtent l="0" t="0" r="0" b="0"/>
                <wp:wrapNone/>
                <wp:docPr id="12" name="תמונה 12" descr="new logo tapug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new logo tapug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059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92436B" w:rsidRPr="001370D0" w14:paraId="2A582A5D" w14:textId="77777777" w:rsidTr="00033738">
      <w:trPr>
        <w:trHeight w:val="331"/>
        <w:jc w:val="center"/>
      </w:trPr>
      <w:tc>
        <w:tcPr>
          <w:tcW w:w="2206" w:type="dxa"/>
          <w:shd w:val="clear" w:color="auto" w:fill="auto"/>
          <w:vAlign w:val="center"/>
        </w:tcPr>
        <w:p w14:paraId="70BBFCB9" w14:textId="77777777" w:rsidR="0092436B" w:rsidRPr="001370D0" w:rsidRDefault="0092436B" w:rsidP="000F0502">
          <w:pPr>
            <w:pStyle w:val="Header"/>
            <w:jc w:val="center"/>
            <w:rPr>
              <w:rFonts w:cs="David"/>
              <w:rtl/>
            </w:rPr>
          </w:pPr>
          <w:r w:rsidRPr="001370D0">
            <w:rPr>
              <w:rFonts w:cs="David"/>
              <w:rtl/>
            </w:rPr>
            <w:t>עמוד</w:t>
          </w:r>
          <w:r w:rsidRPr="001370D0">
            <w:rPr>
              <w:rFonts w:cs="David"/>
            </w:rPr>
            <w:t xml:space="preserve"> </w:t>
          </w:r>
          <w:r w:rsidR="00CB4725" w:rsidRPr="001370D0">
            <w:rPr>
              <w:rFonts w:cs="David"/>
            </w:rPr>
            <w:fldChar w:fldCharType="begin"/>
          </w:r>
          <w:r w:rsidRPr="001370D0">
            <w:rPr>
              <w:rFonts w:cs="David"/>
            </w:rPr>
            <w:instrText xml:space="preserve"> PAGE </w:instrText>
          </w:r>
          <w:r w:rsidR="00CB4725" w:rsidRPr="001370D0">
            <w:rPr>
              <w:rFonts w:cs="David"/>
            </w:rPr>
            <w:fldChar w:fldCharType="separate"/>
          </w:r>
          <w:r w:rsidR="00B06AA7">
            <w:rPr>
              <w:rFonts w:cs="David"/>
              <w:noProof/>
              <w:rtl/>
            </w:rPr>
            <w:t>3</w:t>
          </w:r>
          <w:r w:rsidR="00CB4725" w:rsidRPr="001370D0">
            <w:rPr>
              <w:rFonts w:cs="David"/>
            </w:rPr>
            <w:fldChar w:fldCharType="end"/>
          </w:r>
          <w:r w:rsidRPr="001370D0">
            <w:rPr>
              <w:rFonts w:cs="David"/>
            </w:rPr>
            <w:t xml:space="preserve"> </w:t>
          </w:r>
          <w:r w:rsidRPr="001370D0">
            <w:rPr>
              <w:rFonts w:cs="David"/>
              <w:rtl/>
            </w:rPr>
            <w:t>מתוך</w:t>
          </w:r>
          <w:r w:rsidRPr="001370D0">
            <w:rPr>
              <w:rFonts w:cs="David"/>
            </w:rPr>
            <w:t xml:space="preserve"> </w:t>
          </w:r>
          <w:r w:rsidR="00CB4725" w:rsidRPr="001370D0">
            <w:rPr>
              <w:rFonts w:cs="David"/>
            </w:rPr>
            <w:fldChar w:fldCharType="begin"/>
          </w:r>
          <w:r w:rsidRPr="001370D0">
            <w:rPr>
              <w:rFonts w:cs="David"/>
            </w:rPr>
            <w:instrText xml:space="preserve"> NUMPAGES </w:instrText>
          </w:r>
          <w:r w:rsidR="00CB4725" w:rsidRPr="001370D0">
            <w:rPr>
              <w:rFonts w:cs="David"/>
            </w:rPr>
            <w:fldChar w:fldCharType="separate"/>
          </w:r>
          <w:r w:rsidR="00B06AA7">
            <w:rPr>
              <w:rFonts w:cs="David"/>
              <w:noProof/>
              <w:rtl/>
            </w:rPr>
            <w:t>3</w:t>
          </w:r>
          <w:r w:rsidR="00CB4725" w:rsidRPr="001370D0">
            <w:rPr>
              <w:rFonts w:cs="David"/>
            </w:rPr>
            <w:fldChar w:fldCharType="end"/>
          </w:r>
        </w:p>
      </w:tc>
      <w:tc>
        <w:tcPr>
          <w:tcW w:w="2549" w:type="dxa"/>
          <w:shd w:val="clear" w:color="auto" w:fill="auto"/>
          <w:vAlign w:val="center"/>
        </w:tcPr>
        <w:p w14:paraId="76DB317A" w14:textId="4BBEE634" w:rsidR="0092436B" w:rsidRPr="001370D0" w:rsidRDefault="0092436B" w:rsidP="0092436B">
          <w:pPr>
            <w:pStyle w:val="Header"/>
            <w:jc w:val="center"/>
            <w:rPr>
              <w:rFonts w:cs="David"/>
              <w:rtl/>
            </w:rPr>
          </w:pPr>
          <w:r w:rsidRPr="001370D0">
            <w:rPr>
              <w:rFonts w:cs="David" w:hint="cs"/>
              <w:rtl/>
            </w:rPr>
            <w:t xml:space="preserve">עודכן ע"י: </w:t>
          </w:r>
          <w:ins w:id="81" w:author="michael" w:date="2024-04-09T15:01:00Z">
            <w:r w:rsidR="00556214">
              <w:rPr>
                <w:rFonts w:cs="David" w:hint="cs"/>
                <w:rtl/>
              </w:rPr>
              <w:t xml:space="preserve">מיכאל </w:t>
            </w:r>
            <w:proofErr w:type="spellStart"/>
            <w:r w:rsidR="00556214">
              <w:rPr>
                <w:rFonts w:cs="David" w:hint="cs"/>
                <w:rtl/>
              </w:rPr>
              <w:t>פרייליך</w:t>
            </w:r>
          </w:ins>
          <w:proofErr w:type="spellEnd"/>
          <w:del w:id="82" w:author="michael" w:date="2024-04-09T15:01:00Z">
            <w:r w:rsidR="00033738" w:rsidDel="00556214">
              <w:rPr>
                <w:rFonts w:cs="David" w:hint="cs"/>
                <w:rtl/>
              </w:rPr>
              <w:delText>מירי כץ</w:delText>
            </w:r>
            <w:r w:rsidRPr="001370D0" w:rsidDel="00556214">
              <w:rPr>
                <w:rFonts w:cs="David" w:hint="cs"/>
                <w:rtl/>
              </w:rPr>
              <w:delText xml:space="preserve"> </w:delText>
            </w:r>
          </w:del>
        </w:p>
      </w:tc>
      <w:tc>
        <w:tcPr>
          <w:tcW w:w="1993" w:type="dxa"/>
          <w:shd w:val="clear" w:color="auto" w:fill="auto"/>
          <w:vAlign w:val="center"/>
        </w:tcPr>
        <w:p w14:paraId="5206014B" w14:textId="77777777" w:rsidR="0092436B" w:rsidRPr="001370D0" w:rsidRDefault="0092436B" w:rsidP="0092436B">
          <w:pPr>
            <w:pStyle w:val="Header"/>
            <w:jc w:val="center"/>
            <w:rPr>
              <w:rFonts w:cs="David"/>
              <w:rtl/>
            </w:rPr>
          </w:pPr>
          <w:r w:rsidRPr="001370D0">
            <w:rPr>
              <w:rFonts w:cs="David" w:hint="cs"/>
              <w:rtl/>
            </w:rPr>
            <w:t xml:space="preserve">תפקיד: </w:t>
          </w:r>
          <w:r w:rsidR="00033738">
            <w:rPr>
              <w:rFonts w:cs="David" w:hint="cs"/>
              <w:rtl/>
            </w:rPr>
            <w:t>א. סביבה</w:t>
          </w:r>
        </w:p>
      </w:tc>
      <w:tc>
        <w:tcPr>
          <w:tcW w:w="2095" w:type="dxa"/>
          <w:shd w:val="clear" w:color="auto" w:fill="auto"/>
          <w:vAlign w:val="center"/>
        </w:tcPr>
        <w:p w14:paraId="4B6C6A58" w14:textId="6599871B" w:rsidR="0092436B" w:rsidRPr="001370D0" w:rsidRDefault="0092436B" w:rsidP="00033738">
          <w:pPr>
            <w:pStyle w:val="Header"/>
            <w:jc w:val="center"/>
            <w:rPr>
              <w:rFonts w:cs="David"/>
              <w:rtl/>
            </w:rPr>
          </w:pPr>
          <w:r w:rsidRPr="001370D0">
            <w:rPr>
              <w:rFonts w:cs="David" w:hint="cs"/>
              <w:rtl/>
            </w:rPr>
            <w:t>ת.</w:t>
          </w:r>
          <w:ins w:id="83" w:author="Oxana" w:date="2024-04-10T12:33:00Z">
            <w:r w:rsidR="005047E9">
              <w:rPr>
                <w:rFonts w:cs="David" w:hint="cs"/>
                <w:rtl/>
              </w:rPr>
              <w:t xml:space="preserve"> </w:t>
            </w:r>
          </w:ins>
          <w:r w:rsidRPr="001370D0">
            <w:rPr>
              <w:rFonts w:cs="David" w:hint="cs"/>
              <w:rtl/>
            </w:rPr>
            <w:t xml:space="preserve">עדכון: </w:t>
          </w:r>
          <w:ins w:id="84" w:author="Oxana" w:date="2024-04-10T12:34:00Z">
            <w:r w:rsidR="005047E9">
              <w:rPr>
                <w:rFonts w:cs="David" w:hint="cs"/>
                <w:rtl/>
              </w:rPr>
              <w:t>04/04/2024</w:t>
            </w:r>
          </w:ins>
          <w:del w:id="85" w:author="Oxana" w:date="2024-04-10T12:34:00Z">
            <w:r w:rsidR="00033738" w:rsidDel="005047E9">
              <w:rPr>
                <w:rFonts w:cs="David" w:hint="cs"/>
                <w:rtl/>
              </w:rPr>
              <w:delText>23</w:delText>
            </w:r>
          </w:del>
          <w:ins w:id="86" w:author="michael" w:date="2024-04-09T15:01:00Z">
            <w:del w:id="87" w:author="Oxana" w:date="2024-04-10T12:34:00Z">
              <w:r w:rsidR="00556214" w:rsidDel="005047E9">
                <w:rPr>
                  <w:rFonts w:cs="David" w:hint="cs"/>
                  <w:rtl/>
                </w:rPr>
                <w:delText>04</w:delText>
              </w:r>
            </w:del>
          </w:ins>
          <w:del w:id="88" w:author="Oxana" w:date="2024-04-10T12:34:00Z">
            <w:r w:rsidR="00033738" w:rsidDel="005047E9">
              <w:rPr>
                <w:rFonts w:cs="David" w:hint="cs"/>
                <w:rtl/>
              </w:rPr>
              <w:delText>/11</w:delText>
            </w:r>
          </w:del>
          <w:ins w:id="89" w:author="michael" w:date="2024-04-09T15:01:00Z">
            <w:del w:id="90" w:author="Oxana" w:date="2024-04-10T12:34:00Z">
              <w:r w:rsidR="00556214" w:rsidDel="005047E9">
                <w:rPr>
                  <w:rFonts w:cs="David" w:hint="cs"/>
                  <w:rtl/>
                </w:rPr>
                <w:delText>04</w:delText>
              </w:r>
            </w:del>
          </w:ins>
          <w:del w:id="91" w:author="Oxana" w:date="2024-04-10T12:34:00Z">
            <w:r w:rsidR="00033738" w:rsidDel="005047E9">
              <w:rPr>
                <w:rFonts w:cs="David" w:hint="cs"/>
                <w:rtl/>
              </w:rPr>
              <w:delText>/2014</w:delText>
            </w:r>
          </w:del>
          <w:ins w:id="92" w:author="michael" w:date="2024-04-09T15:01:00Z">
            <w:del w:id="93" w:author="Oxana" w:date="2024-04-10T12:34:00Z">
              <w:r w:rsidR="00556214" w:rsidDel="005047E9">
                <w:rPr>
                  <w:rFonts w:cs="David" w:hint="cs"/>
                  <w:rtl/>
                </w:rPr>
                <w:delText>2024</w:delText>
              </w:r>
            </w:del>
          </w:ins>
        </w:p>
      </w:tc>
      <w:tc>
        <w:tcPr>
          <w:tcW w:w="1509" w:type="dxa"/>
          <w:vMerge/>
          <w:shd w:val="clear" w:color="auto" w:fill="auto"/>
        </w:tcPr>
        <w:p w14:paraId="1938927B" w14:textId="77777777" w:rsidR="0092436B" w:rsidRPr="001370D0" w:rsidRDefault="0092436B" w:rsidP="000F0502">
          <w:pPr>
            <w:pStyle w:val="Header"/>
            <w:ind w:right="-666"/>
            <w:rPr>
              <w:rFonts w:cs="David"/>
              <w:b/>
              <w:bCs/>
              <w:rtl/>
            </w:rPr>
          </w:pPr>
        </w:p>
      </w:tc>
    </w:tr>
  </w:tbl>
  <w:p w14:paraId="135DF5AC" w14:textId="77777777" w:rsidR="00A07366" w:rsidRPr="00BF554A" w:rsidRDefault="00A07366" w:rsidP="009D2929">
    <w:pPr>
      <w:pStyle w:val="Header"/>
      <w:rPr>
        <w:rtl/>
      </w:rPr>
    </w:pPr>
    <w:r>
      <w:rPr>
        <w:rFonts w:hint="cs"/>
        <w:rtl/>
      </w:rPr>
      <w:t xml:space="preserve">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906"/>
    <w:multiLevelType w:val="multilevel"/>
    <w:tmpl w:val="FAF2C6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" w15:restartNumberingAfterBreak="0">
    <w:nsid w:val="06470416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083F0ACC"/>
    <w:multiLevelType w:val="multilevel"/>
    <w:tmpl w:val="0470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180"/>
        </w:tabs>
        <w:ind w:left="3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590"/>
        </w:tabs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640"/>
        </w:tabs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050"/>
        </w:tabs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8100"/>
        </w:tabs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9510"/>
        </w:tabs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920"/>
        </w:tabs>
        <w:ind w:left="10920" w:hanging="2160"/>
      </w:pPr>
      <w:rPr>
        <w:rFonts w:hint="default"/>
      </w:rPr>
    </w:lvl>
  </w:abstractNum>
  <w:abstractNum w:abstractNumId="3" w15:restartNumberingAfterBreak="0">
    <w:nsid w:val="0DA76FB5"/>
    <w:multiLevelType w:val="hybridMultilevel"/>
    <w:tmpl w:val="2BF82DC4"/>
    <w:lvl w:ilvl="0" w:tplc="D2824D0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72450"/>
    <w:multiLevelType w:val="multilevel"/>
    <w:tmpl w:val="93E65300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0FCE7CEE"/>
    <w:multiLevelType w:val="multilevel"/>
    <w:tmpl w:val="0A70D8E0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17D75480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18885CDE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18C14C34"/>
    <w:multiLevelType w:val="multilevel"/>
    <w:tmpl w:val="F43E7664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59"/>
        </w:tabs>
        <w:ind w:left="3647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219E6306"/>
    <w:multiLevelType w:val="multilevel"/>
    <w:tmpl w:val="3B049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216573F"/>
    <w:multiLevelType w:val="multilevel"/>
    <w:tmpl w:val="9D80C1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D50408"/>
    <w:multiLevelType w:val="multilevel"/>
    <w:tmpl w:val="EE8E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180"/>
        </w:tabs>
        <w:ind w:left="3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590"/>
        </w:tabs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640"/>
        </w:tabs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050"/>
        </w:tabs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8100"/>
        </w:tabs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9510"/>
        </w:tabs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920"/>
        </w:tabs>
        <w:ind w:left="10920" w:hanging="2160"/>
      </w:pPr>
      <w:rPr>
        <w:rFonts w:hint="default"/>
      </w:rPr>
    </w:lvl>
  </w:abstractNum>
  <w:abstractNum w:abstractNumId="12" w15:restartNumberingAfterBreak="0">
    <w:nsid w:val="23510931"/>
    <w:multiLevelType w:val="multilevel"/>
    <w:tmpl w:val="FAF2C6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3" w15:restartNumberingAfterBreak="0">
    <w:nsid w:val="2B9410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0B5463D"/>
    <w:multiLevelType w:val="hybridMultilevel"/>
    <w:tmpl w:val="5EE853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E519D7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366B67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6A5229F"/>
    <w:multiLevelType w:val="multilevel"/>
    <w:tmpl w:val="26A601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8F5595F"/>
    <w:multiLevelType w:val="multilevel"/>
    <w:tmpl w:val="BBA41E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9" w15:restartNumberingAfterBreak="0">
    <w:nsid w:val="3AC02543"/>
    <w:multiLevelType w:val="multilevel"/>
    <w:tmpl w:val="829E69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3B4472C1"/>
    <w:multiLevelType w:val="hybridMultilevel"/>
    <w:tmpl w:val="662CFB0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3FCD5CBF"/>
    <w:multiLevelType w:val="multilevel"/>
    <w:tmpl w:val="A91402E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2" w15:restartNumberingAfterBreak="0">
    <w:nsid w:val="40B75F85"/>
    <w:multiLevelType w:val="hybridMultilevel"/>
    <w:tmpl w:val="F6163AA8"/>
    <w:lvl w:ilvl="0" w:tplc="E4EA777A">
      <w:start w:val="5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500"/>
        </w:tabs>
        <w:ind w:left="7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8220"/>
        </w:tabs>
        <w:ind w:left="8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940"/>
        </w:tabs>
        <w:ind w:left="8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660"/>
        </w:tabs>
        <w:ind w:left="9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380"/>
        </w:tabs>
        <w:ind w:left="10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1100"/>
        </w:tabs>
        <w:ind w:left="11100" w:hanging="360"/>
      </w:pPr>
      <w:rPr>
        <w:rFonts w:ascii="Wingdings" w:hAnsi="Wingdings" w:hint="default"/>
      </w:rPr>
    </w:lvl>
  </w:abstractNum>
  <w:abstractNum w:abstractNumId="23" w15:restartNumberingAfterBreak="0">
    <w:nsid w:val="40C03527"/>
    <w:multiLevelType w:val="hybridMultilevel"/>
    <w:tmpl w:val="B882D6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17D17A3"/>
    <w:multiLevelType w:val="multilevel"/>
    <w:tmpl w:val="59C2B88E"/>
    <w:lvl w:ilvl="0">
      <w:start w:val="1"/>
      <w:numFmt w:val="hebrew1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5" w15:restartNumberingAfterBreak="0">
    <w:nsid w:val="471D57FA"/>
    <w:multiLevelType w:val="multilevel"/>
    <w:tmpl w:val="E90E4EAC"/>
    <w:lvl w:ilvl="0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7827DDA"/>
    <w:multiLevelType w:val="multilevel"/>
    <w:tmpl w:val="59C2B88E"/>
    <w:lvl w:ilvl="0">
      <w:start w:val="1"/>
      <w:numFmt w:val="hebrew1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7" w15:restartNumberingAfterBreak="0">
    <w:nsid w:val="48AA614E"/>
    <w:multiLevelType w:val="multilevel"/>
    <w:tmpl w:val="59C2B88E"/>
    <w:lvl w:ilvl="0">
      <w:start w:val="1"/>
      <w:numFmt w:val="hebrew1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8" w15:restartNumberingAfterBreak="0">
    <w:nsid w:val="4FF81D04"/>
    <w:multiLevelType w:val="multilevel"/>
    <w:tmpl w:val="02107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1A31D5B"/>
    <w:multiLevelType w:val="hybridMultilevel"/>
    <w:tmpl w:val="B5421184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2F722C4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1" w15:restartNumberingAfterBreak="0">
    <w:nsid w:val="53C3322F"/>
    <w:multiLevelType w:val="multilevel"/>
    <w:tmpl w:val="53C0429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2" w15:restartNumberingAfterBreak="0">
    <w:nsid w:val="5506135C"/>
    <w:multiLevelType w:val="hybridMultilevel"/>
    <w:tmpl w:val="C372970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9304BFA"/>
    <w:multiLevelType w:val="multilevel"/>
    <w:tmpl w:val="B4DA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5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9380F72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5" w15:restartNumberingAfterBreak="0">
    <w:nsid w:val="5E05306C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6" w15:restartNumberingAfterBreak="0">
    <w:nsid w:val="65C92D73"/>
    <w:multiLevelType w:val="hybridMultilevel"/>
    <w:tmpl w:val="B3740DCC"/>
    <w:lvl w:ilvl="0" w:tplc="138C3FB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DD0C28"/>
    <w:multiLevelType w:val="multilevel"/>
    <w:tmpl w:val="53C0429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8" w15:restartNumberingAfterBreak="0">
    <w:nsid w:val="6AA7476A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9" w15:restartNumberingAfterBreak="0">
    <w:nsid w:val="6B556700"/>
    <w:multiLevelType w:val="multilevel"/>
    <w:tmpl w:val="BBA41E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0" w15:restartNumberingAfterBreak="0">
    <w:nsid w:val="6FD50EFE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1" w15:restartNumberingAfterBreak="0">
    <w:nsid w:val="77802C6C"/>
    <w:multiLevelType w:val="hybridMultilevel"/>
    <w:tmpl w:val="A91402EC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42" w15:restartNumberingAfterBreak="0">
    <w:nsid w:val="7E7C2D46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566645535">
    <w:abstractNumId w:val="14"/>
  </w:num>
  <w:num w:numId="2" w16cid:durableId="1636568246">
    <w:abstractNumId w:val="11"/>
  </w:num>
  <w:num w:numId="3" w16cid:durableId="111946517">
    <w:abstractNumId w:val="2"/>
  </w:num>
  <w:num w:numId="4" w16cid:durableId="2089573784">
    <w:abstractNumId w:val="39"/>
  </w:num>
  <w:num w:numId="5" w16cid:durableId="534780012">
    <w:abstractNumId w:val="22"/>
  </w:num>
  <w:num w:numId="6" w16cid:durableId="303773853">
    <w:abstractNumId w:val="18"/>
  </w:num>
  <w:num w:numId="7" w16cid:durableId="992178780">
    <w:abstractNumId w:val="36"/>
  </w:num>
  <w:num w:numId="8" w16cid:durableId="484049131">
    <w:abstractNumId w:val="41"/>
  </w:num>
  <w:num w:numId="9" w16cid:durableId="847669646">
    <w:abstractNumId w:val="21"/>
  </w:num>
  <w:num w:numId="10" w16cid:durableId="590042182">
    <w:abstractNumId w:val="37"/>
  </w:num>
  <w:num w:numId="11" w16cid:durableId="1439522035">
    <w:abstractNumId w:val="0"/>
  </w:num>
  <w:num w:numId="12" w16cid:durableId="1264722040">
    <w:abstractNumId w:val="12"/>
  </w:num>
  <w:num w:numId="13" w16cid:durableId="1467819520">
    <w:abstractNumId w:val="31"/>
  </w:num>
  <w:num w:numId="14" w16cid:durableId="764960637">
    <w:abstractNumId w:val="8"/>
  </w:num>
  <w:num w:numId="15" w16cid:durableId="887109520">
    <w:abstractNumId w:val="28"/>
  </w:num>
  <w:num w:numId="16" w16cid:durableId="1609965456">
    <w:abstractNumId w:val="6"/>
  </w:num>
  <w:num w:numId="17" w16cid:durableId="377363118">
    <w:abstractNumId w:val="7"/>
  </w:num>
  <w:num w:numId="18" w16cid:durableId="1897621304">
    <w:abstractNumId w:val="1"/>
  </w:num>
  <w:num w:numId="19" w16cid:durableId="726681716">
    <w:abstractNumId w:val="40"/>
  </w:num>
  <w:num w:numId="20" w16cid:durableId="238246979">
    <w:abstractNumId w:val="15"/>
  </w:num>
  <w:num w:numId="21" w16cid:durableId="233011925">
    <w:abstractNumId w:val="32"/>
  </w:num>
  <w:num w:numId="22" w16cid:durableId="337855616">
    <w:abstractNumId w:val="42"/>
  </w:num>
  <w:num w:numId="23" w16cid:durableId="1776899975">
    <w:abstractNumId w:val="33"/>
  </w:num>
  <w:num w:numId="24" w16cid:durableId="523791007">
    <w:abstractNumId w:val="20"/>
  </w:num>
  <w:num w:numId="25" w16cid:durableId="861472">
    <w:abstractNumId w:val="5"/>
  </w:num>
  <w:num w:numId="26" w16cid:durableId="110589998">
    <w:abstractNumId w:val="30"/>
  </w:num>
  <w:num w:numId="27" w16cid:durableId="2032871346">
    <w:abstractNumId w:val="38"/>
  </w:num>
  <w:num w:numId="28" w16cid:durableId="449515675">
    <w:abstractNumId w:val="34"/>
  </w:num>
  <w:num w:numId="29" w16cid:durableId="990669912">
    <w:abstractNumId w:val="26"/>
  </w:num>
  <w:num w:numId="30" w16cid:durableId="113982431">
    <w:abstractNumId w:val="27"/>
  </w:num>
  <w:num w:numId="31" w16cid:durableId="401369091">
    <w:abstractNumId w:val="24"/>
  </w:num>
  <w:num w:numId="32" w16cid:durableId="609362233">
    <w:abstractNumId w:val="4"/>
  </w:num>
  <w:num w:numId="33" w16cid:durableId="1921139930">
    <w:abstractNumId w:val="35"/>
  </w:num>
  <w:num w:numId="34" w16cid:durableId="275479281">
    <w:abstractNumId w:val="29"/>
  </w:num>
  <w:num w:numId="35" w16cid:durableId="2113159658">
    <w:abstractNumId w:val="25"/>
  </w:num>
  <w:num w:numId="36" w16cid:durableId="1942910316">
    <w:abstractNumId w:val="23"/>
  </w:num>
  <w:num w:numId="37" w16cid:durableId="1967664678">
    <w:abstractNumId w:val="3"/>
  </w:num>
  <w:num w:numId="38" w16cid:durableId="175848596">
    <w:abstractNumId w:val="9"/>
  </w:num>
  <w:num w:numId="39" w16cid:durableId="731848208">
    <w:abstractNumId w:val="17"/>
  </w:num>
  <w:num w:numId="40" w16cid:durableId="1563441237">
    <w:abstractNumId w:val="10"/>
  </w:num>
  <w:num w:numId="41" w16cid:durableId="401801871">
    <w:abstractNumId w:val="13"/>
  </w:num>
  <w:num w:numId="42" w16cid:durableId="1967664122">
    <w:abstractNumId w:val="19"/>
  </w:num>
  <w:num w:numId="43" w16cid:durableId="146269799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452553498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xana">
    <w15:presenceInfo w15:providerId="AD" w15:userId="S::oxana@tapugan.co.il::ea9ec340-1c73-430c-b463-21c43f0b6fbb"/>
  </w15:person>
  <w15:person w15:author="michael">
    <w15:presenceInfo w15:providerId="AD" w15:userId="S::sviva@tapugan.co.il::695e6346-5011-4808-bc87-ffc23da3796c"/>
  </w15:person>
  <w15:person w15:author="Yael Gottlieb">
    <w15:presenceInfo w15:providerId="AD" w15:userId="S-1-5-21-1698350431-2779521162-1255548962-3736"/>
  </w15:person>
  <w15:person w15:author="Efrat Semo">
    <w15:presenceInfo w15:providerId="AD" w15:userId="S-1-5-21-536648056-4207746800-573925874-16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0FE"/>
    <w:rsid w:val="0001732E"/>
    <w:rsid w:val="0002176D"/>
    <w:rsid w:val="000240E5"/>
    <w:rsid w:val="00026B5C"/>
    <w:rsid w:val="00033738"/>
    <w:rsid w:val="000377E8"/>
    <w:rsid w:val="000408ED"/>
    <w:rsid w:val="00050FD3"/>
    <w:rsid w:val="00055549"/>
    <w:rsid w:val="00071C70"/>
    <w:rsid w:val="00073CEF"/>
    <w:rsid w:val="00086E0E"/>
    <w:rsid w:val="000A5F5D"/>
    <w:rsid w:val="000E5573"/>
    <w:rsid w:val="000F01D4"/>
    <w:rsid w:val="00100A84"/>
    <w:rsid w:val="001100F4"/>
    <w:rsid w:val="0013739C"/>
    <w:rsid w:val="00141AAD"/>
    <w:rsid w:val="001655E4"/>
    <w:rsid w:val="001768D8"/>
    <w:rsid w:val="001A1FFB"/>
    <w:rsid w:val="001B419A"/>
    <w:rsid w:val="001C18D4"/>
    <w:rsid w:val="001C35EF"/>
    <w:rsid w:val="001E77DA"/>
    <w:rsid w:val="002015E7"/>
    <w:rsid w:val="002022D6"/>
    <w:rsid w:val="00202FF7"/>
    <w:rsid w:val="002303C0"/>
    <w:rsid w:val="00234C59"/>
    <w:rsid w:val="002355FE"/>
    <w:rsid w:val="00240466"/>
    <w:rsid w:val="00244C53"/>
    <w:rsid w:val="002522FE"/>
    <w:rsid w:val="00255D18"/>
    <w:rsid w:val="0026762E"/>
    <w:rsid w:val="00270ED8"/>
    <w:rsid w:val="0028654C"/>
    <w:rsid w:val="002966F6"/>
    <w:rsid w:val="002B03A6"/>
    <w:rsid w:val="002E784B"/>
    <w:rsid w:val="002F6CA9"/>
    <w:rsid w:val="003048F3"/>
    <w:rsid w:val="00306208"/>
    <w:rsid w:val="00307506"/>
    <w:rsid w:val="0032135A"/>
    <w:rsid w:val="00323178"/>
    <w:rsid w:val="003236C9"/>
    <w:rsid w:val="0032623F"/>
    <w:rsid w:val="0032656C"/>
    <w:rsid w:val="0034309B"/>
    <w:rsid w:val="00363A42"/>
    <w:rsid w:val="00367C83"/>
    <w:rsid w:val="00391F8A"/>
    <w:rsid w:val="00392860"/>
    <w:rsid w:val="003C4F14"/>
    <w:rsid w:val="003D1DE8"/>
    <w:rsid w:val="003E18A1"/>
    <w:rsid w:val="003E2F11"/>
    <w:rsid w:val="003F36F2"/>
    <w:rsid w:val="004113CD"/>
    <w:rsid w:val="004133AF"/>
    <w:rsid w:val="004333A0"/>
    <w:rsid w:val="004432F7"/>
    <w:rsid w:val="00443B05"/>
    <w:rsid w:val="00460339"/>
    <w:rsid w:val="00473966"/>
    <w:rsid w:val="004A664B"/>
    <w:rsid w:val="004B7900"/>
    <w:rsid w:val="004C7586"/>
    <w:rsid w:val="004D1E9F"/>
    <w:rsid w:val="004E0E99"/>
    <w:rsid w:val="004E435A"/>
    <w:rsid w:val="004E6428"/>
    <w:rsid w:val="005047E9"/>
    <w:rsid w:val="00556214"/>
    <w:rsid w:val="005A3B3A"/>
    <w:rsid w:val="005A5B88"/>
    <w:rsid w:val="005B0049"/>
    <w:rsid w:val="005B20EC"/>
    <w:rsid w:val="005B447C"/>
    <w:rsid w:val="005D227D"/>
    <w:rsid w:val="006115F9"/>
    <w:rsid w:val="00613882"/>
    <w:rsid w:val="0065263A"/>
    <w:rsid w:val="006624B2"/>
    <w:rsid w:val="00670CBC"/>
    <w:rsid w:val="006827C8"/>
    <w:rsid w:val="00695568"/>
    <w:rsid w:val="006A2E9C"/>
    <w:rsid w:val="006C30C1"/>
    <w:rsid w:val="006C63C7"/>
    <w:rsid w:val="00741285"/>
    <w:rsid w:val="00743FFC"/>
    <w:rsid w:val="007714CB"/>
    <w:rsid w:val="007978A1"/>
    <w:rsid w:val="007A54C4"/>
    <w:rsid w:val="007A69FD"/>
    <w:rsid w:val="007B3E5A"/>
    <w:rsid w:val="007B6EF5"/>
    <w:rsid w:val="007E637E"/>
    <w:rsid w:val="00804F6D"/>
    <w:rsid w:val="00807F66"/>
    <w:rsid w:val="00824452"/>
    <w:rsid w:val="00842368"/>
    <w:rsid w:val="00847B21"/>
    <w:rsid w:val="00866C72"/>
    <w:rsid w:val="0087106F"/>
    <w:rsid w:val="00877F8A"/>
    <w:rsid w:val="008826F9"/>
    <w:rsid w:val="00890EB5"/>
    <w:rsid w:val="008942FB"/>
    <w:rsid w:val="008A4AED"/>
    <w:rsid w:val="008C104A"/>
    <w:rsid w:val="008D5129"/>
    <w:rsid w:val="008E4455"/>
    <w:rsid w:val="008F209D"/>
    <w:rsid w:val="0092060B"/>
    <w:rsid w:val="0092436B"/>
    <w:rsid w:val="00924D17"/>
    <w:rsid w:val="0093426E"/>
    <w:rsid w:val="00943766"/>
    <w:rsid w:val="009510BD"/>
    <w:rsid w:val="00956679"/>
    <w:rsid w:val="00967F9C"/>
    <w:rsid w:val="009715D3"/>
    <w:rsid w:val="009C1E15"/>
    <w:rsid w:val="009C6EC7"/>
    <w:rsid w:val="009D2929"/>
    <w:rsid w:val="009D58DD"/>
    <w:rsid w:val="009F6427"/>
    <w:rsid w:val="00A02F5B"/>
    <w:rsid w:val="00A07366"/>
    <w:rsid w:val="00A36708"/>
    <w:rsid w:val="00A70DA2"/>
    <w:rsid w:val="00A74AEA"/>
    <w:rsid w:val="00A84DDD"/>
    <w:rsid w:val="00AB1954"/>
    <w:rsid w:val="00AD18B3"/>
    <w:rsid w:val="00AE0EF5"/>
    <w:rsid w:val="00AE4A80"/>
    <w:rsid w:val="00AF0469"/>
    <w:rsid w:val="00B06AA7"/>
    <w:rsid w:val="00B14C5F"/>
    <w:rsid w:val="00B16AF2"/>
    <w:rsid w:val="00B363B8"/>
    <w:rsid w:val="00B520C7"/>
    <w:rsid w:val="00B72A6E"/>
    <w:rsid w:val="00B81755"/>
    <w:rsid w:val="00B8275A"/>
    <w:rsid w:val="00B92A15"/>
    <w:rsid w:val="00B966D0"/>
    <w:rsid w:val="00BB3352"/>
    <w:rsid w:val="00BC12D8"/>
    <w:rsid w:val="00BC6AEC"/>
    <w:rsid w:val="00BD08C4"/>
    <w:rsid w:val="00BE5A91"/>
    <w:rsid w:val="00BF554A"/>
    <w:rsid w:val="00BF6C41"/>
    <w:rsid w:val="00C32B5B"/>
    <w:rsid w:val="00C406A1"/>
    <w:rsid w:val="00C50FB7"/>
    <w:rsid w:val="00C57294"/>
    <w:rsid w:val="00C63148"/>
    <w:rsid w:val="00C66EE1"/>
    <w:rsid w:val="00C7554F"/>
    <w:rsid w:val="00C90393"/>
    <w:rsid w:val="00C9070D"/>
    <w:rsid w:val="00C96AC6"/>
    <w:rsid w:val="00CB27EF"/>
    <w:rsid w:val="00CB4725"/>
    <w:rsid w:val="00CC5CF8"/>
    <w:rsid w:val="00CD3E4A"/>
    <w:rsid w:val="00CD466E"/>
    <w:rsid w:val="00CE3F05"/>
    <w:rsid w:val="00CE7E3F"/>
    <w:rsid w:val="00CF3EE1"/>
    <w:rsid w:val="00CF54BA"/>
    <w:rsid w:val="00D141A3"/>
    <w:rsid w:val="00D20C35"/>
    <w:rsid w:val="00D319FA"/>
    <w:rsid w:val="00D420FE"/>
    <w:rsid w:val="00D52CF6"/>
    <w:rsid w:val="00D758D6"/>
    <w:rsid w:val="00D810D3"/>
    <w:rsid w:val="00D83075"/>
    <w:rsid w:val="00DB483D"/>
    <w:rsid w:val="00DC070E"/>
    <w:rsid w:val="00DC1898"/>
    <w:rsid w:val="00DC4501"/>
    <w:rsid w:val="00DC644F"/>
    <w:rsid w:val="00DF586D"/>
    <w:rsid w:val="00E00F9D"/>
    <w:rsid w:val="00E34B00"/>
    <w:rsid w:val="00E56BBF"/>
    <w:rsid w:val="00E7265B"/>
    <w:rsid w:val="00E729A6"/>
    <w:rsid w:val="00E921CA"/>
    <w:rsid w:val="00E956C7"/>
    <w:rsid w:val="00E95861"/>
    <w:rsid w:val="00EC55BB"/>
    <w:rsid w:val="00ED4497"/>
    <w:rsid w:val="00EF60BC"/>
    <w:rsid w:val="00EF6CE2"/>
    <w:rsid w:val="00F013F2"/>
    <w:rsid w:val="00F0221E"/>
    <w:rsid w:val="00F10DA3"/>
    <w:rsid w:val="00F123D7"/>
    <w:rsid w:val="00F25200"/>
    <w:rsid w:val="00F505B2"/>
    <w:rsid w:val="00F51286"/>
    <w:rsid w:val="00F846D0"/>
    <w:rsid w:val="00F91D34"/>
    <w:rsid w:val="00FB144E"/>
    <w:rsid w:val="00FB24FF"/>
    <w:rsid w:val="00FD04BF"/>
    <w:rsid w:val="00FD53FA"/>
    <w:rsid w:val="00FD7AE9"/>
    <w:rsid w:val="00FE1A51"/>
    <w:rsid w:val="00FE5161"/>
    <w:rsid w:val="00FE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C4AB6"/>
  <w15:docId w15:val="{4855343B-0325-4C17-A7E5-C0153AE9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5B8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420F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F554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F554A"/>
    <w:pPr>
      <w:tabs>
        <w:tab w:val="center" w:pos="4153"/>
        <w:tab w:val="right" w:pos="8306"/>
      </w:tabs>
    </w:pPr>
  </w:style>
  <w:style w:type="character" w:styleId="Hyperlink">
    <w:name w:val="Hyperlink"/>
    <w:rsid w:val="0001732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827C8"/>
    <w:pPr>
      <w:ind w:left="720"/>
      <w:contextualSpacing/>
    </w:pPr>
    <w:rPr>
      <w:rFonts w:ascii="Comic Sans MS" w:hAnsi="Comic Sans MS" w:cs="Arial"/>
      <w:sz w:val="22"/>
      <w:lang w:eastAsia="he-IL"/>
    </w:rPr>
  </w:style>
  <w:style w:type="character" w:styleId="CommentReference">
    <w:name w:val="annotation reference"/>
    <w:basedOn w:val="DefaultParagraphFont"/>
    <w:rsid w:val="006624B2"/>
    <w:rPr>
      <w:sz w:val="16"/>
      <w:szCs w:val="16"/>
    </w:rPr>
  </w:style>
  <w:style w:type="paragraph" w:styleId="CommentText">
    <w:name w:val="annotation text"/>
    <w:basedOn w:val="Normal"/>
    <w:link w:val="CommentTextChar"/>
    <w:rsid w:val="006624B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624B2"/>
  </w:style>
  <w:style w:type="paragraph" w:styleId="CommentSubject">
    <w:name w:val="annotation subject"/>
    <w:basedOn w:val="CommentText"/>
    <w:next w:val="CommentText"/>
    <w:link w:val="CommentSubjectChar"/>
    <w:rsid w:val="006624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624B2"/>
    <w:rPr>
      <w:b/>
      <w:bCs/>
    </w:rPr>
  </w:style>
  <w:style w:type="paragraph" w:styleId="BalloonText">
    <w:name w:val="Balloon Text"/>
    <w:basedOn w:val="Normal"/>
    <w:link w:val="BalloonTextChar"/>
    <w:rsid w:val="006624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624B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55621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2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ABDB3B-4726-40BA-BEFA-E3DF359AD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תפוגן</vt:lpstr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תפוגן</dc:title>
  <dc:subject/>
  <dc:creator>israelb-Y</dc:creator>
  <cp:keywords/>
  <cp:lastModifiedBy>Yael Gottlieb</cp:lastModifiedBy>
  <cp:revision>2</cp:revision>
  <cp:lastPrinted>2013-11-05T07:32:00Z</cp:lastPrinted>
  <dcterms:created xsi:type="dcterms:W3CDTF">2025-03-13T09:06:00Z</dcterms:created>
  <dcterms:modified xsi:type="dcterms:W3CDTF">2025-03-13T09:06:00Z</dcterms:modified>
</cp:coreProperties>
</file>