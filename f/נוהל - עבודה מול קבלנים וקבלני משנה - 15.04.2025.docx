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1F72" w14:textId="77777777" w:rsidR="00C9209F" w:rsidRPr="00AB5A4E" w:rsidRDefault="00C9209F" w:rsidP="00576C85">
      <w:pPr>
        <w:pStyle w:val="ListParagraph"/>
        <w:numPr>
          <w:ilvl w:val="0"/>
          <w:numId w:val="34"/>
        </w:numPr>
        <w:tabs>
          <w:tab w:val="left" w:pos="992"/>
          <w:tab w:val="left" w:pos="1134"/>
        </w:tabs>
        <w:spacing w:line="360" w:lineRule="auto"/>
        <w:rPr>
          <w:rFonts w:asciiTheme="minorBidi" w:hAnsiTheme="minorBidi" w:cstheme="minorBidi"/>
          <w:b/>
          <w:bCs/>
          <w:sz w:val="24"/>
          <w:u w:val="single"/>
          <w:rtl/>
          <w:rPrChange w:id="0" w:author="Yael Gottlieb" w:date="2025-04-15T13:53:00Z" w16du:dateUtc="2025-04-15T10:53:00Z">
            <w:rPr>
              <w:rtl/>
            </w:rPr>
          </w:rPrChange>
        </w:rPr>
        <w:pPrChange w:id="1" w:author="Yael Gottlieb" w:date="2025-04-15T13:45:00Z" w16du:dateUtc="2025-04-15T10:45:00Z">
          <w:pPr>
            <w:numPr>
              <w:numId w:val="30"/>
            </w:numPr>
            <w:tabs>
              <w:tab w:val="left" w:pos="992"/>
              <w:tab w:val="left" w:pos="1134"/>
            </w:tabs>
            <w:ind w:left="1800" w:hanging="360"/>
          </w:pPr>
        </w:pPrChange>
      </w:pPr>
      <w:r w:rsidRPr="00AB5A4E">
        <w:rPr>
          <w:rFonts w:asciiTheme="minorBidi" w:hAnsiTheme="minorBidi" w:cstheme="minorBidi"/>
          <w:b/>
          <w:bCs/>
          <w:sz w:val="24"/>
          <w:u w:val="single"/>
          <w:rtl/>
          <w:rPrChange w:id="2" w:author="Yael Gottlieb" w:date="2025-04-15T13:53:00Z" w16du:dateUtc="2025-04-15T10:53:00Z">
            <w:rPr>
              <w:rtl/>
            </w:rPr>
          </w:rPrChange>
        </w:rPr>
        <w:t>מטרה :</w:t>
      </w:r>
    </w:p>
    <w:p w14:paraId="0FB41E53" w14:textId="069CEC48" w:rsidR="00C9209F" w:rsidRPr="00AB5A4E" w:rsidDel="00576C85" w:rsidRDefault="00C9209F" w:rsidP="00576C85">
      <w:pPr>
        <w:spacing w:line="360" w:lineRule="auto"/>
        <w:ind w:left="360"/>
        <w:rPr>
          <w:del w:id="3" w:author="Yael Gottlieb" w:date="2025-04-15T13:45:00Z" w16du:dateUtc="2025-04-15T10:45:00Z"/>
          <w:rFonts w:asciiTheme="minorBidi" w:hAnsiTheme="minorBidi" w:cstheme="minorBidi"/>
          <w:b/>
          <w:bCs/>
          <w:sz w:val="24"/>
          <w:u w:val="single"/>
          <w:rtl/>
          <w:rPrChange w:id="4" w:author="Yael Gottlieb" w:date="2025-04-15T13:53:00Z" w16du:dateUtc="2025-04-15T10:53:00Z">
            <w:rPr>
              <w:del w:id="5" w:author="Yael Gottlieb" w:date="2025-04-15T13:45:00Z" w16du:dateUtc="2025-04-15T10:45:00Z"/>
              <w:rFonts w:ascii="Arial" w:hAnsi="Arial" w:cs="Arial"/>
              <w:b/>
              <w:bCs/>
              <w:sz w:val="18"/>
              <w:szCs w:val="22"/>
              <w:u w:val="single"/>
              <w:rtl/>
            </w:rPr>
          </w:rPrChange>
        </w:rPr>
        <w:pPrChange w:id="6" w:author="Yael Gottlieb" w:date="2025-04-15T13:45:00Z" w16du:dateUtc="2025-04-15T10:45:00Z">
          <w:pPr>
            <w:ind w:left="360"/>
          </w:pPr>
        </w:pPrChange>
      </w:pPr>
    </w:p>
    <w:p w14:paraId="0BFC1BB0" w14:textId="77777777" w:rsidR="00C9209F" w:rsidRPr="00AB5A4E" w:rsidRDefault="00C9209F" w:rsidP="00576C85">
      <w:pPr>
        <w:numPr>
          <w:ilvl w:val="1"/>
          <w:numId w:val="30"/>
        </w:numPr>
        <w:tabs>
          <w:tab w:val="right" w:pos="509"/>
          <w:tab w:val="right" w:pos="935"/>
        </w:tabs>
        <w:spacing w:line="360" w:lineRule="auto"/>
        <w:ind w:left="509" w:firstLine="0"/>
        <w:rPr>
          <w:rFonts w:asciiTheme="minorBidi" w:hAnsiTheme="minorBidi" w:cstheme="minorBidi"/>
          <w:sz w:val="24"/>
          <w:rPrChange w:id="7" w:author="Yael Gottlieb" w:date="2025-04-15T13:53:00Z" w16du:dateUtc="2025-04-15T10:53:00Z">
            <w:rPr>
              <w:rFonts w:ascii="Arial" w:hAnsi="Arial" w:cs="Arial"/>
              <w:sz w:val="18"/>
              <w:szCs w:val="22"/>
            </w:rPr>
          </w:rPrChange>
        </w:rPr>
        <w:pPrChange w:id="8" w:author="Yael Gottlieb" w:date="2025-04-15T13:45:00Z" w16du:dateUtc="2025-04-15T10:45:00Z">
          <w:pPr>
            <w:numPr>
              <w:ilvl w:val="1"/>
              <w:numId w:val="30"/>
            </w:numPr>
          </w:pPr>
        </w:pPrChange>
      </w:pPr>
      <w:del w:id="9" w:author="Yael Gottlieb" w:date="2025-04-15T13:32:00Z" w16du:dateUtc="2025-04-15T10:32:00Z">
        <w:r w:rsidRPr="00AB5A4E" w:rsidDel="00C9209F">
          <w:rPr>
            <w:rFonts w:asciiTheme="minorBidi" w:hAnsiTheme="minorBidi" w:cstheme="minorBidi"/>
            <w:sz w:val="24"/>
            <w:rtl/>
            <w:rPrChange w:id="10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1.1</w:delText>
        </w:r>
        <w:r w:rsidRPr="00AB5A4E" w:rsidDel="00C9209F">
          <w:rPr>
            <w:rFonts w:asciiTheme="minorBidi" w:hAnsiTheme="minorBidi" w:cstheme="minorBidi"/>
            <w:sz w:val="24"/>
            <w:rtl/>
            <w:rPrChange w:id="1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tab/>
        </w:r>
      </w:del>
      <w:r w:rsidRPr="00AB5A4E">
        <w:rPr>
          <w:rFonts w:asciiTheme="minorBidi" w:hAnsiTheme="minorBidi" w:cstheme="minorBidi"/>
          <w:sz w:val="24"/>
          <w:rtl/>
          <w:rPrChange w:id="12" w:author="Yael Gottlieb" w:date="2025-04-15T13:53:00Z" w16du:dateUtc="2025-04-15T10:53:00Z">
            <w:rPr>
              <w:rFonts w:ascii="Arial" w:hAnsi="Arial" w:cs="Arial"/>
              <w:sz w:val="18"/>
              <w:szCs w:val="22"/>
              <w:rtl/>
            </w:rPr>
          </w:rPrChange>
        </w:rPr>
        <w:t>להגדיר את אופן העסקת קבלני חוץ ו</w:t>
      </w:r>
      <w:smartTag w:uri="urn:schemas-microsoft-com:office:smarttags" w:element="PersonName">
        <w:r w:rsidRPr="00AB5A4E">
          <w:rPr>
            <w:rFonts w:asciiTheme="minorBidi" w:hAnsiTheme="minorBidi" w:cstheme="minorBidi"/>
            <w:sz w:val="24"/>
            <w:rtl/>
            <w:rPrChange w:id="13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t>עובד</w:t>
        </w:r>
      </w:smartTag>
      <w:r w:rsidRPr="00AB5A4E">
        <w:rPr>
          <w:rFonts w:asciiTheme="minorBidi" w:hAnsiTheme="minorBidi" w:cstheme="minorBidi"/>
          <w:sz w:val="24"/>
          <w:rtl/>
          <w:rPrChange w:id="14" w:author="Yael Gottlieb" w:date="2025-04-15T13:53:00Z" w16du:dateUtc="2025-04-15T10:53:00Z">
            <w:rPr>
              <w:rFonts w:ascii="Arial" w:hAnsi="Arial" w:cs="Arial"/>
              <w:sz w:val="18"/>
              <w:szCs w:val="22"/>
              <w:rtl/>
            </w:rPr>
          </w:rPrChange>
        </w:rPr>
        <w:t xml:space="preserve">י קבלן, לביצוע עבודות בתחום המפעל. </w:t>
      </w:r>
    </w:p>
    <w:p w14:paraId="61BEF7FE" w14:textId="77777777" w:rsidR="00C9209F" w:rsidRPr="00AB5A4E" w:rsidRDefault="00C9209F" w:rsidP="00576C85">
      <w:pPr>
        <w:numPr>
          <w:ilvl w:val="1"/>
          <w:numId w:val="30"/>
        </w:numPr>
        <w:tabs>
          <w:tab w:val="right" w:pos="509"/>
          <w:tab w:val="right" w:pos="935"/>
        </w:tabs>
        <w:spacing w:line="360" w:lineRule="auto"/>
        <w:ind w:left="509" w:firstLine="0"/>
        <w:rPr>
          <w:rFonts w:asciiTheme="minorBidi" w:hAnsiTheme="minorBidi" w:cstheme="minorBidi"/>
          <w:sz w:val="24"/>
          <w:rPrChange w:id="15" w:author="Yael Gottlieb" w:date="2025-04-15T13:53:00Z" w16du:dateUtc="2025-04-15T10:53:00Z">
            <w:rPr>
              <w:rFonts w:ascii="Arial" w:hAnsi="Arial" w:cs="Arial"/>
              <w:szCs w:val="22"/>
            </w:rPr>
          </w:rPrChange>
        </w:rPr>
        <w:pPrChange w:id="16" w:author="Yael Gottlieb" w:date="2025-04-15T13:45:00Z" w16du:dateUtc="2025-04-15T10:45:00Z">
          <w:pPr>
            <w:numPr>
              <w:ilvl w:val="1"/>
              <w:numId w:val="30"/>
            </w:numPr>
          </w:pPr>
        </w:pPrChange>
      </w:pPr>
      <w:del w:id="17" w:author="Yael Gottlieb" w:date="2025-04-15T13:32:00Z" w16du:dateUtc="2025-04-15T10:32:00Z">
        <w:r w:rsidRPr="00AB5A4E" w:rsidDel="00C9209F">
          <w:rPr>
            <w:rFonts w:asciiTheme="minorBidi" w:hAnsiTheme="minorBidi" w:cstheme="minorBidi"/>
            <w:sz w:val="24"/>
            <w:rtl/>
            <w:rPrChange w:id="18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1.2</w:delText>
        </w:r>
        <w:r w:rsidRPr="00AB5A4E" w:rsidDel="00C9209F">
          <w:rPr>
            <w:rFonts w:asciiTheme="minorBidi" w:hAnsiTheme="minorBidi" w:cstheme="minorBidi"/>
            <w:sz w:val="24"/>
            <w:rtl/>
            <w:rPrChange w:id="19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ab/>
        </w:r>
      </w:del>
      <w:r w:rsidRPr="00AB5A4E">
        <w:rPr>
          <w:rFonts w:asciiTheme="minorBidi" w:hAnsiTheme="minorBidi" w:cstheme="minorBidi"/>
          <w:sz w:val="24"/>
          <w:rtl/>
          <w:rPrChange w:id="20" w:author="Yael Gottlieb" w:date="2025-04-15T13:53:00Z" w16du:dateUtc="2025-04-15T10:53:00Z">
            <w:rPr>
              <w:rFonts w:ascii="Arial" w:hAnsi="Arial" w:cs="Arial"/>
              <w:szCs w:val="22"/>
              <w:rtl/>
            </w:rPr>
          </w:rPrChange>
        </w:rPr>
        <w:t>מניעת תאונות, ופגיעות בנפש וברכוש.</w:t>
      </w:r>
    </w:p>
    <w:p w14:paraId="763CA8EE" w14:textId="77777777" w:rsidR="00C9209F" w:rsidRPr="00AB5A4E" w:rsidRDefault="00C9209F" w:rsidP="00576C85">
      <w:pPr>
        <w:numPr>
          <w:ilvl w:val="1"/>
          <w:numId w:val="30"/>
        </w:numPr>
        <w:tabs>
          <w:tab w:val="right" w:pos="509"/>
          <w:tab w:val="right" w:pos="935"/>
        </w:tabs>
        <w:spacing w:line="360" w:lineRule="auto"/>
        <w:ind w:left="509" w:firstLine="0"/>
        <w:rPr>
          <w:rFonts w:asciiTheme="minorBidi" w:hAnsiTheme="minorBidi" w:cstheme="minorBidi"/>
          <w:sz w:val="24"/>
          <w:rPrChange w:id="21" w:author="Yael Gottlieb" w:date="2025-04-15T13:53:00Z" w16du:dateUtc="2025-04-15T10:53:00Z">
            <w:rPr>
              <w:rFonts w:ascii="Arial" w:hAnsi="Arial" w:cs="Arial"/>
              <w:szCs w:val="22"/>
            </w:rPr>
          </w:rPrChange>
        </w:rPr>
        <w:pPrChange w:id="22" w:author="Yael Gottlieb" w:date="2025-04-15T13:45:00Z" w16du:dateUtc="2025-04-15T10:45:00Z">
          <w:pPr>
            <w:numPr>
              <w:ilvl w:val="1"/>
              <w:numId w:val="30"/>
            </w:numPr>
          </w:pPr>
        </w:pPrChange>
      </w:pPr>
      <w:del w:id="23" w:author="Yael Gottlieb" w:date="2025-04-15T13:32:00Z" w16du:dateUtc="2025-04-15T10:32:00Z">
        <w:r w:rsidRPr="00AB5A4E" w:rsidDel="00C9209F">
          <w:rPr>
            <w:rFonts w:asciiTheme="minorBidi" w:hAnsiTheme="minorBidi" w:cstheme="minorBidi"/>
            <w:sz w:val="24"/>
            <w:rtl/>
            <w:rPrChange w:id="24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1.3</w:delText>
        </w:r>
        <w:r w:rsidRPr="00AB5A4E" w:rsidDel="00C9209F">
          <w:rPr>
            <w:rFonts w:asciiTheme="minorBidi" w:hAnsiTheme="minorBidi" w:cstheme="minorBidi"/>
            <w:sz w:val="24"/>
            <w:rtl/>
            <w:rPrChange w:id="25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ab/>
        </w:r>
      </w:del>
      <w:r w:rsidRPr="00AB5A4E">
        <w:rPr>
          <w:rFonts w:asciiTheme="minorBidi" w:hAnsiTheme="minorBidi" w:cstheme="minorBidi"/>
          <w:sz w:val="24"/>
          <w:rtl/>
          <w:rPrChange w:id="26" w:author="Yael Gottlieb" w:date="2025-04-15T13:53:00Z" w16du:dateUtc="2025-04-15T10:53:00Z">
            <w:rPr>
              <w:rFonts w:ascii="Arial" w:hAnsi="Arial" w:cs="Arial"/>
              <w:szCs w:val="22"/>
              <w:rtl/>
            </w:rPr>
          </w:rPrChange>
        </w:rPr>
        <w:t>החלת הוראות הבטיחות ואיה"ס בחברה, על קבלנים ומבקרים.</w:t>
      </w:r>
    </w:p>
    <w:p w14:paraId="1029B49D" w14:textId="77777777" w:rsidR="00C9209F" w:rsidRPr="00AB5A4E" w:rsidRDefault="00C9209F" w:rsidP="00576C85">
      <w:pPr>
        <w:numPr>
          <w:ilvl w:val="1"/>
          <w:numId w:val="30"/>
        </w:numPr>
        <w:tabs>
          <w:tab w:val="right" w:pos="509"/>
          <w:tab w:val="right" w:pos="935"/>
        </w:tabs>
        <w:spacing w:line="360" w:lineRule="auto"/>
        <w:ind w:left="509" w:firstLine="0"/>
        <w:rPr>
          <w:rFonts w:asciiTheme="minorBidi" w:hAnsiTheme="minorBidi" w:cstheme="minorBidi"/>
          <w:sz w:val="24"/>
          <w:rtl/>
          <w:rPrChange w:id="27" w:author="Yael Gottlieb" w:date="2025-04-15T13:53:00Z" w16du:dateUtc="2025-04-15T10:53:00Z">
            <w:rPr>
              <w:rFonts w:ascii="Arial" w:hAnsi="Arial" w:cs="Arial"/>
              <w:szCs w:val="22"/>
              <w:rtl/>
            </w:rPr>
          </w:rPrChange>
        </w:rPr>
        <w:pPrChange w:id="28" w:author="Yael Gottlieb" w:date="2025-04-15T13:45:00Z" w16du:dateUtc="2025-04-15T10:45:00Z">
          <w:pPr>
            <w:numPr>
              <w:ilvl w:val="1"/>
              <w:numId w:val="30"/>
            </w:numPr>
            <w:tabs>
              <w:tab w:val="left" w:pos="706"/>
            </w:tabs>
          </w:pPr>
        </w:pPrChange>
      </w:pPr>
      <w:del w:id="29" w:author="Yael Gottlieb" w:date="2025-04-15T13:32:00Z" w16du:dateUtc="2025-04-15T10:32:00Z">
        <w:r w:rsidRPr="00AB5A4E" w:rsidDel="00C9209F">
          <w:rPr>
            <w:rFonts w:asciiTheme="minorBidi" w:hAnsiTheme="minorBidi" w:cstheme="minorBidi"/>
            <w:sz w:val="24"/>
            <w:rtl/>
            <w:rPrChange w:id="30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1.4</w:delText>
        </w:r>
        <w:r w:rsidRPr="00AB5A4E" w:rsidDel="00C9209F">
          <w:rPr>
            <w:rFonts w:asciiTheme="minorBidi" w:hAnsiTheme="minorBidi" w:cstheme="minorBidi"/>
            <w:sz w:val="24"/>
            <w:rtl/>
            <w:rPrChange w:id="31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ab/>
        </w:r>
      </w:del>
      <w:r w:rsidRPr="00AB5A4E">
        <w:rPr>
          <w:rFonts w:asciiTheme="minorBidi" w:hAnsiTheme="minorBidi" w:cstheme="minorBidi"/>
          <w:sz w:val="24"/>
          <w:rtl/>
          <w:rPrChange w:id="32" w:author="Yael Gottlieb" w:date="2025-04-15T13:53:00Z" w16du:dateUtc="2025-04-15T10:53:00Z">
            <w:rPr>
              <w:rFonts w:ascii="Arial" w:hAnsi="Arial" w:cs="Arial"/>
              <w:szCs w:val="22"/>
              <w:rtl/>
            </w:rPr>
          </w:rPrChange>
        </w:rPr>
        <w:t>קביעת סדרי קליטה ופיקוח לבטיחות ואיה"ס: קבלנים, עובדיהם ומבקרים למיניהם.</w:t>
      </w:r>
    </w:p>
    <w:p w14:paraId="2B02B225" w14:textId="53972BE4" w:rsidR="00C9209F" w:rsidRPr="00AB5A4E" w:rsidDel="00576C85" w:rsidRDefault="00C9209F" w:rsidP="00576C85">
      <w:pPr>
        <w:tabs>
          <w:tab w:val="right" w:pos="509"/>
        </w:tabs>
        <w:spacing w:line="360" w:lineRule="auto"/>
        <w:ind w:left="509"/>
        <w:rPr>
          <w:del w:id="33" w:author="Yael Gottlieb" w:date="2025-04-15T13:45:00Z" w16du:dateUtc="2025-04-15T10:45:00Z"/>
          <w:rFonts w:asciiTheme="minorBidi" w:hAnsiTheme="minorBidi" w:cstheme="minorBidi"/>
          <w:sz w:val="24"/>
          <w:rtl/>
          <w:rPrChange w:id="34" w:author="Yael Gottlieb" w:date="2025-04-15T13:53:00Z" w16du:dateUtc="2025-04-15T10:53:00Z">
            <w:rPr>
              <w:del w:id="35" w:author="Yael Gottlieb" w:date="2025-04-15T13:45:00Z" w16du:dateUtc="2025-04-15T10:45:00Z"/>
              <w:rFonts w:ascii="Arial" w:hAnsi="Arial" w:cs="Arial"/>
              <w:b/>
              <w:bCs/>
              <w:szCs w:val="22"/>
              <w:rtl/>
            </w:rPr>
          </w:rPrChange>
        </w:rPr>
        <w:pPrChange w:id="36" w:author="Yael Gottlieb" w:date="2025-04-15T13:45:00Z" w16du:dateUtc="2025-04-15T10:45:00Z">
          <w:pPr/>
        </w:pPrChange>
      </w:pPr>
    </w:p>
    <w:p w14:paraId="2178F761" w14:textId="0294E3C0" w:rsidR="00C9209F" w:rsidRPr="00AB5A4E" w:rsidRDefault="00C9209F" w:rsidP="00576C85">
      <w:pPr>
        <w:pStyle w:val="ListParagraph"/>
        <w:numPr>
          <w:ilvl w:val="0"/>
          <w:numId w:val="34"/>
        </w:numPr>
        <w:tabs>
          <w:tab w:val="left" w:pos="992"/>
          <w:tab w:val="left" w:pos="1134"/>
        </w:tabs>
        <w:spacing w:line="360" w:lineRule="auto"/>
        <w:rPr>
          <w:rFonts w:asciiTheme="minorBidi" w:hAnsiTheme="minorBidi" w:cstheme="minorBidi"/>
          <w:b/>
          <w:bCs/>
          <w:sz w:val="24"/>
          <w:rtl/>
          <w:rPrChange w:id="37" w:author="Yael Gottlieb" w:date="2025-04-15T13:53:00Z" w16du:dateUtc="2025-04-15T10:53:00Z">
            <w:rPr>
              <w:rFonts w:ascii="Arial" w:hAnsi="Arial" w:cs="Arial"/>
              <w:b/>
              <w:bCs/>
              <w:szCs w:val="22"/>
              <w:rtl/>
            </w:rPr>
          </w:rPrChange>
        </w:rPr>
        <w:pPrChange w:id="38" w:author="Yael Gottlieb" w:date="2025-04-15T13:45:00Z" w16du:dateUtc="2025-04-15T10:45:00Z">
          <w:pPr>
            <w:spacing w:after="120"/>
            <w:ind w:right="284"/>
            <w:jc w:val="both"/>
          </w:pPr>
        </w:pPrChange>
      </w:pPr>
      <w:del w:id="39" w:author="Yael Gottlieb" w:date="2025-04-15T13:33:00Z" w16du:dateUtc="2025-04-15T10:33:00Z">
        <w:r w:rsidRPr="00AB5A4E" w:rsidDel="00C9209F">
          <w:rPr>
            <w:rFonts w:asciiTheme="minorBidi" w:hAnsiTheme="minorBidi" w:cstheme="minorBidi"/>
            <w:b/>
            <w:bCs/>
            <w:sz w:val="24"/>
            <w:rtl/>
            <w:rPrChange w:id="40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 xml:space="preserve">      2 .      </w:delText>
        </w:r>
      </w:del>
      <w:r w:rsidRPr="00AB5A4E">
        <w:rPr>
          <w:rFonts w:asciiTheme="minorBidi" w:hAnsiTheme="minorBidi" w:cstheme="minorBidi"/>
          <w:b/>
          <w:bCs/>
          <w:sz w:val="24"/>
          <w:u w:val="single"/>
          <w:rtl/>
          <w:rPrChange w:id="41" w:author="Yael Gottlieb" w:date="2025-04-15T13:53:00Z" w16du:dateUtc="2025-04-15T10:53:00Z">
            <w:rPr>
              <w:rFonts w:ascii="Arial" w:hAnsi="Arial" w:cs="Arial"/>
              <w:b/>
              <w:bCs/>
              <w:szCs w:val="22"/>
              <w:u w:val="single"/>
              <w:rtl/>
            </w:rPr>
          </w:rPrChange>
        </w:rPr>
        <w:t>תחולה</w:t>
      </w:r>
      <w:r w:rsidRPr="00AB5A4E">
        <w:rPr>
          <w:rFonts w:asciiTheme="minorBidi" w:hAnsiTheme="minorBidi" w:cstheme="minorBidi"/>
          <w:b/>
          <w:bCs/>
          <w:sz w:val="24"/>
          <w:rtl/>
          <w:rPrChange w:id="42" w:author="Yael Gottlieb" w:date="2025-04-15T13:53:00Z" w16du:dateUtc="2025-04-15T10:53:00Z">
            <w:rPr>
              <w:rFonts w:ascii="Arial" w:hAnsi="Arial" w:cs="Arial"/>
              <w:b/>
              <w:bCs/>
              <w:szCs w:val="22"/>
              <w:rtl/>
            </w:rPr>
          </w:rPrChange>
        </w:rPr>
        <w:t xml:space="preserve"> </w:t>
      </w:r>
    </w:p>
    <w:p w14:paraId="38B71815" w14:textId="77777777" w:rsidR="00C9209F" w:rsidRPr="00AB5A4E" w:rsidDel="00576C85" w:rsidRDefault="00C9209F" w:rsidP="00576C85">
      <w:pPr>
        <w:spacing w:after="120" w:line="360" w:lineRule="auto"/>
        <w:ind w:right="284"/>
        <w:jc w:val="both"/>
        <w:rPr>
          <w:del w:id="43" w:author="Yael Gottlieb" w:date="2025-04-15T13:43:00Z" w16du:dateUtc="2025-04-15T10:43:00Z"/>
          <w:rFonts w:asciiTheme="minorBidi" w:hAnsiTheme="minorBidi" w:cstheme="minorBidi"/>
          <w:sz w:val="24"/>
          <w:rtl/>
          <w:rPrChange w:id="44" w:author="Yael Gottlieb" w:date="2025-04-15T13:53:00Z" w16du:dateUtc="2025-04-15T10:53:00Z">
            <w:rPr>
              <w:del w:id="45" w:author="Yael Gottlieb" w:date="2025-04-15T13:43:00Z" w16du:dateUtc="2025-04-15T10:43:00Z"/>
              <w:rFonts w:ascii="Arial" w:hAnsi="Arial" w:cs="Arial"/>
              <w:rtl/>
            </w:rPr>
          </w:rPrChange>
        </w:rPr>
      </w:pPr>
      <w:r w:rsidRPr="00AB5A4E">
        <w:rPr>
          <w:rFonts w:asciiTheme="minorBidi" w:hAnsiTheme="minorBidi" w:cstheme="minorBidi"/>
          <w:sz w:val="24"/>
          <w:rtl/>
          <w:rPrChange w:id="46" w:author="Yael Gottlieb" w:date="2025-04-15T13:53:00Z" w16du:dateUtc="2025-04-15T10:53:00Z">
            <w:rPr>
              <w:rFonts w:ascii="Arial" w:hAnsi="Arial" w:cs="Arial"/>
              <w:rtl/>
            </w:rPr>
          </w:rPrChange>
        </w:rPr>
        <w:t xml:space="preserve">                 תחולת הוראה זו:</w:t>
      </w:r>
    </w:p>
    <w:p w14:paraId="1CAE1CDB" w14:textId="77777777" w:rsidR="00576C85" w:rsidRPr="00AB5A4E" w:rsidRDefault="00576C85" w:rsidP="00576C85">
      <w:pPr>
        <w:spacing w:after="120" w:line="360" w:lineRule="auto"/>
        <w:ind w:right="284"/>
        <w:jc w:val="both"/>
        <w:rPr>
          <w:ins w:id="47" w:author="Yael Gottlieb" w:date="2025-04-15T13:45:00Z" w16du:dateUtc="2025-04-15T10:45:00Z"/>
          <w:rFonts w:asciiTheme="minorBidi" w:hAnsiTheme="minorBidi" w:cstheme="minorBidi"/>
          <w:sz w:val="24"/>
          <w:rtl/>
          <w:rPrChange w:id="48" w:author="Yael Gottlieb" w:date="2025-04-15T13:53:00Z" w16du:dateUtc="2025-04-15T10:53:00Z">
            <w:rPr>
              <w:ins w:id="49" w:author="Yael Gottlieb" w:date="2025-04-15T13:45:00Z" w16du:dateUtc="2025-04-15T10:45:00Z"/>
              <w:rFonts w:ascii="Arial" w:hAnsi="Arial" w:cs="Arial"/>
              <w:rtl/>
            </w:rPr>
          </w:rPrChange>
        </w:rPr>
        <w:pPrChange w:id="50" w:author="Yael Gottlieb" w:date="2025-04-15T13:45:00Z" w16du:dateUtc="2025-04-15T10:45:00Z">
          <w:pPr>
            <w:spacing w:after="120"/>
            <w:ind w:right="284"/>
            <w:jc w:val="both"/>
          </w:pPr>
        </w:pPrChange>
      </w:pPr>
    </w:p>
    <w:p w14:paraId="6323C148" w14:textId="32869A6D" w:rsidR="00C9209F" w:rsidRPr="00AB5A4E" w:rsidRDefault="00C9209F" w:rsidP="00576C85">
      <w:pPr>
        <w:spacing w:after="120" w:line="360" w:lineRule="auto"/>
        <w:ind w:right="284"/>
        <w:jc w:val="both"/>
        <w:rPr>
          <w:rFonts w:asciiTheme="minorBidi" w:hAnsiTheme="minorBidi" w:cstheme="minorBidi"/>
          <w:sz w:val="24"/>
          <w:rtl/>
          <w:rPrChange w:id="51" w:author="Yael Gottlieb" w:date="2025-04-15T13:53:00Z" w16du:dateUtc="2025-04-15T10:53:00Z">
            <w:rPr>
              <w:rFonts w:ascii="Arial" w:hAnsi="Arial" w:cs="Arial"/>
              <w:rtl/>
            </w:rPr>
          </w:rPrChange>
        </w:rPr>
        <w:pPrChange w:id="52" w:author="Yael Gottlieb" w:date="2025-04-15T13:45:00Z" w16du:dateUtc="2025-04-15T10:45:00Z">
          <w:pPr>
            <w:spacing w:after="120"/>
            <w:ind w:left="651" w:right="284"/>
            <w:jc w:val="both"/>
          </w:pPr>
        </w:pPrChange>
      </w:pPr>
      <w:del w:id="53" w:author="Yael Gottlieb" w:date="2025-04-15T13:33:00Z" w16du:dateUtc="2025-04-15T10:33:00Z">
        <w:r w:rsidRPr="00AB5A4E" w:rsidDel="00C9209F">
          <w:rPr>
            <w:rFonts w:asciiTheme="minorBidi" w:hAnsiTheme="minorBidi" w:cstheme="minorBidi"/>
            <w:sz w:val="24"/>
            <w:rtl/>
            <w:rPrChange w:id="54" w:author="Yael Gottlieb" w:date="2025-04-15T13:53:00Z" w16du:dateUtc="2025-04-15T10:53:00Z">
              <w:rPr>
                <w:rFonts w:ascii="Arial" w:hAnsi="Arial" w:cs="Arial"/>
                <w:rtl/>
              </w:rPr>
            </w:rPrChange>
          </w:rPr>
          <w:delText xml:space="preserve">על </w:delText>
        </w:r>
      </w:del>
      <w:r w:rsidRPr="00AB5A4E">
        <w:rPr>
          <w:rFonts w:asciiTheme="minorBidi" w:hAnsiTheme="minorBidi" w:cstheme="minorBidi"/>
          <w:sz w:val="24"/>
          <w:rtl/>
          <w:rPrChange w:id="55" w:author="Yael Gottlieb" w:date="2025-04-15T13:53:00Z" w16du:dateUtc="2025-04-15T10:53:00Z">
            <w:rPr>
              <w:rFonts w:ascii="Arial" w:hAnsi="Arial" w:cs="Arial"/>
              <w:rtl/>
            </w:rPr>
          </w:rPrChange>
        </w:rPr>
        <w:t xml:space="preserve">כל </w:t>
      </w:r>
      <w:del w:id="56" w:author="Yael Gottlieb" w:date="2025-04-15T13:33:00Z" w16du:dateUtc="2025-04-15T10:33:00Z">
        <w:r w:rsidRPr="00AB5A4E" w:rsidDel="00C9209F">
          <w:rPr>
            <w:rFonts w:asciiTheme="minorBidi" w:hAnsiTheme="minorBidi" w:cstheme="minorBidi"/>
            <w:sz w:val="24"/>
            <w:rtl/>
            <w:rPrChange w:id="57" w:author="Yael Gottlieb" w:date="2025-04-15T13:53:00Z" w16du:dateUtc="2025-04-15T10:53:00Z">
              <w:rPr>
                <w:rFonts w:ascii="Arial" w:hAnsi="Arial" w:cs="Arial"/>
                <w:rtl/>
              </w:rPr>
            </w:rPrChange>
          </w:rPr>
          <w:delText xml:space="preserve">ציבור </w:delText>
        </w:r>
      </w:del>
      <w:r w:rsidRPr="00AB5A4E">
        <w:rPr>
          <w:rFonts w:asciiTheme="minorBidi" w:hAnsiTheme="minorBidi" w:cstheme="minorBidi"/>
          <w:sz w:val="24"/>
          <w:rtl/>
          <w:rPrChange w:id="58" w:author="Yael Gottlieb" w:date="2025-04-15T13:53:00Z" w16du:dateUtc="2025-04-15T10:53:00Z">
            <w:rPr>
              <w:rFonts w:ascii="Arial" w:hAnsi="Arial" w:cs="Arial"/>
              <w:rtl/>
            </w:rPr>
          </w:rPrChange>
        </w:rPr>
        <w:t xml:space="preserve">עובדי </w:t>
      </w:r>
      <w:del w:id="59" w:author="Yael Gottlieb" w:date="2025-04-15T13:33:00Z" w16du:dateUtc="2025-04-15T10:33:00Z">
        <w:r w:rsidRPr="00AB5A4E" w:rsidDel="00C9209F">
          <w:rPr>
            <w:rFonts w:asciiTheme="minorBidi" w:hAnsiTheme="minorBidi" w:cstheme="minorBidi"/>
            <w:sz w:val="24"/>
            <w:rtl/>
            <w:rPrChange w:id="60" w:author="Yael Gottlieb" w:date="2025-04-15T13:53:00Z" w16du:dateUtc="2025-04-15T10:53:00Z">
              <w:rPr>
                <w:rFonts w:ascii="Arial" w:hAnsi="Arial" w:cs="Arial"/>
                <w:rtl/>
              </w:rPr>
            </w:rPrChange>
          </w:rPr>
          <w:delText xml:space="preserve">גדות תעשיות ביוכימיה (להלן: "החברה") </w:delText>
        </w:r>
      </w:del>
      <w:ins w:id="61" w:author="Yael Gottlieb" w:date="2025-04-15T13:33:00Z" w16du:dateUtc="2025-04-15T10:33:00Z">
        <w:r w:rsidRPr="00AB5A4E">
          <w:rPr>
            <w:rFonts w:asciiTheme="minorBidi" w:hAnsiTheme="minorBidi" w:cstheme="minorBidi"/>
            <w:sz w:val="24"/>
            <w:rtl/>
            <w:rPrChange w:id="62" w:author="Yael Gottlieb" w:date="2025-04-15T13:53:00Z" w16du:dateUtc="2025-04-15T10:53:00Z">
              <w:rPr>
                <w:rFonts w:ascii="Arial" w:hAnsi="Arial" w:cs="Arial" w:hint="cs"/>
                <w:rtl/>
              </w:rPr>
            </w:rPrChange>
          </w:rPr>
          <w:t xml:space="preserve">הארגון </w:t>
        </w:r>
      </w:ins>
      <w:del w:id="63" w:author="Yael Gottlieb" w:date="2025-04-15T13:33:00Z" w16du:dateUtc="2025-04-15T10:33:00Z">
        <w:r w:rsidRPr="00AB5A4E" w:rsidDel="00C9209F">
          <w:rPr>
            <w:rFonts w:asciiTheme="minorBidi" w:hAnsiTheme="minorBidi" w:cstheme="minorBidi"/>
            <w:sz w:val="24"/>
            <w:rtl/>
            <w:rPrChange w:id="64" w:author="Yael Gottlieb" w:date="2025-04-15T13:53:00Z" w16du:dateUtc="2025-04-15T10:53:00Z">
              <w:rPr>
                <w:rFonts w:ascii="Arial" w:hAnsi="Arial" w:cs="Arial"/>
                <w:rtl/>
              </w:rPr>
            </w:rPrChange>
          </w:rPr>
          <w:delText>ו/או</w:delText>
        </w:r>
      </w:del>
      <w:ins w:id="65" w:author="Yael Gottlieb" w:date="2025-04-15T13:33:00Z" w16du:dateUtc="2025-04-15T10:33:00Z">
        <w:r w:rsidRPr="00AB5A4E">
          <w:rPr>
            <w:rFonts w:asciiTheme="minorBidi" w:hAnsiTheme="minorBidi" w:cstheme="minorBidi"/>
            <w:sz w:val="24"/>
            <w:rtl/>
            <w:rPrChange w:id="66" w:author="Yael Gottlieb" w:date="2025-04-15T13:53:00Z" w16du:dateUtc="2025-04-15T10:53:00Z">
              <w:rPr>
                <w:rFonts w:ascii="Arial" w:hAnsi="Arial" w:cs="Arial" w:hint="cs"/>
                <w:rtl/>
              </w:rPr>
            </w:rPrChange>
          </w:rPr>
          <w:t xml:space="preserve">, </w:t>
        </w:r>
      </w:ins>
      <w:del w:id="67" w:author="Yael Gottlieb" w:date="2025-04-15T13:33:00Z" w16du:dateUtc="2025-04-15T10:33:00Z">
        <w:r w:rsidRPr="00AB5A4E" w:rsidDel="00C9209F">
          <w:rPr>
            <w:rFonts w:asciiTheme="minorBidi" w:hAnsiTheme="minorBidi" w:cstheme="minorBidi"/>
            <w:sz w:val="24"/>
            <w:rtl/>
            <w:rPrChange w:id="68" w:author="Yael Gottlieb" w:date="2025-04-15T13:53:00Z" w16du:dateUtc="2025-04-15T10:53:00Z">
              <w:rPr>
                <w:rFonts w:ascii="Arial" w:hAnsi="Arial" w:cs="Arial"/>
                <w:rtl/>
              </w:rPr>
            </w:rPrChange>
          </w:rPr>
          <w:delText xml:space="preserve"> </w:delText>
        </w:r>
      </w:del>
      <w:r w:rsidRPr="00AB5A4E">
        <w:rPr>
          <w:rFonts w:asciiTheme="minorBidi" w:hAnsiTheme="minorBidi" w:cstheme="minorBidi"/>
          <w:sz w:val="24"/>
          <w:rtl/>
          <w:rPrChange w:id="69" w:author="Yael Gottlieb" w:date="2025-04-15T13:53:00Z" w16du:dateUtc="2025-04-15T10:53:00Z">
            <w:rPr>
              <w:rFonts w:ascii="Arial" w:hAnsi="Arial" w:cs="Arial"/>
              <w:rtl/>
            </w:rPr>
          </w:rPrChange>
        </w:rPr>
        <w:t xml:space="preserve">קבלנים המועסקים באמצעותם, </w:t>
      </w:r>
      <w:del w:id="70" w:author="Yael Gottlieb" w:date="2025-04-15T13:33:00Z" w16du:dateUtc="2025-04-15T10:33:00Z">
        <w:r w:rsidRPr="00AB5A4E" w:rsidDel="00C9209F">
          <w:rPr>
            <w:rFonts w:asciiTheme="minorBidi" w:hAnsiTheme="minorBidi" w:cstheme="minorBidi"/>
            <w:sz w:val="24"/>
            <w:rtl/>
            <w:rPrChange w:id="71" w:author="Yael Gottlieb" w:date="2025-04-15T13:53:00Z" w16du:dateUtc="2025-04-15T10:53:00Z">
              <w:rPr>
                <w:rFonts w:ascii="Arial" w:hAnsi="Arial" w:cs="Arial"/>
                <w:rtl/>
              </w:rPr>
            </w:rPrChange>
          </w:rPr>
          <w:delText xml:space="preserve">ו/או </w:delText>
        </w:r>
      </w:del>
      <w:r w:rsidRPr="00AB5A4E">
        <w:rPr>
          <w:rFonts w:asciiTheme="minorBidi" w:hAnsiTheme="minorBidi" w:cstheme="minorBidi"/>
          <w:sz w:val="24"/>
          <w:rtl/>
          <w:rPrChange w:id="72" w:author="Yael Gottlieb" w:date="2025-04-15T13:53:00Z" w16du:dateUtc="2025-04-15T10:53:00Z">
            <w:rPr>
              <w:rFonts w:ascii="Arial" w:hAnsi="Arial" w:cs="Arial"/>
              <w:rtl/>
            </w:rPr>
          </w:rPrChange>
        </w:rPr>
        <w:t>אורחים ומבקרים, בכל תחום ה</w:t>
      </w:r>
      <w:ins w:id="73" w:author="Yael Gottlieb" w:date="2025-04-15T13:34:00Z" w16du:dateUtc="2025-04-15T10:34:00Z">
        <w:r w:rsidRPr="00AB5A4E">
          <w:rPr>
            <w:rFonts w:asciiTheme="minorBidi" w:hAnsiTheme="minorBidi" w:cstheme="minorBidi"/>
            <w:sz w:val="24"/>
            <w:rtl/>
            <w:rPrChange w:id="74" w:author="Yael Gottlieb" w:date="2025-04-15T13:53:00Z" w16du:dateUtc="2025-04-15T10:53:00Z">
              <w:rPr>
                <w:rFonts w:ascii="Arial" w:hAnsi="Arial" w:cs="Arial" w:hint="cs"/>
                <w:rtl/>
              </w:rPr>
            </w:rPrChange>
          </w:rPr>
          <w:t>ארגון.</w:t>
        </w:r>
      </w:ins>
      <w:del w:id="75" w:author="Yael Gottlieb" w:date="2025-04-15T13:34:00Z" w16du:dateUtc="2025-04-15T10:34:00Z">
        <w:r w:rsidRPr="00AB5A4E" w:rsidDel="00C9209F">
          <w:rPr>
            <w:rFonts w:asciiTheme="minorBidi" w:hAnsiTheme="minorBidi" w:cstheme="minorBidi"/>
            <w:sz w:val="24"/>
            <w:rtl/>
            <w:rPrChange w:id="76" w:author="Yael Gottlieb" w:date="2025-04-15T13:53:00Z" w16du:dateUtc="2025-04-15T10:53:00Z">
              <w:rPr>
                <w:rFonts w:ascii="Arial" w:hAnsi="Arial" w:cs="Arial"/>
                <w:rtl/>
              </w:rPr>
            </w:rPrChange>
          </w:rPr>
          <w:delText>חברה ובמתקניה.</w:delText>
        </w:r>
      </w:del>
    </w:p>
    <w:p w14:paraId="6DBAD752" w14:textId="0B6A44E5" w:rsidR="00C9209F" w:rsidRPr="00AB5A4E" w:rsidRDefault="00C9209F" w:rsidP="00576C85">
      <w:pPr>
        <w:pStyle w:val="ListParagraph"/>
        <w:numPr>
          <w:ilvl w:val="0"/>
          <w:numId w:val="34"/>
        </w:numPr>
        <w:tabs>
          <w:tab w:val="left" w:pos="992"/>
          <w:tab w:val="left" w:pos="1134"/>
        </w:tabs>
        <w:spacing w:line="360" w:lineRule="auto"/>
        <w:rPr>
          <w:ins w:id="77" w:author="Yael Gottlieb" w:date="2025-04-15T13:44:00Z" w16du:dateUtc="2025-04-15T10:44:00Z"/>
          <w:rFonts w:asciiTheme="minorBidi" w:hAnsiTheme="minorBidi" w:cstheme="minorBidi"/>
          <w:sz w:val="24"/>
          <w:rPrChange w:id="78" w:author="Yael Gottlieb" w:date="2025-04-15T13:53:00Z" w16du:dateUtc="2025-04-15T10:53:00Z">
            <w:rPr>
              <w:ins w:id="79" w:author="Yael Gottlieb" w:date="2025-04-15T13:44:00Z" w16du:dateUtc="2025-04-15T10:44:00Z"/>
              <w:rFonts w:ascii="Arial" w:hAnsi="Arial" w:cs="Arial"/>
              <w:szCs w:val="22"/>
            </w:rPr>
          </w:rPrChange>
        </w:rPr>
        <w:pPrChange w:id="80" w:author="Yael Gottlieb" w:date="2025-04-15T13:45:00Z" w16du:dateUtc="2025-04-15T10:45:00Z">
          <w:pPr>
            <w:pStyle w:val="ListParagraph"/>
            <w:numPr>
              <w:numId w:val="34"/>
            </w:numPr>
            <w:tabs>
              <w:tab w:val="left" w:pos="992"/>
              <w:tab w:val="left" w:pos="1134"/>
            </w:tabs>
            <w:ind w:left="360" w:hanging="360"/>
          </w:pPr>
        </w:pPrChange>
      </w:pPr>
      <w:r w:rsidRPr="00AB5A4E">
        <w:rPr>
          <w:rFonts w:asciiTheme="minorBidi" w:hAnsiTheme="minorBidi" w:cstheme="minorBidi"/>
          <w:sz w:val="24"/>
          <w:rtl/>
          <w:rPrChange w:id="81" w:author="Yael Gottlieb" w:date="2025-04-15T13:53:00Z" w16du:dateUtc="2025-04-15T10:53:00Z">
            <w:rPr>
              <w:rFonts w:ascii="Arial" w:hAnsi="Arial" w:cs="Arial"/>
              <w:szCs w:val="22"/>
              <w:rtl/>
            </w:rPr>
          </w:rPrChange>
        </w:rPr>
        <w:t xml:space="preserve"> </w:t>
      </w:r>
      <w:del w:id="82" w:author="Yael Gottlieb" w:date="2025-04-15T13:34:00Z" w16du:dateUtc="2025-04-15T10:34:00Z">
        <w:r w:rsidRPr="00AB5A4E" w:rsidDel="00C9209F">
          <w:rPr>
            <w:rFonts w:asciiTheme="minorBidi" w:hAnsiTheme="minorBidi" w:cstheme="minorBidi"/>
            <w:sz w:val="24"/>
            <w:rtl/>
            <w:rPrChange w:id="83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  </w:delText>
        </w:r>
        <w:r w:rsidRPr="00AB5A4E" w:rsidDel="00C9209F">
          <w:rPr>
            <w:rFonts w:asciiTheme="minorBidi" w:hAnsiTheme="minorBidi" w:cstheme="minorBidi"/>
            <w:b/>
            <w:bCs/>
            <w:sz w:val="24"/>
            <w:rtl/>
            <w:rPrChange w:id="84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3</w:delText>
        </w:r>
        <w:r w:rsidRPr="00AB5A4E" w:rsidDel="00C9209F">
          <w:rPr>
            <w:rFonts w:asciiTheme="minorBidi" w:hAnsiTheme="minorBidi" w:cstheme="minorBidi"/>
            <w:sz w:val="24"/>
            <w:rtl/>
            <w:rPrChange w:id="85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.   </w:delText>
        </w:r>
      </w:del>
      <w:r w:rsidRPr="00AB5A4E">
        <w:rPr>
          <w:rFonts w:asciiTheme="minorBidi" w:hAnsiTheme="minorBidi" w:cstheme="minorBidi"/>
          <w:b/>
          <w:bCs/>
          <w:sz w:val="24"/>
          <w:u w:val="single"/>
          <w:rtl/>
          <w:rPrChange w:id="86" w:author="Yael Gottlieb" w:date="2025-04-15T13:53:00Z" w16du:dateUtc="2025-04-15T10:53:00Z">
            <w:rPr>
              <w:rFonts w:ascii="Arial" w:hAnsi="Arial" w:cs="Arial"/>
              <w:b/>
              <w:bCs/>
              <w:szCs w:val="22"/>
              <w:u w:val="single"/>
              <w:rtl/>
            </w:rPr>
          </w:rPrChange>
        </w:rPr>
        <w:t>שיטה:</w:t>
      </w:r>
      <w:r w:rsidRPr="00AB5A4E">
        <w:rPr>
          <w:rFonts w:asciiTheme="minorBidi" w:hAnsiTheme="minorBidi" w:cstheme="minorBidi"/>
          <w:sz w:val="24"/>
          <w:rtl/>
          <w:rPrChange w:id="87" w:author="Yael Gottlieb" w:date="2025-04-15T13:53:00Z" w16du:dateUtc="2025-04-15T10:53:00Z">
            <w:rPr>
              <w:rFonts w:ascii="Arial" w:hAnsi="Arial" w:cs="Arial"/>
              <w:szCs w:val="22"/>
              <w:rtl/>
            </w:rPr>
          </w:rPrChange>
        </w:rPr>
        <w:t xml:space="preserve"> </w:t>
      </w:r>
    </w:p>
    <w:p w14:paraId="31B75430" w14:textId="77777777" w:rsidR="00576C85" w:rsidRPr="00AB5A4E" w:rsidRDefault="00576C85" w:rsidP="00576C85">
      <w:pPr>
        <w:pStyle w:val="ListParagraph"/>
        <w:numPr>
          <w:ilvl w:val="0"/>
          <w:numId w:val="30"/>
        </w:numPr>
        <w:tabs>
          <w:tab w:val="right" w:pos="509"/>
          <w:tab w:val="right" w:pos="935"/>
        </w:tabs>
        <w:spacing w:line="360" w:lineRule="auto"/>
        <w:contextualSpacing w:val="0"/>
        <w:rPr>
          <w:ins w:id="88" w:author="Yael Gottlieb" w:date="2025-04-15T13:45:00Z" w16du:dateUtc="2025-04-15T10:45:00Z"/>
          <w:rFonts w:asciiTheme="minorBidi" w:hAnsiTheme="minorBidi" w:cstheme="minorBidi"/>
          <w:vanish/>
          <w:sz w:val="24"/>
          <w:rtl/>
          <w:rPrChange w:id="89" w:author="Yael Gottlieb" w:date="2025-04-15T13:53:00Z" w16du:dateUtc="2025-04-15T10:53:00Z">
            <w:rPr>
              <w:ins w:id="90" w:author="Yael Gottlieb" w:date="2025-04-15T13:45:00Z" w16du:dateUtc="2025-04-15T10:45:00Z"/>
              <w:rFonts w:ascii="David" w:hAnsi="David" w:cs="David" w:hint="cs"/>
              <w:vanish/>
              <w:sz w:val="24"/>
              <w:rtl/>
            </w:rPr>
          </w:rPrChange>
        </w:rPr>
        <w:pPrChange w:id="91" w:author="Yael Gottlieb" w:date="2025-04-15T13:45:00Z" w16du:dateUtc="2025-04-15T10:45:00Z">
          <w:pPr>
            <w:pStyle w:val="ListParagraph"/>
            <w:numPr>
              <w:numId w:val="30"/>
            </w:numPr>
            <w:tabs>
              <w:tab w:val="right" w:pos="509"/>
              <w:tab w:val="right" w:pos="935"/>
            </w:tabs>
            <w:ind w:left="1800" w:hanging="360"/>
            <w:contextualSpacing w:val="0"/>
          </w:pPr>
        </w:pPrChange>
      </w:pPr>
    </w:p>
    <w:p w14:paraId="760DE9F5" w14:textId="77777777" w:rsidR="00576C85" w:rsidRPr="00AB5A4E" w:rsidRDefault="00576C85" w:rsidP="00576C85">
      <w:pPr>
        <w:pStyle w:val="ListParagraph"/>
        <w:numPr>
          <w:ilvl w:val="0"/>
          <w:numId w:val="30"/>
        </w:numPr>
        <w:tabs>
          <w:tab w:val="right" w:pos="509"/>
          <w:tab w:val="right" w:pos="935"/>
        </w:tabs>
        <w:spacing w:line="360" w:lineRule="auto"/>
        <w:contextualSpacing w:val="0"/>
        <w:rPr>
          <w:ins w:id="92" w:author="Yael Gottlieb" w:date="2025-04-15T13:45:00Z" w16du:dateUtc="2025-04-15T10:45:00Z"/>
          <w:rFonts w:asciiTheme="minorBidi" w:hAnsiTheme="minorBidi" w:cstheme="minorBidi"/>
          <w:vanish/>
          <w:sz w:val="24"/>
          <w:rtl/>
          <w:rPrChange w:id="93" w:author="Yael Gottlieb" w:date="2025-04-15T13:53:00Z" w16du:dateUtc="2025-04-15T10:53:00Z">
            <w:rPr>
              <w:ins w:id="94" w:author="Yael Gottlieb" w:date="2025-04-15T13:45:00Z" w16du:dateUtc="2025-04-15T10:45:00Z"/>
              <w:rFonts w:ascii="David" w:hAnsi="David" w:cs="David" w:hint="cs"/>
              <w:vanish/>
              <w:sz w:val="24"/>
              <w:rtl/>
            </w:rPr>
          </w:rPrChange>
        </w:rPr>
        <w:pPrChange w:id="95" w:author="Yael Gottlieb" w:date="2025-04-15T13:45:00Z" w16du:dateUtc="2025-04-15T10:45:00Z">
          <w:pPr>
            <w:pStyle w:val="ListParagraph"/>
            <w:numPr>
              <w:numId w:val="30"/>
            </w:numPr>
            <w:tabs>
              <w:tab w:val="right" w:pos="509"/>
              <w:tab w:val="right" w:pos="935"/>
            </w:tabs>
            <w:ind w:left="1800" w:hanging="360"/>
            <w:contextualSpacing w:val="0"/>
          </w:pPr>
        </w:pPrChange>
      </w:pPr>
    </w:p>
    <w:p w14:paraId="709E6D4B" w14:textId="5CA7E7EF" w:rsidR="00576C85" w:rsidRPr="00AB5A4E" w:rsidRDefault="00576C85" w:rsidP="00AB5A4E">
      <w:pPr>
        <w:numPr>
          <w:ilvl w:val="1"/>
          <w:numId w:val="30"/>
        </w:numPr>
        <w:suppressAutoHyphens/>
        <w:autoSpaceDN w:val="0"/>
        <w:spacing w:line="360" w:lineRule="auto"/>
        <w:jc w:val="both"/>
        <w:textAlignment w:val="baseline"/>
        <w:rPr>
          <w:ins w:id="96" w:author="Yael Gottlieb" w:date="2025-04-15T13:48:00Z" w16du:dateUtc="2025-04-15T10:48:00Z"/>
          <w:rFonts w:asciiTheme="minorBidi" w:hAnsiTheme="minorBidi" w:cstheme="minorBidi"/>
          <w:sz w:val="24"/>
        </w:rPr>
        <w:pPrChange w:id="97" w:author="Yael Gottlieb" w:date="2025-04-15T13:53:00Z" w16du:dateUtc="2025-04-15T10:53:00Z">
          <w:pPr>
            <w:numPr>
              <w:ilvl w:val="2"/>
              <w:numId w:val="30"/>
            </w:numPr>
            <w:suppressAutoHyphens/>
            <w:autoSpaceDN w:val="0"/>
            <w:spacing w:line="360" w:lineRule="auto"/>
            <w:ind w:left="2664" w:hanging="504"/>
            <w:jc w:val="both"/>
            <w:textAlignment w:val="baseline"/>
          </w:pPr>
        </w:pPrChange>
      </w:pPr>
      <w:ins w:id="98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סעיף זה יהיה באחריות מנהל הרכש של החברה</w:t>
        </w:r>
        <w:r w:rsidRPr="00AB5A4E">
          <w:rPr>
            <w:rFonts w:asciiTheme="minorBidi" w:hAnsiTheme="minorBidi" w:cstheme="minorBidi"/>
            <w:sz w:val="24"/>
            <w:rtl/>
            <w:rPrChange w:id="99" w:author="Yael Gottlieb" w:date="2025-04-15T13:53:00Z" w16du:dateUtc="2025-04-15T10:53:00Z">
              <w:rPr>
                <w:rFonts w:asciiTheme="minorBidi" w:hAnsiTheme="minorBidi" w:cstheme="minorBidi" w:hint="cs"/>
                <w:sz w:val="24"/>
                <w:rtl/>
              </w:rPr>
            </w:rPrChange>
          </w:rPr>
          <w:t>.</w:t>
        </w:r>
      </w:ins>
    </w:p>
    <w:p w14:paraId="3FDA8553" w14:textId="71530165" w:rsidR="00576C85" w:rsidRPr="00AB5A4E" w:rsidRDefault="00576C85" w:rsidP="00576C85">
      <w:pPr>
        <w:numPr>
          <w:ilvl w:val="2"/>
          <w:numId w:val="30"/>
        </w:numPr>
        <w:tabs>
          <w:tab w:val="right" w:pos="509"/>
          <w:tab w:val="right" w:pos="935"/>
        </w:tabs>
        <w:spacing w:line="360" w:lineRule="auto"/>
        <w:rPr>
          <w:ins w:id="100" w:author="Yael Gottlieb" w:date="2025-04-15T13:44:00Z" w16du:dateUtc="2025-04-15T10:44:00Z"/>
          <w:rFonts w:asciiTheme="minorBidi" w:hAnsiTheme="minorBidi" w:cstheme="minorBidi"/>
          <w:sz w:val="24"/>
          <w:rtl/>
          <w:rPrChange w:id="101" w:author="Yael Gottlieb" w:date="2025-04-15T13:53:00Z" w16du:dateUtc="2025-04-15T10:53:00Z">
            <w:rPr>
              <w:ins w:id="102" w:author="Yael Gottlieb" w:date="2025-04-15T13:44:00Z" w16du:dateUtc="2025-04-15T10:44:00Z"/>
              <w:rFonts w:ascii="David" w:hAnsi="David" w:cs="David"/>
              <w:sz w:val="24"/>
              <w:szCs w:val="24"/>
              <w:rtl/>
            </w:rPr>
          </w:rPrChange>
        </w:rPr>
        <w:pPrChange w:id="103" w:author="Yael Gottlieb" w:date="2025-04-15T13:48:00Z" w16du:dateUtc="2025-04-15T10:48:00Z">
          <w:pPr>
            <w:pStyle w:val="Heading1"/>
            <w:numPr>
              <w:ilvl w:val="1"/>
              <w:numId w:val="2"/>
            </w:numPr>
            <w:tabs>
              <w:tab w:val="clear" w:pos="570"/>
              <w:tab w:val="num" w:pos="792"/>
            </w:tabs>
            <w:spacing w:before="0" w:after="0"/>
            <w:ind w:left="792" w:right="0" w:hanging="432"/>
          </w:pPr>
        </w:pPrChange>
      </w:pPr>
      <w:ins w:id="104" w:author="Yael Gottlieb" w:date="2025-04-15T13:44:00Z" w16du:dateUtc="2025-04-15T10:44:00Z">
        <w:r w:rsidRPr="00AB5A4E">
          <w:rPr>
            <w:rFonts w:asciiTheme="minorBidi" w:hAnsiTheme="minorBidi" w:cstheme="minorBidi"/>
            <w:sz w:val="24"/>
            <w:rtl/>
            <w:rPrChange w:id="105" w:author="Yael Gottlieb" w:date="2025-04-15T13:53:00Z" w16du:dateUtc="2025-04-15T10:53:00Z">
              <w:rPr>
                <w:rFonts w:ascii="David" w:hAnsi="David" w:cs="David" w:hint="cs"/>
                <w:sz w:val="24"/>
                <w:szCs w:val="24"/>
                <w:rtl/>
              </w:rPr>
            </w:rPrChange>
          </w:rPr>
          <w:t>אישור ספק חדש</w:t>
        </w:r>
      </w:ins>
      <w:ins w:id="106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  <w:rPrChange w:id="107" w:author="Yael Gottlieb" w:date="2025-04-15T13:53:00Z" w16du:dateUtc="2025-04-15T10:53:00Z">
              <w:rPr>
                <w:rFonts w:ascii="David" w:hAnsi="David" w:cs="David" w:hint="cs"/>
                <w:sz w:val="24"/>
                <w:szCs w:val="24"/>
                <w:rtl/>
              </w:rPr>
            </w:rPrChange>
          </w:rPr>
          <w:t>:</w:t>
        </w:r>
      </w:ins>
    </w:p>
    <w:p w14:paraId="72D4D725" w14:textId="77777777" w:rsidR="00576C85" w:rsidRPr="00AB5A4E" w:rsidRDefault="00576C85" w:rsidP="00576C85">
      <w:pPr>
        <w:pStyle w:val="ListParagraph"/>
        <w:keepNext/>
        <w:numPr>
          <w:ilvl w:val="0"/>
          <w:numId w:val="2"/>
        </w:numPr>
        <w:spacing w:line="360" w:lineRule="auto"/>
        <w:contextualSpacing w:val="0"/>
        <w:outlineLvl w:val="0"/>
        <w:rPr>
          <w:ins w:id="108" w:author="Yael Gottlieb" w:date="2025-04-15T13:45:00Z" w16du:dateUtc="2025-04-15T10:45:00Z"/>
          <w:rFonts w:asciiTheme="minorBidi" w:hAnsiTheme="minorBidi" w:cstheme="minorBidi"/>
          <w:vanish/>
          <w:kern w:val="28"/>
          <w:sz w:val="24"/>
          <w:rtl/>
          <w:lang w:eastAsia="en-US"/>
          <w:rPrChange w:id="109" w:author="Yael Gottlieb" w:date="2025-04-15T13:53:00Z" w16du:dateUtc="2025-04-15T10:53:00Z">
            <w:rPr>
              <w:ins w:id="110" w:author="Yael Gottlieb" w:date="2025-04-15T13:45:00Z" w16du:dateUtc="2025-04-15T10:45:00Z"/>
              <w:rFonts w:ascii="David" w:hAnsi="David" w:cs="David" w:hint="cs"/>
              <w:vanish/>
              <w:kern w:val="28"/>
              <w:sz w:val="24"/>
              <w:rtl/>
              <w:lang w:eastAsia="en-US"/>
            </w:rPr>
          </w:rPrChange>
        </w:rPr>
      </w:pPr>
    </w:p>
    <w:p w14:paraId="65B80122" w14:textId="77777777" w:rsidR="00576C85" w:rsidRPr="00AB5A4E" w:rsidRDefault="00576C85" w:rsidP="00576C85">
      <w:pPr>
        <w:pStyle w:val="ListParagraph"/>
        <w:keepNext/>
        <w:numPr>
          <w:ilvl w:val="0"/>
          <w:numId w:val="2"/>
        </w:numPr>
        <w:spacing w:line="360" w:lineRule="auto"/>
        <w:contextualSpacing w:val="0"/>
        <w:outlineLvl w:val="0"/>
        <w:rPr>
          <w:ins w:id="111" w:author="Yael Gottlieb" w:date="2025-04-15T13:45:00Z" w16du:dateUtc="2025-04-15T10:45:00Z"/>
          <w:rFonts w:asciiTheme="minorBidi" w:hAnsiTheme="minorBidi" w:cstheme="minorBidi"/>
          <w:vanish/>
          <w:kern w:val="28"/>
          <w:sz w:val="24"/>
          <w:rtl/>
          <w:lang w:eastAsia="en-US"/>
          <w:rPrChange w:id="112" w:author="Yael Gottlieb" w:date="2025-04-15T13:53:00Z" w16du:dateUtc="2025-04-15T10:53:00Z">
            <w:rPr>
              <w:ins w:id="113" w:author="Yael Gottlieb" w:date="2025-04-15T13:45:00Z" w16du:dateUtc="2025-04-15T10:45:00Z"/>
              <w:rFonts w:ascii="David" w:hAnsi="David" w:cs="David" w:hint="cs"/>
              <w:vanish/>
              <w:kern w:val="28"/>
              <w:sz w:val="24"/>
              <w:rtl/>
              <w:lang w:eastAsia="en-US"/>
            </w:rPr>
          </w:rPrChange>
        </w:rPr>
      </w:pPr>
    </w:p>
    <w:p w14:paraId="12755D0D" w14:textId="77777777" w:rsidR="00576C85" w:rsidRPr="00AB5A4E" w:rsidRDefault="00576C85" w:rsidP="00576C85">
      <w:pPr>
        <w:pStyle w:val="ListParagraph"/>
        <w:keepNext/>
        <w:numPr>
          <w:ilvl w:val="0"/>
          <w:numId w:val="2"/>
        </w:numPr>
        <w:spacing w:line="360" w:lineRule="auto"/>
        <w:contextualSpacing w:val="0"/>
        <w:outlineLvl w:val="0"/>
        <w:rPr>
          <w:ins w:id="114" w:author="Yael Gottlieb" w:date="2025-04-15T13:45:00Z" w16du:dateUtc="2025-04-15T10:45:00Z"/>
          <w:rFonts w:asciiTheme="minorBidi" w:hAnsiTheme="minorBidi" w:cstheme="minorBidi"/>
          <w:vanish/>
          <w:kern w:val="28"/>
          <w:sz w:val="24"/>
          <w:rtl/>
          <w:lang w:eastAsia="en-US"/>
          <w:rPrChange w:id="115" w:author="Yael Gottlieb" w:date="2025-04-15T13:53:00Z" w16du:dateUtc="2025-04-15T10:53:00Z">
            <w:rPr>
              <w:ins w:id="116" w:author="Yael Gottlieb" w:date="2025-04-15T13:45:00Z" w16du:dateUtc="2025-04-15T10:45:00Z"/>
              <w:rFonts w:ascii="David" w:hAnsi="David" w:cs="David" w:hint="cs"/>
              <w:vanish/>
              <w:kern w:val="28"/>
              <w:sz w:val="24"/>
              <w:rtl/>
              <w:lang w:eastAsia="en-US"/>
            </w:rPr>
          </w:rPrChange>
        </w:rPr>
      </w:pPr>
    </w:p>
    <w:p w14:paraId="223030D5" w14:textId="77777777" w:rsidR="00576C85" w:rsidRPr="00AB5A4E" w:rsidRDefault="00576C85" w:rsidP="00576C85">
      <w:pPr>
        <w:pStyle w:val="ListParagraph"/>
        <w:keepNext/>
        <w:numPr>
          <w:ilvl w:val="1"/>
          <w:numId w:val="2"/>
        </w:numPr>
        <w:spacing w:line="360" w:lineRule="auto"/>
        <w:contextualSpacing w:val="0"/>
        <w:outlineLvl w:val="0"/>
        <w:rPr>
          <w:ins w:id="117" w:author="Yael Gottlieb" w:date="2025-04-15T13:45:00Z" w16du:dateUtc="2025-04-15T10:45:00Z"/>
          <w:rFonts w:asciiTheme="minorBidi" w:hAnsiTheme="minorBidi" w:cstheme="minorBidi"/>
          <w:vanish/>
          <w:kern w:val="28"/>
          <w:sz w:val="24"/>
          <w:rtl/>
          <w:lang w:eastAsia="en-US"/>
          <w:rPrChange w:id="118" w:author="Yael Gottlieb" w:date="2025-04-15T13:53:00Z" w16du:dateUtc="2025-04-15T10:53:00Z">
            <w:rPr>
              <w:ins w:id="119" w:author="Yael Gottlieb" w:date="2025-04-15T13:45:00Z" w16du:dateUtc="2025-04-15T10:45:00Z"/>
              <w:rFonts w:ascii="David" w:hAnsi="David" w:cs="David" w:hint="cs"/>
              <w:vanish/>
              <w:kern w:val="28"/>
              <w:sz w:val="24"/>
              <w:rtl/>
              <w:lang w:eastAsia="en-US"/>
            </w:rPr>
          </w:rPrChange>
        </w:rPr>
      </w:pPr>
    </w:p>
    <w:p w14:paraId="4A10CD28" w14:textId="0E794E94" w:rsidR="00576C85" w:rsidRPr="00AB5A4E" w:rsidRDefault="00576C85" w:rsidP="00576C85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120" w:author="Yael Gottlieb" w:date="2025-04-15T13:48:00Z" w16du:dateUtc="2025-04-15T10:48:00Z"/>
          <w:rFonts w:asciiTheme="minorBidi" w:hAnsiTheme="minorBidi" w:cstheme="minorBidi"/>
          <w:sz w:val="24"/>
        </w:rPr>
      </w:pPr>
      <w:ins w:id="121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קיומו של רישיון או היתר או סיווג מתאים למתן השירותים</w:t>
        </w:r>
      </w:ins>
      <w:ins w:id="122" w:author="Yael Gottlieb" w:date="2025-04-15T13:49:00Z" w16du:dateUtc="2025-04-15T10:49:00Z">
        <w:r w:rsidRPr="00AB5A4E">
          <w:rPr>
            <w:rFonts w:asciiTheme="minorBidi" w:hAnsiTheme="minorBidi" w:cstheme="minorBidi"/>
            <w:sz w:val="24"/>
            <w:rtl/>
            <w:rPrChange w:id="123" w:author="Yael Gottlieb" w:date="2025-04-15T13:53:00Z" w16du:dateUtc="2025-04-15T10:53:00Z">
              <w:rPr>
                <w:rFonts w:asciiTheme="minorBidi" w:hAnsiTheme="minorBidi" w:cstheme="minorBidi" w:hint="cs"/>
                <w:sz w:val="24"/>
                <w:rtl/>
              </w:rPr>
            </w:rPrChange>
          </w:rPr>
          <w:t>,</w:t>
        </w:r>
      </w:ins>
      <w:ins w:id="124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מכירת החומרים</w:t>
        </w:r>
      </w:ins>
      <w:ins w:id="125" w:author="Yael Gottlieb" w:date="2025-04-15T13:49:00Z" w16du:dateUtc="2025-04-15T10:49:00Z">
        <w:r w:rsidRPr="00AB5A4E">
          <w:rPr>
            <w:rFonts w:asciiTheme="minorBidi" w:hAnsiTheme="minorBidi" w:cstheme="minorBidi"/>
            <w:sz w:val="24"/>
            <w:rtl/>
            <w:rPrChange w:id="126" w:author="Yael Gottlieb" w:date="2025-04-15T13:53:00Z" w16du:dateUtc="2025-04-15T10:53:00Z">
              <w:rPr>
                <w:rFonts w:asciiTheme="minorBidi" w:hAnsiTheme="minorBidi" w:cstheme="minorBidi" w:hint="cs"/>
                <w:sz w:val="24"/>
                <w:rtl/>
              </w:rPr>
            </w:rPrChange>
          </w:rPr>
          <w:t xml:space="preserve"> ו</w:t>
        </w:r>
      </w:ins>
      <w:ins w:id="127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הציוד הנדרשים.</w:t>
        </w:r>
      </w:ins>
    </w:p>
    <w:p w14:paraId="019B575E" w14:textId="2BBE272D" w:rsidR="00576C85" w:rsidRPr="00AB5A4E" w:rsidRDefault="00576C85" w:rsidP="00576C85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128" w:author="Yael Gottlieb" w:date="2025-04-15T13:48:00Z" w16du:dateUtc="2025-04-15T10:48:00Z"/>
          <w:rFonts w:asciiTheme="minorBidi" w:hAnsiTheme="minorBidi" w:cstheme="minorBidi"/>
          <w:sz w:val="24"/>
        </w:rPr>
      </w:pPr>
      <w:ins w:id="129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קיומו של ניסיון מוכח בביצוע העבודות הנדרשות.</w:t>
        </w:r>
      </w:ins>
    </w:p>
    <w:p w14:paraId="3F7370D6" w14:textId="4832A0AB" w:rsidR="00576C85" w:rsidRPr="00AB5A4E" w:rsidRDefault="00576C85" w:rsidP="00576C85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130" w:author="Yael Gottlieb" w:date="2025-04-15T13:48:00Z" w16du:dateUtc="2025-04-15T10:48:00Z"/>
          <w:rFonts w:asciiTheme="minorBidi" w:hAnsiTheme="minorBidi" w:cstheme="minorBidi"/>
          <w:sz w:val="24"/>
        </w:rPr>
      </w:pPr>
      <w:ins w:id="131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 xml:space="preserve">אישור התעדה </w:t>
        </w:r>
        <w:r w:rsidRPr="00AB5A4E">
          <w:rPr>
            <w:rFonts w:asciiTheme="minorBidi" w:hAnsiTheme="minorBidi" w:cstheme="minorBidi"/>
            <w:sz w:val="24"/>
            <w:rtl/>
            <w:rPrChange w:id="132" w:author="Yael Gottlieb" w:date="2025-04-15T13:53:00Z" w16du:dateUtc="2025-04-15T10:53:00Z">
              <w:rPr>
                <w:rFonts w:asciiTheme="minorBidi" w:hAnsiTheme="minorBidi" w:cstheme="minorBidi" w:hint="cs"/>
                <w:sz w:val="24"/>
                <w:rtl/>
              </w:rPr>
            </w:rPrChange>
          </w:rPr>
          <w:t xml:space="preserve">לתקנים </w:t>
        </w:r>
        <w:r w:rsidRPr="00AB5A4E">
          <w:rPr>
            <w:rFonts w:asciiTheme="minorBidi" w:hAnsiTheme="minorBidi" w:cstheme="minorBidi"/>
            <w:sz w:val="24"/>
            <w:rtl/>
          </w:rPr>
          <w:t>900</w:t>
        </w:r>
        <w:r w:rsidRPr="00AB5A4E">
          <w:rPr>
            <w:rFonts w:asciiTheme="minorBidi" w:hAnsiTheme="minorBidi" w:cstheme="minorBidi"/>
            <w:sz w:val="24"/>
            <w:rtl/>
            <w:rPrChange w:id="133" w:author="Yael Gottlieb" w:date="2025-04-15T13:53:00Z" w16du:dateUtc="2025-04-15T10:53:00Z">
              <w:rPr>
                <w:rFonts w:asciiTheme="minorBidi" w:hAnsiTheme="minorBidi" w:cstheme="minorBidi" w:hint="cs"/>
                <w:sz w:val="24"/>
                <w:rtl/>
              </w:rPr>
            </w:rPrChange>
          </w:rPr>
          <w:t>1</w:t>
        </w:r>
        <w:r w:rsidRPr="00AB5A4E">
          <w:rPr>
            <w:rFonts w:asciiTheme="minorBidi" w:hAnsiTheme="minorBidi" w:cstheme="minorBidi"/>
            <w:sz w:val="24"/>
          </w:rPr>
          <w:t>ISO</w:t>
        </w:r>
        <w:r w:rsidRPr="00AB5A4E">
          <w:rPr>
            <w:rFonts w:asciiTheme="minorBidi" w:hAnsiTheme="minorBidi" w:cstheme="minorBidi"/>
            <w:sz w:val="24"/>
            <w:rtl/>
          </w:rPr>
          <w:t>,</w:t>
        </w:r>
        <w:r w:rsidRPr="00AB5A4E">
          <w:rPr>
            <w:rFonts w:asciiTheme="minorBidi" w:hAnsiTheme="minorBidi" w:cstheme="minorBidi"/>
            <w:sz w:val="24"/>
            <w:rtl/>
            <w:rPrChange w:id="134" w:author="Yael Gottlieb" w:date="2025-04-15T13:53:00Z" w16du:dateUtc="2025-04-15T10:53:00Z">
              <w:rPr>
                <w:rFonts w:asciiTheme="minorBidi" w:hAnsiTheme="minorBidi" w:cstheme="minorBidi" w:hint="cs"/>
                <w:sz w:val="24"/>
                <w:rtl/>
              </w:rPr>
            </w:rPrChange>
          </w:rPr>
          <w:t xml:space="preserve"> </w:t>
        </w:r>
        <w:r w:rsidRPr="00AB5A4E">
          <w:rPr>
            <w:rFonts w:asciiTheme="minorBidi" w:hAnsiTheme="minorBidi" w:cstheme="minorBidi"/>
            <w:sz w:val="24"/>
          </w:rPr>
          <w:t>,</w:t>
        </w:r>
      </w:ins>
      <w:ins w:id="135" w:author="Yael Gottlieb" w:date="2025-04-15T13:50:00Z" w16du:dateUtc="2025-04-15T10:50:00Z">
        <w:r w:rsidR="00AB5A4E" w:rsidRPr="00AB5A4E">
          <w:rPr>
            <w:rFonts w:asciiTheme="minorBidi" w:hAnsiTheme="minorBidi" w:cstheme="minorBidi"/>
            <w:sz w:val="24"/>
          </w:rPr>
          <w:t>ISO45001</w:t>
        </w:r>
        <w:r w:rsidR="00AB5A4E" w:rsidRPr="00AB5A4E">
          <w:rPr>
            <w:rFonts w:asciiTheme="minorBidi" w:hAnsiTheme="minorBidi" w:cstheme="minorBidi"/>
            <w:sz w:val="24"/>
            <w:rtl/>
            <w:rPrChange w:id="136" w:author="Yael Gottlieb" w:date="2025-04-15T13:53:00Z" w16du:dateUtc="2025-04-15T10:53:00Z">
              <w:rPr>
                <w:rFonts w:asciiTheme="minorBidi" w:hAnsiTheme="minorBidi" w:cstheme="minorBidi" w:hint="cs"/>
                <w:sz w:val="24"/>
                <w:rtl/>
              </w:rPr>
            </w:rPrChange>
          </w:rPr>
          <w:t xml:space="preserve"> </w:t>
        </w:r>
      </w:ins>
      <w:ins w:id="137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</w:rPr>
          <w:t xml:space="preserve"> ,ISO14001</w:t>
        </w:r>
        <w:r w:rsidRPr="00AB5A4E">
          <w:rPr>
            <w:rFonts w:asciiTheme="minorBidi" w:hAnsiTheme="minorBidi" w:cstheme="minorBidi"/>
            <w:sz w:val="24"/>
            <w:rtl/>
          </w:rPr>
          <w:t>יהווה יתרון למול חלופות אחרות.</w:t>
        </w:r>
      </w:ins>
    </w:p>
    <w:p w14:paraId="42EE2624" w14:textId="2C3D963F" w:rsidR="00576C85" w:rsidRPr="00AB5A4E" w:rsidRDefault="00576C85" w:rsidP="00576C85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138" w:author="Yael Gottlieb" w:date="2025-04-15T13:48:00Z" w16du:dateUtc="2025-04-15T10:48:00Z"/>
          <w:rFonts w:asciiTheme="minorBidi" w:hAnsiTheme="minorBidi" w:cstheme="minorBidi"/>
          <w:sz w:val="24"/>
        </w:rPr>
      </w:pPr>
      <w:ins w:id="139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התרשמות חיובית מיכולת הספק לתת תמיכה מתאימה, שירות ואחריות לאורך זמן, וקיומן של תהליכי עבודה סדורים לתמיכה ביכולות אלו.</w:t>
        </w:r>
      </w:ins>
    </w:p>
    <w:p w14:paraId="453A0FFD" w14:textId="4D069F2E" w:rsidR="00576C85" w:rsidRPr="00AB5A4E" w:rsidRDefault="00576C85" w:rsidP="00576C85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140" w:author="Yael Gottlieb" w:date="2025-04-15T13:48:00Z" w16du:dateUtc="2025-04-15T10:48:00Z"/>
          <w:rFonts w:asciiTheme="minorBidi" w:hAnsiTheme="minorBidi" w:cstheme="minorBidi"/>
          <w:sz w:val="24"/>
        </w:rPr>
      </w:pPr>
      <w:ins w:id="141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בכל פתיחה של ספק חדש יש למלא את טופס</w:t>
        </w:r>
        <w:r w:rsidRPr="00AB5A4E">
          <w:rPr>
            <w:rFonts w:asciiTheme="minorBidi" w:hAnsiTheme="minorBidi" w:cstheme="minorBidi"/>
            <w:sz w:val="24"/>
            <w:rtl/>
            <w:rPrChange w:id="142" w:author="Yael Gottlieb" w:date="2025-04-15T13:53:00Z" w16du:dateUtc="2025-04-15T10:53:00Z">
              <w:rPr>
                <w:rFonts w:asciiTheme="minorBidi" w:hAnsiTheme="minorBidi" w:cstheme="minorBidi" w:hint="cs"/>
                <w:sz w:val="24"/>
                <w:rtl/>
              </w:rPr>
            </w:rPrChange>
          </w:rPr>
          <w:t xml:space="preserve"> טנ-04-02</w:t>
        </w:r>
        <w:r w:rsidRPr="00AB5A4E">
          <w:rPr>
            <w:rFonts w:asciiTheme="minorBidi" w:hAnsiTheme="minorBidi" w:cstheme="minorBidi"/>
            <w:sz w:val="24"/>
            <w:rtl/>
          </w:rPr>
          <w:t xml:space="preserve"> פתיחת ספק הנותן חוות דעת בנושא איכות-סביבה </w:t>
        </w:r>
      </w:ins>
      <w:ins w:id="143" w:author="Yael Gottlieb" w:date="2025-04-15T13:50:00Z" w16du:dateUtc="2025-04-15T10:50:00Z">
        <w:r w:rsidR="00AB5A4E" w:rsidRPr="00AB5A4E">
          <w:rPr>
            <w:rFonts w:asciiTheme="minorBidi" w:hAnsiTheme="minorBidi" w:cstheme="minorBidi"/>
            <w:sz w:val="24"/>
            <w:rtl/>
            <w:rPrChange w:id="144" w:author="Yael Gottlieb" w:date="2025-04-15T13:53:00Z" w16du:dateUtc="2025-04-15T10:53:00Z">
              <w:rPr>
                <w:rFonts w:asciiTheme="minorBidi" w:hAnsiTheme="minorBidi" w:cstheme="minorBidi" w:hint="cs"/>
                <w:sz w:val="24"/>
                <w:rtl/>
              </w:rPr>
            </w:rPrChange>
          </w:rPr>
          <w:t>ו</w:t>
        </w:r>
      </w:ins>
      <w:ins w:id="145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בטיחות על פעילות הספק. מנהל הרכש ירכז את איסוף טפסים אלו.</w:t>
        </w:r>
      </w:ins>
    </w:p>
    <w:p w14:paraId="5F843FBD" w14:textId="69596CE4" w:rsidR="00576C85" w:rsidRPr="00AB5A4E" w:rsidRDefault="00576C85" w:rsidP="00576C85">
      <w:pPr>
        <w:numPr>
          <w:ilvl w:val="2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146" w:author="Yael Gottlieb" w:date="2025-04-15T13:48:00Z" w16du:dateUtc="2025-04-15T10:48:00Z"/>
          <w:rFonts w:asciiTheme="minorBidi" w:hAnsiTheme="minorBidi" w:cstheme="minorBidi"/>
          <w:sz w:val="24"/>
        </w:rPr>
      </w:pPr>
      <w:ins w:id="147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 xml:space="preserve">ספק שירותי מעבדה, </w:t>
        </w:r>
      </w:ins>
      <w:ins w:id="148" w:author="Yael Gottlieb" w:date="2025-04-15T13:51:00Z" w16du:dateUtc="2025-04-15T10:51:00Z">
        <w:r w:rsidR="00AB5A4E" w:rsidRPr="00AB5A4E">
          <w:rPr>
            <w:rFonts w:asciiTheme="minorBidi" w:hAnsiTheme="minorBidi" w:cstheme="minorBidi"/>
            <w:sz w:val="24"/>
            <w:rtl/>
            <w:rPrChange w:id="149" w:author="Yael Gottlieb" w:date="2025-04-15T13:53:00Z" w16du:dateUtc="2025-04-15T10:53:00Z">
              <w:rPr>
                <w:rFonts w:asciiTheme="minorBidi" w:hAnsiTheme="minorBidi" w:cstheme="minorBidi" w:hint="cs"/>
                <w:sz w:val="24"/>
                <w:rtl/>
              </w:rPr>
            </w:rPrChange>
          </w:rPr>
          <w:t xml:space="preserve">לדיגום שפכים, אישור מי שתייה וכו' </w:t>
        </w:r>
      </w:ins>
      <w:ins w:id="150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יהיה ספק אשר מוכר ע"י משרד הבריאות.</w:t>
        </w:r>
      </w:ins>
    </w:p>
    <w:p w14:paraId="6F8E25E6" w14:textId="1F796C6C" w:rsidR="00576C85" w:rsidRPr="00AB5A4E" w:rsidRDefault="00576C85" w:rsidP="00AB5A4E">
      <w:pPr>
        <w:numPr>
          <w:ilvl w:val="2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151" w:author="Yael Gottlieb" w:date="2025-04-15T13:48:00Z" w16du:dateUtc="2025-04-15T10:48:00Z"/>
          <w:rFonts w:asciiTheme="minorBidi" w:hAnsiTheme="minorBidi" w:cstheme="minorBidi"/>
          <w:sz w:val="24"/>
        </w:rPr>
      </w:pPr>
      <w:ins w:id="152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הסמכת ספקים תהיה עפ"י השיקולים</w:t>
        </w:r>
      </w:ins>
      <w:ins w:id="153" w:author="Yael Gottlieb" w:date="2025-04-15T13:52:00Z" w16du:dateUtc="2025-04-15T10:52:00Z">
        <w:r w:rsidR="00AB5A4E" w:rsidRPr="00AB5A4E">
          <w:rPr>
            <w:rFonts w:asciiTheme="minorBidi" w:hAnsiTheme="minorBidi" w:cstheme="minorBidi"/>
            <w:sz w:val="24"/>
            <w:rtl/>
            <w:rPrChange w:id="154" w:author="Yael Gottlieb" w:date="2025-04-15T13:53:00Z" w16du:dateUtc="2025-04-15T10:53:00Z">
              <w:rPr>
                <w:rFonts w:asciiTheme="minorBidi" w:hAnsiTheme="minorBidi" w:cstheme="minorBidi" w:hint="cs"/>
                <w:sz w:val="24"/>
                <w:rtl/>
              </w:rPr>
            </w:rPrChange>
          </w:rPr>
          <w:t xml:space="preserve"> הבאים:</w:t>
        </w:r>
      </w:ins>
    </w:p>
    <w:p w14:paraId="3B50EC81" w14:textId="5100C45D" w:rsidR="00576C85" w:rsidRPr="00AB5A4E" w:rsidRDefault="00576C85" w:rsidP="00576C85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155" w:author="Yael Gottlieb" w:date="2025-04-15T13:48:00Z" w16du:dateUtc="2025-04-15T10:48:00Z"/>
          <w:rFonts w:asciiTheme="minorBidi" w:hAnsiTheme="minorBidi" w:cstheme="minorBidi"/>
          <w:sz w:val="24"/>
        </w:rPr>
      </w:pPr>
      <w:ins w:id="156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 xml:space="preserve">איכות </w:t>
        </w:r>
      </w:ins>
      <w:ins w:id="157" w:author="Yael Gottlieb" w:date="2025-04-15T13:52:00Z" w16du:dateUtc="2025-04-15T10:52:00Z">
        <w:r w:rsidR="00AB5A4E" w:rsidRPr="00AB5A4E">
          <w:rPr>
            <w:rFonts w:asciiTheme="minorBidi" w:hAnsiTheme="minorBidi" w:cstheme="minorBidi"/>
            <w:sz w:val="24"/>
            <w:rtl/>
            <w:rPrChange w:id="158" w:author="Yael Gottlieb" w:date="2025-04-15T13:53:00Z" w16du:dateUtc="2025-04-15T10:53:00Z">
              <w:rPr>
                <w:rFonts w:asciiTheme="minorBidi" w:hAnsiTheme="minorBidi" w:cstheme="minorBidi" w:hint="cs"/>
                <w:sz w:val="24"/>
                <w:rtl/>
              </w:rPr>
            </w:rPrChange>
          </w:rPr>
          <w:t>עבודה ו</w:t>
        </w:r>
      </w:ins>
      <w:ins w:id="159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שרות</w:t>
        </w:r>
      </w:ins>
      <w:ins w:id="160" w:author="Yael Gottlieb" w:date="2025-04-15T13:52:00Z" w16du:dateUtc="2025-04-15T10:52:00Z">
        <w:r w:rsidR="00AB5A4E" w:rsidRPr="00AB5A4E">
          <w:rPr>
            <w:rFonts w:asciiTheme="minorBidi" w:hAnsiTheme="minorBidi" w:cstheme="minorBidi"/>
            <w:sz w:val="24"/>
            <w:rtl/>
            <w:rPrChange w:id="161" w:author="Yael Gottlieb" w:date="2025-04-15T13:53:00Z" w16du:dateUtc="2025-04-15T10:53:00Z">
              <w:rPr>
                <w:rFonts w:asciiTheme="minorBidi" w:hAnsiTheme="minorBidi" w:cstheme="minorBidi" w:hint="cs"/>
                <w:sz w:val="24"/>
                <w:rtl/>
              </w:rPr>
            </w:rPrChange>
          </w:rPr>
          <w:t xml:space="preserve"> טוב</w:t>
        </w:r>
      </w:ins>
    </w:p>
    <w:p w14:paraId="2A8DE5C2" w14:textId="77777777" w:rsidR="00576C85" w:rsidRPr="00AB5A4E" w:rsidRDefault="00576C85" w:rsidP="00576C85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162" w:author="Yael Gottlieb" w:date="2025-04-15T13:48:00Z" w16du:dateUtc="2025-04-15T10:48:00Z"/>
          <w:rFonts w:asciiTheme="minorBidi" w:hAnsiTheme="minorBidi" w:cstheme="minorBidi"/>
          <w:sz w:val="24"/>
        </w:rPr>
      </w:pPr>
      <w:ins w:id="163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אמינות</w:t>
        </w:r>
      </w:ins>
    </w:p>
    <w:p w14:paraId="20B4159A" w14:textId="77777777" w:rsidR="00576C85" w:rsidRPr="00AB5A4E" w:rsidRDefault="00576C85" w:rsidP="00576C85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164" w:author="Yael Gottlieb" w:date="2025-04-15T13:48:00Z" w16du:dateUtc="2025-04-15T10:48:00Z"/>
          <w:rFonts w:asciiTheme="minorBidi" w:hAnsiTheme="minorBidi" w:cstheme="minorBidi"/>
          <w:sz w:val="24"/>
        </w:rPr>
      </w:pPr>
      <w:ins w:id="165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עמידה בלו"ז</w:t>
        </w:r>
      </w:ins>
    </w:p>
    <w:p w14:paraId="37AD6B6B" w14:textId="77777777" w:rsidR="00576C85" w:rsidRPr="00AB5A4E" w:rsidRDefault="00576C85" w:rsidP="00576C85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166" w:author="Yael Gottlieb" w:date="2025-04-15T13:48:00Z" w16du:dateUtc="2025-04-15T10:48:00Z"/>
          <w:rFonts w:asciiTheme="minorBidi" w:hAnsiTheme="minorBidi" w:cstheme="minorBidi"/>
          <w:sz w:val="24"/>
        </w:rPr>
      </w:pPr>
      <w:ins w:id="167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טיפול בתלונות</w:t>
        </w:r>
      </w:ins>
    </w:p>
    <w:p w14:paraId="12FEC3BC" w14:textId="77777777" w:rsidR="00576C85" w:rsidRPr="00AB5A4E" w:rsidRDefault="00576C85" w:rsidP="00576C85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168" w:author="Yael Gottlieb" w:date="2025-04-15T13:48:00Z" w16du:dateUtc="2025-04-15T10:48:00Z"/>
          <w:rFonts w:asciiTheme="minorBidi" w:hAnsiTheme="minorBidi" w:cstheme="minorBidi"/>
          <w:sz w:val="24"/>
        </w:rPr>
      </w:pPr>
      <w:ins w:id="169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מחיר</w:t>
        </w:r>
      </w:ins>
    </w:p>
    <w:p w14:paraId="52A7D14C" w14:textId="77777777" w:rsidR="00576C85" w:rsidRPr="00AB5A4E" w:rsidRDefault="00576C85" w:rsidP="00576C85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170" w:author="Yael Gottlieb" w:date="2025-04-15T13:48:00Z" w16du:dateUtc="2025-04-15T10:48:00Z"/>
          <w:rFonts w:asciiTheme="minorBidi" w:hAnsiTheme="minorBidi" w:cstheme="minorBidi"/>
          <w:sz w:val="24"/>
        </w:rPr>
      </w:pPr>
      <w:ins w:id="171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איכות תקשורת</w:t>
        </w:r>
      </w:ins>
    </w:p>
    <w:p w14:paraId="0B152DD3" w14:textId="7A140035" w:rsidR="00576C85" w:rsidRPr="00AB5A4E" w:rsidRDefault="00576C85" w:rsidP="00576C85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172" w:author="Yael Gottlieb" w:date="2025-04-15T13:48:00Z" w16du:dateUtc="2025-04-15T10:48:00Z"/>
          <w:rFonts w:asciiTheme="minorBidi" w:hAnsiTheme="minorBidi" w:cstheme="minorBidi"/>
          <w:sz w:val="24"/>
        </w:rPr>
      </w:pPr>
      <w:ins w:id="173" w:author="Yael Gottlieb" w:date="2025-04-15T13:48:00Z" w16du:dateUtc="2025-04-15T10:48:00Z">
        <w:r w:rsidRPr="00AB5A4E">
          <w:rPr>
            <w:rFonts w:asciiTheme="minorBidi" w:hAnsiTheme="minorBidi" w:cstheme="minorBidi"/>
            <w:sz w:val="24"/>
            <w:rtl/>
          </w:rPr>
          <w:t>קיום מערכת ניהול</w:t>
        </w:r>
      </w:ins>
      <w:ins w:id="174" w:author="Yael Gottlieb" w:date="2025-04-15T13:52:00Z" w16du:dateUtc="2025-04-15T10:52:00Z">
        <w:r w:rsidR="00AB5A4E" w:rsidRPr="00AB5A4E">
          <w:rPr>
            <w:rFonts w:asciiTheme="minorBidi" w:hAnsiTheme="minorBidi" w:cstheme="minorBidi"/>
            <w:sz w:val="24"/>
            <w:rtl/>
            <w:rPrChange w:id="175" w:author="Yael Gottlieb" w:date="2025-04-15T13:53:00Z" w16du:dateUtc="2025-04-15T10:53:00Z">
              <w:rPr>
                <w:rFonts w:asciiTheme="minorBidi" w:hAnsiTheme="minorBidi" w:cstheme="minorBidi" w:hint="cs"/>
                <w:sz w:val="24"/>
                <w:rtl/>
              </w:rPr>
            </w:rPrChange>
          </w:rPr>
          <w:t xml:space="preserve"> בטיחות ואיכות הסביבה</w:t>
        </w:r>
      </w:ins>
    </w:p>
    <w:p w14:paraId="1E48270E" w14:textId="53CD9C0F" w:rsidR="00AB5A4E" w:rsidRPr="00AB5A4E" w:rsidRDefault="00AB5A4E" w:rsidP="00AB5A4E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176" w:author="Yael Gottlieb" w:date="2025-04-15T13:48:00Z" w16du:dateUtc="2025-04-15T10:48:00Z"/>
          <w:rFonts w:asciiTheme="minorBidi" w:hAnsiTheme="minorBidi" w:cstheme="minorBidi"/>
          <w:sz w:val="24"/>
        </w:rPr>
      </w:pPr>
      <w:ins w:id="177" w:author="Yael Gottlieb" w:date="2025-04-15T13:52:00Z" w16du:dateUtc="2025-04-15T10:52:00Z">
        <w:r w:rsidRPr="00AB5A4E">
          <w:rPr>
            <w:rFonts w:asciiTheme="minorBidi" w:hAnsiTheme="minorBidi" w:cstheme="minorBidi"/>
            <w:sz w:val="24"/>
            <w:rtl/>
            <w:rPrChange w:id="178" w:author="Yael Gottlieb" w:date="2025-04-15T13:53:00Z" w16du:dateUtc="2025-04-15T10:53:00Z">
              <w:rPr>
                <w:rFonts w:asciiTheme="minorBidi" w:hAnsiTheme="minorBidi" w:cstheme="minorBidi" w:hint="cs"/>
                <w:sz w:val="24"/>
                <w:rtl/>
              </w:rPr>
            </w:rPrChange>
          </w:rPr>
          <w:lastRenderedPageBreak/>
          <w:t xml:space="preserve">חוזה בטיחות </w:t>
        </w:r>
      </w:ins>
    </w:p>
    <w:p w14:paraId="13D59DD5" w14:textId="77777777" w:rsidR="0080493C" w:rsidRPr="009B1A7D" w:rsidRDefault="0080493C" w:rsidP="0080493C">
      <w:pPr>
        <w:numPr>
          <w:ilvl w:val="2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179" w:author="Yael Gottlieb" w:date="2025-04-15T14:00:00Z" w16du:dateUtc="2025-04-15T11:00:00Z"/>
          <w:rFonts w:asciiTheme="minorBidi" w:hAnsiTheme="minorBidi" w:cstheme="minorBidi"/>
          <w:sz w:val="24"/>
          <w:rtl/>
        </w:rPr>
        <w:pPrChange w:id="180" w:author="Yael Gottlieb" w:date="2025-04-15T14:00:00Z" w16du:dateUtc="2025-04-15T11:00:00Z">
          <w:pPr>
            <w:pStyle w:val="ListParagraph"/>
            <w:tabs>
              <w:tab w:val="left" w:pos="992"/>
              <w:tab w:val="left" w:pos="1134"/>
            </w:tabs>
            <w:suppressAutoHyphens/>
            <w:autoSpaceDN w:val="0"/>
            <w:spacing w:line="360" w:lineRule="auto"/>
            <w:ind w:left="360"/>
            <w:jc w:val="both"/>
            <w:textAlignment w:val="baseline"/>
          </w:pPr>
        </w:pPrChange>
      </w:pPr>
      <w:ins w:id="181" w:author="Yael Gottlieb" w:date="2025-04-15T14:00:00Z" w16du:dateUtc="2025-04-15T11:00:00Z">
        <w:r>
          <w:rPr>
            <w:rFonts w:asciiTheme="minorBidi" w:hAnsiTheme="minorBidi" w:cstheme="minorBidi" w:hint="cs"/>
            <w:sz w:val="24"/>
            <w:rtl/>
          </w:rPr>
          <w:t xml:space="preserve">מחלקת </w:t>
        </w:r>
        <w:r>
          <w:rPr>
            <w:rFonts w:asciiTheme="minorBidi" w:hAnsiTheme="minorBidi" w:cstheme="minorBidi" w:hint="cs"/>
            <w:sz w:val="24"/>
            <w:rtl/>
          </w:rPr>
          <w:t>רכש תפקח על קבלת המסמכים הבאים:</w:t>
        </w:r>
      </w:ins>
    </w:p>
    <w:p w14:paraId="0514B1E6" w14:textId="77777777" w:rsidR="0080493C" w:rsidRPr="009B1A7D" w:rsidRDefault="0080493C" w:rsidP="0080493C">
      <w:pPr>
        <w:pStyle w:val="ListParagraph"/>
        <w:rPr>
          <w:ins w:id="182" w:author="Yael Gottlieb" w:date="2025-04-15T14:00:00Z" w16du:dateUtc="2025-04-15T11:00:00Z"/>
          <w:rtl/>
        </w:rPr>
      </w:pPr>
    </w:p>
    <w:p w14:paraId="2EAEBC05" w14:textId="77777777" w:rsidR="0080493C" w:rsidRPr="009B1A7D" w:rsidRDefault="0080493C" w:rsidP="0080493C">
      <w:pPr>
        <w:pStyle w:val="ListParagraph"/>
        <w:numPr>
          <w:ilvl w:val="2"/>
          <w:numId w:val="2"/>
        </w:numPr>
        <w:tabs>
          <w:tab w:val="left" w:pos="992"/>
          <w:tab w:val="left" w:pos="1134"/>
        </w:tabs>
        <w:suppressAutoHyphens/>
        <w:autoSpaceDN w:val="0"/>
        <w:spacing w:line="360" w:lineRule="auto"/>
        <w:jc w:val="both"/>
        <w:textAlignment w:val="baseline"/>
        <w:rPr>
          <w:ins w:id="183" w:author="Yael Gottlieb" w:date="2025-04-15T14:01:00Z" w16du:dateUtc="2025-04-15T11:01:00Z"/>
          <w:rFonts w:asciiTheme="minorBidi" w:hAnsiTheme="minorBidi" w:cstheme="minorBidi"/>
          <w:sz w:val="24"/>
          <w:rtl/>
        </w:rPr>
        <w:pPrChange w:id="184" w:author="Yael Gottlieb" w:date="2025-04-15T14:01:00Z" w16du:dateUtc="2025-04-15T11:01:00Z">
          <w:pPr>
            <w:pStyle w:val="ListParagraph"/>
            <w:numPr>
              <w:numId w:val="2"/>
            </w:numPr>
            <w:tabs>
              <w:tab w:val="num" w:pos="360"/>
              <w:tab w:val="left" w:pos="992"/>
              <w:tab w:val="left" w:pos="1134"/>
            </w:tabs>
            <w:suppressAutoHyphens/>
            <w:autoSpaceDN w:val="0"/>
            <w:spacing w:line="360" w:lineRule="auto"/>
            <w:ind w:left="360" w:hanging="360"/>
            <w:jc w:val="both"/>
            <w:textAlignment w:val="baseline"/>
          </w:pPr>
        </w:pPrChange>
      </w:pPr>
      <w:ins w:id="185" w:author="Yael Gottlieb" w:date="2025-04-15T14:01:00Z" w16du:dateUtc="2025-04-15T11:01:00Z">
        <w:r w:rsidRPr="009B1A7D">
          <w:rPr>
            <w:rFonts w:asciiTheme="minorBidi" w:hAnsiTheme="minorBidi" w:cstheme="minorBidi"/>
            <w:sz w:val="24"/>
            <w:rtl/>
          </w:rPr>
          <w:t xml:space="preserve">טופס קיום ביטוחים מעודכן ובר תוקף, והחתום ע"י חברת הביטוח של </w:t>
        </w:r>
        <w:r>
          <w:rPr>
            <w:rFonts w:asciiTheme="minorBidi" w:hAnsiTheme="minorBidi" w:cstheme="minorBidi" w:hint="cs"/>
            <w:sz w:val="24"/>
            <w:rtl/>
          </w:rPr>
          <w:t>ה</w:t>
        </w:r>
        <w:r w:rsidRPr="009B1A7D">
          <w:rPr>
            <w:rFonts w:asciiTheme="minorBidi" w:hAnsiTheme="minorBidi" w:cstheme="minorBidi"/>
            <w:sz w:val="24"/>
            <w:rtl/>
          </w:rPr>
          <w:t>קבלן</w:t>
        </w:r>
        <w:r>
          <w:rPr>
            <w:rFonts w:asciiTheme="minorBidi" w:hAnsiTheme="minorBidi" w:cstheme="minorBidi" w:hint="cs"/>
            <w:sz w:val="24"/>
            <w:rtl/>
          </w:rPr>
          <w:t>.</w:t>
        </w:r>
        <w:r w:rsidRPr="009B1A7D">
          <w:rPr>
            <w:rFonts w:asciiTheme="minorBidi" w:hAnsiTheme="minorBidi" w:cstheme="minorBidi"/>
            <w:sz w:val="24"/>
            <w:rtl/>
          </w:rPr>
          <w:t xml:space="preserve">  </w:t>
        </w:r>
      </w:ins>
    </w:p>
    <w:p w14:paraId="4DAC8B51" w14:textId="236BBCAB" w:rsidR="0080493C" w:rsidRDefault="0080493C" w:rsidP="0080493C">
      <w:pPr>
        <w:pStyle w:val="ListParagraph"/>
        <w:numPr>
          <w:ilvl w:val="2"/>
          <w:numId w:val="2"/>
        </w:numPr>
        <w:tabs>
          <w:tab w:val="right" w:pos="509"/>
          <w:tab w:val="left" w:pos="565"/>
          <w:tab w:val="left" w:pos="848"/>
          <w:tab w:val="right" w:pos="935"/>
        </w:tabs>
        <w:spacing w:line="360" w:lineRule="auto"/>
        <w:rPr>
          <w:ins w:id="186" w:author="Yael Gottlieb" w:date="2025-04-16T10:09:00Z" w16du:dateUtc="2025-04-16T07:09:00Z"/>
          <w:rFonts w:asciiTheme="minorBidi" w:hAnsiTheme="minorBidi" w:cstheme="minorBidi"/>
          <w:sz w:val="24"/>
        </w:rPr>
      </w:pPr>
      <w:ins w:id="187" w:author="Yael Gottlieb" w:date="2025-04-15T14:01:00Z" w16du:dateUtc="2025-04-15T11:01:00Z">
        <w:r w:rsidRPr="0080493C">
          <w:rPr>
            <w:rFonts w:asciiTheme="minorBidi" w:hAnsiTheme="minorBidi" w:cstheme="minorBidi" w:hint="cs"/>
            <w:sz w:val="24"/>
            <w:rtl/>
          </w:rPr>
          <w:t xml:space="preserve">הדרכת בטיחות של </w:t>
        </w:r>
        <w:r w:rsidRPr="0080493C">
          <w:rPr>
            <w:rFonts w:asciiTheme="minorBidi" w:hAnsiTheme="minorBidi" w:cstheme="minorBidi"/>
            <w:sz w:val="24"/>
            <w:rtl/>
          </w:rPr>
          <w:t>כל עובדי ה</w:t>
        </w:r>
        <w:r w:rsidRPr="0080493C">
          <w:rPr>
            <w:rFonts w:asciiTheme="minorBidi" w:hAnsiTheme="minorBidi" w:cstheme="minorBidi" w:hint="cs"/>
            <w:sz w:val="24"/>
            <w:rtl/>
          </w:rPr>
          <w:t>חברה ה</w:t>
        </w:r>
        <w:r w:rsidRPr="0080493C">
          <w:rPr>
            <w:rFonts w:asciiTheme="minorBidi" w:hAnsiTheme="minorBidi" w:cstheme="minorBidi"/>
            <w:sz w:val="24"/>
            <w:rtl/>
          </w:rPr>
          <w:t>קבל</w:t>
        </w:r>
        <w:r w:rsidRPr="0080493C">
          <w:rPr>
            <w:rFonts w:asciiTheme="minorBidi" w:hAnsiTheme="minorBidi" w:cstheme="minorBidi" w:hint="cs"/>
            <w:sz w:val="24"/>
            <w:rtl/>
          </w:rPr>
          <w:t>נית</w:t>
        </w:r>
        <w:r w:rsidRPr="0080493C">
          <w:rPr>
            <w:rFonts w:asciiTheme="minorBidi" w:hAnsiTheme="minorBidi" w:cstheme="minorBidi"/>
            <w:sz w:val="24"/>
            <w:rtl/>
          </w:rPr>
          <w:t xml:space="preserve"> ע"י </w:t>
        </w:r>
        <w:r w:rsidRPr="0080493C">
          <w:rPr>
            <w:rFonts w:asciiTheme="minorBidi" w:hAnsiTheme="minorBidi" w:cstheme="minorBidi" w:hint="cs"/>
            <w:sz w:val="24"/>
            <w:rtl/>
          </w:rPr>
          <w:t>החברה הקבלנית עצמה.</w:t>
        </w:r>
      </w:ins>
    </w:p>
    <w:p w14:paraId="47413C46" w14:textId="08CBCB65" w:rsidR="004A33E0" w:rsidRPr="004A33E0" w:rsidRDefault="004A33E0" w:rsidP="004A33E0">
      <w:pPr>
        <w:pStyle w:val="ListParagraph"/>
        <w:numPr>
          <w:ilvl w:val="2"/>
          <w:numId w:val="2"/>
        </w:numPr>
        <w:tabs>
          <w:tab w:val="right" w:pos="509"/>
          <w:tab w:val="left" w:pos="565"/>
          <w:tab w:val="left" w:pos="848"/>
          <w:tab w:val="right" w:pos="935"/>
        </w:tabs>
        <w:spacing w:line="360" w:lineRule="auto"/>
        <w:rPr>
          <w:ins w:id="188" w:author="Yael Gottlieb" w:date="2025-04-16T10:09:00Z" w16du:dateUtc="2025-04-16T07:09:00Z"/>
          <w:rFonts w:asciiTheme="minorBidi" w:hAnsiTheme="minorBidi" w:cstheme="minorBidi"/>
          <w:sz w:val="24"/>
          <w:rtl/>
        </w:rPr>
      </w:pPr>
      <w:ins w:id="189" w:author="Yael Gottlieb" w:date="2025-04-16T10:09:00Z" w16du:dateUtc="2025-04-16T07:09:00Z">
        <w:r w:rsidRPr="004A33E0">
          <w:rPr>
            <w:rFonts w:asciiTheme="minorBidi" w:hAnsiTheme="minorBidi" w:cs="Arial"/>
            <w:sz w:val="24"/>
            <w:rtl/>
          </w:rPr>
          <w:t xml:space="preserve">מנהל מחלקת רכש, אחראי במפעל  להתקשרות עם קבלני חוץ, בתאום עם ממונה על הבטיחות יצרף נספח בטיחות  לכל הסכם ו/או הזמנת עבודה, </w:t>
        </w:r>
      </w:ins>
      <w:ins w:id="190" w:author="Yael Gottlieb" w:date="2025-04-16T10:10:00Z" w16du:dateUtc="2025-04-16T07:10:00Z">
        <w:r>
          <w:rPr>
            <w:rFonts w:asciiTheme="minorBidi" w:hAnsiTheme="minorBidi" w:cs="Arial" w:hint="cs"/>
            <w:sz w:val="24"/>
            <w:rtl/>
          </w:rPr>
          <w:t>ש</w:t>
        </w:r>
      </w:ins>
      <w:ins w:id="191" w:author="Yael Gottlieb" w:date="2025-04-16T10:09:00Z" w16du:dateUtc="2025-04-16T07:09:00Z">
        <w:r w:rsidRPr="004A33E0">
          <w:rPr>
            <w:rFonts w:asciiTheme="minorBidi" w:hAnsiTheme="minorBidi" w:cs="Arial"/>
            <w:sz w:val="24"/>
            <w:rtl/>
          </w:rPr>
          <w:t>יהווה חלק בלתי נפרד מתנאי ההסכם/ההזמנה.</w:t>
        </w:r>
      </w:ins>
    </w:p>
    <w:p w14:paraId="54BE6041" w14:textId="1C1C8A55" w:rsidR="004A33E0" w:rsidRPr="004A33E0" w:rsidDel="004A33E0" w:rsidRDefault="004A33E0" w:rsidP="004A33E0">
      <w:pPr>
        <w:pStyle w:val="ListParagraph"/>
        <w:numPr>
          <w:ilvl w:val="2"/>
          <w:numId w:val="2"/>
        </w:numPr>
        <w:tabs>
          <w:tab w:val="right" w:pos="509"/>
          <w:tab w:val="left" w:pos="565"/>
          <w:tab w:val="left" w:pos="848"/>
          <w:tab w:val="right" w:pos="935"/>
        </w:tabs>
        <w:spacing w:line="360" w:lineRule="auto"/>
        <w:rPr>
          <w:del w:id="192" w:author="Yael Gottlieb" w:date="2025-04-16T10:09:00Z" w16du:dateUtc="2025-04-16T07:09:00Z"/>
          <w:moveTo w:id="193" w:author="Yael Gottlieb" w:date="2025-04-16T10:08:00Z" w16du:dateUtc="2025-04-16T07:08:00Z"/>
          <w:rFonts w:asciiTheme="minorBidi" w:hAnsiTheme="minorBidi" w:cstheme="minorBidi"/>
          <w:sz w:val="24"/>
          <w:rtl/>
          <w:rPrChange w:id="194" w:author="Yael Gottlieb" w:date="2025-04-16T10:09:00Z" w16du:dateUtc="2025-04-16T07:09:00Z">
            <w:rPr>
              <w:del w:id="195" w:author="Yael Gottlieb" w:date="2025-04-16T10:09:00Z" w16du:dateUtc="2025-04-16T07:09:00Z"/>
              <w:moveTo w:id="196" w:author="Yael Gottlieb" w:date="2025-04-16T10:08:00Z" w16du:dateUtc="2025-04-16T07:08:00Z"/>
              <w:rtl/>
            </w:rPr>
          </w:rPrChange>
        </w:rPr>
        <w:pPrChange w:id="197" w:author="Yael Gottlieb" w:date="2025-04-16T10:09:00Z" w16du:dateUtc="2025-04-16T07:09:00Z">
          <w:pPr>
            <w:pStyle w:val="ListParagraph"/>
            <w:numPr>
              <w:numId w:val="2"/>
            </w:numPr>
            <w:tabs>
              <w:tab w:val="num" w:pos="360"/>
            </w:tabs>
            <w:spacing w:line="360" w:lineRule="auto"/>
            <w:ind w:left="360" w:hanging="360"/>
          </w:pPr>
        </w:pPrChange>
      </w:pPr>
      <w:moveToRangeStart w:id="198" w:author="Yael Gottlieb" w:date="2025-04-16T10:08:00Z" w:name="move195690555"/>
      <w:moveTo w:id="199" w:author="Yael Gottlieb" w:date="2025-04-16T10:08:00Z" w16du:dateUtc="2025-04-16T07:08:00Z">
        <w:del w:id="200" w:author="Yael Gottlieb" w:date="2025-04-16T10:09:00Z" w16du:dateUtc="2025-04-16T07:09:00Z">
          <w:r w:rsidRPr="004A33E0" w:rsidDel="004A33E0">
            <w:rPr>
              <w:rFonts w:asciiTheme="minorBidi" w:hAnsiTheme="minorBidi" w:cstheme="minorBidi"/>
              <w:sz w:val="24"/>
              <w:rtl/>
              <w:rPrChange w:id="201" w:author="Yael Gottlieb" w:date="2025-04-16T10:09:00Z" w16du:dateUtc="2025-04-16T07:09:00Z">
                <w:rPr>
                  <w:rtl/>
                </w:rPr>
              </w:rPrChange>
            </w:rPr>
            <w:delText>מנהל מחלקת רכש, אחראי במפעל  להתקשרות עם קבלני חוץ, בתאום עם ממונה על הבטיחות יצרף נספח</w:delText>
          </w:r>
        </w:del>
      </w:moveTo>
    </w:p>
    <w:p w14:paraId="267F90A1" w14:textId="0E8660CF" w:rsidR="004A33E0" w:rsidRPr="004A33E0" w:rsidDel="004A33E0" w:rsidRDefault="004A33E0" w:rsidP="004A33E0">
      <w:pPr>
        <w:rPr>
          <w:del w:id="202" w:author="Yael Gottlieb" w:date="2025-04-16T10:09:00Z" w16du:dateUtc="2025-04-16T07:09:00Z"/>
          <w:moveTo w:id="203" w:author="Yael Gottlieb" w:date="2025-04-16T10:08:00Z" w16du:dateUtc="2025-04-16T07:08:00Z"/>
          <w:rtl/>
        </w:rPr>
        <w:pPrChange w:id="204" w:author="Yael Gottlieb" w:date="2025-04-16T10:09:00Z" w16du:dateUtc="2025-04-16T07:09:00Z">
          <w:pPr>
            <w:pStyle w:val="ListParagraph"/>
            <w:numPr>
              <w:numId w:val="2"/>
            </w:numPr>
            <w:tabs>
              <w:tab w:val="num" w:pos="360"/>
            </w:tabs>
            <w:spacing w:line="360" w:lineRule="auto"/>
            <w:ind w:left="360" w:hanging="360"/>
          </w:pPr>
        </w:pPrChange>
      </w:pPr>
      <w:moveTo w:id="205" w:author="Yael Gottlieb" w:date="2025-04-16T10:08:00Z" w16du:dateUtc="2025-04-16T07:08:00Z">
        <w:del w:id="206" w:author="Yael Gottlieb" w:date="2025-04-16T10:09:00Z" w16du:dateUtc="2025-04-16T07:09:00Z">
          <w:r w:rsidRPr="004A33E0" w:rsidDel="004A33E0">
            <w:rPr>
              <w:rtl/>
            </w:rPr>
            <w:delText xml:space="preserve">       בטיחות  לכל הסכם ו/או הזמנת עבודה, שיהווה חלק בלתי נפרד מתנאי ההסכם/ההזמנה.</w:delText>
          </w:r>
        </w:del>
      </w:moveTo>
    </w:p>
    <w:moveToRangeEnd w:id="198"/>
    <w:p w14:paraId="2B6DF425" w14:textId="3C8F2841" w:rsidR="00576C85" w:rsidRPr="0080493C" w:rsidDel="0080493C" w:rsidRDefault="00576C85" w:rsidP="0080493C">
      <w:pPr>
        <w:pStyle w:val="ListParagraph"/>
        <w:numPr>
          <w:ilvl w:val="0"/>
          <w:numId w:val="39"/>
        </w:numPr>
        <w:rPr>
          <w:del w:id="207" w:author="Yael Gottlieb" w:date="2025-04-15T13:46:00Z" w16du:dateUtc="2025-04-15T10:46:00Z"/>
          <w:rFonts w:asciiTheme="minorBidi" w:hAnsiTheme="minorBidi" w:cstheme="minorBidi"/>
          <w:sz w:val="24"/>
          <w:rtl/>
          <w:rPrChange w:id="208" w:author="Yael Gottlieb" w:date="2025-04-15T14:02:00Z" w16du:dateUtc="2025-04-15T11:02:00Z">
            <w:rPr>
              <w:del w:id="209" w:author="Yael Gottlieb" w:date="2025-04-15T13:46:00Z" w16du:dateUtc="2025-04-15T10:46:00Z"/>
              <w:rtl/>
            </w:rPr>
          </w:rPrChange>
        </w:rPr>
        <w:pPrChange w:id="210" w:author="Yael Gottlieb" w:date="2025-04-15T14:02:00Z" w16du:dateUtc="2025-04-15T11:02:00Z">
          <w:pPr>
            <w:pStyle w:val="ListParagraph"/>
          </w:pPr>
        </w:pPrChange>
      </w:pPr>
    </w:p>
    <w:p w14:paraId="772EF024" w14:textId="77777777" w:rsidR="0080493C" w:rsidRDefault="0080493C" w:rsidP="0080493C">
      <w:pPr>
        <w:pStyle w:val="ListParagraph"/>
        <w:rPr>
          <w:ins w:id="211" w:author="Yael Gottlieb" w:date="2025-04-15T14:02:00Z" w16du:dateUtc="2025-04-15T11:02:00Z"/>
          <w:rtl/>
        </w:rPr>
        <w:pPrChange w:id="212" w:author="Yael Gottlieb" w:date="2025-04-15T14:02:00Z" w16du:dateUtc="2025-04-15T11:02:00Z">
          <w:pPr>
            <w:suppressAutoHyphens/>
            <w:autoSpaceDN w:val="0"/>
            <w:spacing w:line="360" w:lineRule="auto"/>
            <w:jc w:val="both"/>
            <w:textAlignment w:val="baseline"/>
          </w:pPr>
        </w:pPrChange>
      </w:pPr>
    </w:p>
    <w:p w14:paraId="362611AC" w14:textId="6476AB48" w:rsidR="0080493C" w:rsidRPr="00251B67" w:rsidRDefault="0080493C" w:rsidP="0080493C">
      <w:pPr>
        <w:numPr>
          <w:ilvl w:val="1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213" w:author="Yael Gottlieb" w:date="2025-04-15T14:03:00Z" w16du:dateUtc="2025-04-15T11:03:00Z"/>
          <w:rFonts w:asciiTheme="minorBidi" w:hAnsiTheme="minorBidi" w:cstheme="minorBidi"/>
          <w:sz w:val="24"/>
        </w:rPr>
      </w:pPr>
      <w:ins w:id="214" w:author="Yael Gottlieb" w:date="2025-04-15T14:02:00Z" w16du:dateUtc="2025-04-15T11:02:00Z">
        <w:r w:rsidRPr="00251B67">
          <w:rPr>
            <w:rFonts w:asciiTheme="minorBidi" w:hAnsiTheme="minorBidi" w:cstheme="minorBidi" w:hint="cs"/>
            <w:sz w:val="24"/>
            <w:rtl/>
          </w:rPr>
          <w:t>סעיף זה יהיה בא</w:t>
        </w:r>
      </w:ins>
      <w:ins w:id="215" w:author="Yael Gottlieb" w:date="2025-04-15T14:03:00Z" w16du:dateUtc="2025-04-15T11:03:00Z">
        <w:r w:rsidRPr="00251B67">
          <w:rPr>
            <w:rFonts w:asciiTheme="minorBidi" w:hAnsiTheme="minorBidi" w:cstheme="minorBidi" w:hint="cs"/>
            <w:sz w:val="24"/>
            <w:rtl/>
          </w:rPr>
          <w:t>חראיות מנהל הבטיחות ואיכות הסביבה או מי מטעמם</w:t>
        </w:r>
      </w:ins>
    </w:p>
    <w:p w14:paraId="0709C17C" w14:textId="7371589E" w:rsidR="0080493C" w:rsidRDefault="00251B67" w:rsidP="0080493C">
      <w:pPr>
        <w:numPr>
          <w:ilvl w:val="2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216" w:author="Yael Gottlieb" w:date="2025-04-16T09:51:00Z" w16du:dateUtc="2025-04-16T06:51:00Z"/>
          <w:rFonts w:asciiTheme="minorBidi" w:hAnsiTheme="minorBidi" w:cstheme="minorBidi"/>
          <w:sz w:val="24"/>
        </w:rPr>
      </w:pPr>
      <w:ins w:id="217" w:author="Yael Gottlieb" w:date="2025-04-16T09:51:00Z" w16du:dateUtc="2025-04-16T06:51:00Z">
        <w:r>
          <w:rPr>
            <w:rFonts w:asciiTheme="minorBidi" w:hAnsiTheme="minorBidi" w:cstheme="minorBidi" w:hint="cs"/>
            <w:sz w:val="24"/>
            <w:rtl/>
          </w:rPr>
          <w:t>הכנסת קבלן לעבודה במפעל:</w:t>
        </w:r>
      </w:ins>
    </w:p>
    <w:p w14:paraId="66CFFEC1" w14:textId="59CBC1FE" w:rsidR="00251B67" w:rsidRDefault="00251B67" w:rsidP="00251B67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218" w:author="Yael Gottlieb" w:date="2025-04-16T09:53:00Z" w16du:dateUtc="2025-04-16T06:53:00Z"/>
          <w:rFonts w:asciiTheme="minorBidi" w:hAnsiTheme="minorBidi" w:cstheme="minorBidi"/>
          <w:sz w:val="24"/>
        </w:rPr>
      </w:pPr>
      <w:ins w:id="219" w:author="Yael Gottlieb" w:date="2025-04-16T09:52:00Z" w16du:dateUtc="2025-04-16T06:52:00Z">
        <w:r>
          <w:rPr>
            <w:rFonts w:asciiTheme="minorBidi" w:hAnsiTheme="minorBidi" w:cstheme="minorBidi" w:hint="cs"/>
            <w:sz w:val="24"/>
            <w:rtl/>
          </w:rPr>
          <w:t>הדרכת כ</w:t>
        </w:r>
      </w:ins>
      <w:ins w:id="220" w:author="Yael Gottlieb" w:date="2025-04-16T09:53:00Z" w16du:dateUtc="2025-04-16T06:53:00Z">
        <w:r>
          <w:rPr>
            <w:rFonts w:asciiTheme="minorBidi" w:hAnsiTheme="minorBidi" w:cstheme="minorBidi" w:hint="cs"/>
            <w:sz w:val="24"/>
            <w:rtl/>
          </w:rPr>
          <w:t>ל</w:t>
        </w:r>
      </w:ins>
      <w:ins w:id="221" w:author="Yael Gottlieb" w:date="2025-04-16T09:52:00Z" w16du:dateUtc="2025-04-16T06:52:00Z">
        <w:r>
          <w:rPr>
            <w:rFonts w:asciiTheme="minorBidi" w:hAnsiTheme="minorBidi" w:cstheme="minorBidi" w:hint="cs"/>
            <w:sz w:val="24"/>
            <w:rtl/>
          </w:rPr>
          <w:t xml:space="preserve"> עובדי הקבלן </w:t>
        </w:r>
      </w:ins>
      <w:ins w:id="222" w:author="Yael Gottlieb" w:date="2025-04-16T09:53:00Z" w16du:dateUtc="2025-04-16T06:53:00Z">
        <w:r>
          <w:rPr>
            <w:rFonts w:asciiTheme="minorBidi" w:hAnsiTheme="minorBidi" w:cstheme="minorBidi" w:hint="cs"/>
            <w:sz w:val="24"/>
            <w:rtl/>
          </w:rPr>
          <w:t xml:space="preserve">שנכנסים לעבודה במפעל על </w:t>
        </w:r>
      </w:ins>
      <w:ins w:id="223" w:author="Yael Gottlieb" w:date="2025-04-16T09:52:00Z" w16du:dateUtc="2025-04-16T06:52:00Z">
        <w:r>
          <w:rPr>
            <w:rFonts w:asciiTheme="minorBidi" w:hAnsiTheme="minorBidi" w:cstheme="minorBidi" w:hint="cs"/>
            <w:sz w:val="24"/>
            <w:rtl/>
          </w:rPr>
          <w:t>בטיחות ואיכות הסביבה לפני תחילת כל עבודה</w:t>
        </w:r>
      </w:ins>
      <w:ins w:id="224" w:author="Yael Gottlieb" w:date="2025-04-16T09:54:00Z" w16du:dateUtc="2025-04-16T06:54:00Z">
        <w:r>
          <w:rPr>
            <w:rFonts w:asciiTheme="minorBidi" w:hAnsiTheme="minorBidi" w:cstheme="minorBidi" w:hint="cs"/>
            <w:sz w:val="24"/>
            <w:rtl/>
          </w:rPr>
          <w:t>, כולל חתימה על טופס הדרכה.</w:t>
        </w:r>
      </w:ins>
    </w:p>
    <w:p w14:paraId="5AA30E4B" w14:textId="5BE58B1C" w:rsidR="0080493C" w:rsidRPr="00251B67" w:rsidRDefault="00251B67" w:rsidP="00A4169D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225" w:author="Yael Gottlieb" w:date="2025-04-16T09:58:00Z" w16du:dateUtc="2025-04-16T06:58:00Z"/>
          <w:rFonts w:asciiTheme="minorBidi" w:hAnsiTheme="minorBidi" w:cstheme="minorBidi"/>
          <w:sz w:val="24"/>
          <w:rPrChange w:id="226" w:author="Yael Gottlieb" w:date="2025-04-16T09:58:00Z" w16du:dateUtc="2025-04-16T06:58:00Z">
            <w:rPr>
              <w:ins w:id="227" w:author="Yael Gottlieb" w:date="2025-04-16T09:58:00Z" w16du:dateUtc="2025-04-16T06:58:00Z"/>
              <w:rFonts w:asciiTheme="minorBidi" w:hAnsiTheme="minorBidi" w:cs="Arial"/>
              <w:sz w:val="24"/>
              <w:rtl/>
            </w:rPr>
          </w:rPrChange>
        </w:rPr>
      </w:pPr>
      <w:ins w:id="228" w:author="Yael Gottlieb" w:date="2025-04-16T09:52:00Z" w16du:dateUtc="2025-04-16T06:52:00Z">
        <w:r w:rsidRPr="00251B67">
          <w:rPr>
            <w:rFonts w:asciiTheme="minorBidi" w:hAnsiTheme="minorBidi" w:cstheme="minorBidi" w:hint="cs"/>
            <w:sz w:val="24"/>
            <w:rtl/>
          </w:rPr>
          <w:t xml:space="preserve"> </w:t>
        </w:r>
      </w:ins>
      <w:ins w:id="229" w:author="Yael Gottlieb" w:date="2025-04-16T09:54:00Z" w16du:dateUtc="2025-04-16T06:54:00Z">
        <w:r w:rsidRPr="00251B67">
          <w:rPr>
            <w:rFonts w:asciiTheme="minorBidi" w:hAnsiTheme="minorBidi" w:cstheme="minorBidi" w:hint="cs"/>
            <w:sz w:val="24"/>
            <w:rtl/>
          </w:rPr>
          <w:t xml:space="preserve">מתן היתר עבודה </w:t>
        </w:r>
        <w:r w:rsidRPr="00251B67">
          <w:rPr>
            <w:rFonts w:asciiTheme="minorBidi" w:hAnsiTheme="minorBidi" w:cstheme="minorBidi"/>
            <w:sz w:val="24"/>
            <w:rtl/>
          </w:rPr>
          <w:t>לגבי כל מגוון העבודות שתבוצענה בשטחי ה</w:t>
        </w:r>
        <w:r w:rsidRPr="00251B67">
          <w:rPr>
            <w:rFonts w:asciiTheme="minorBidi" w:hAnsiTheme="minorBidi" w:cstheme="minorBidi" w:hint="cs"/>
            <w:sz w:val="24"/>
            <w:rtl/>
          </w:rPr>
          <w:t>מפעל</w:t>
        </w:r>
      </w:ins>
      <w:ins w:id="230" w:author="Yael Gottlieb" w:date="2025-04-16T09:55:00Z" w16du:dateUtc="2025-04-16T06:55:00Z">
        <w:r w:rsidRPr="00251B67">
          <w:rPr>
            <w:rFonts w:asciiTheme="minorBidi" w:hAnsiTheme="minorBidi" w:cstheme="minorBidi" w:hint="cs"/>
            <w:sz w:val="24"/>
            <w:rtl/>
          </w:rPr>
          <w:t xml:space="preserve"> </w:t>
        </w:r>
        <w:r w:rsidRPr="00251B67">
          <w:rPr>
            <w:rFonts w:asciiTheme="minorBidi" w:hAnsiTheme="minorBidi" w:cs="Arial"/>
            <w:sz w:val="24"/>
            <w:rtl/>
          </w:rPr>
          <w:t>חתום ע"י מזמין העבודה</w:t>
        </w:r>
      </w:ins>
      <w:ins w:id="231" w:author="Yael Gottlieb" w:date="2025-04-16T09:56:00Z" w16du:dateUtc="2025-04-16T06:56:00Z">
        <w:r>
          <w:rPr>
            <w:rFonts w:asciiTheme="minorBidi" w:hAnsiTheme="minorBidi" w:cs="Arial" w:hint="cs"/>
            <w:sz w:val="24"/>
            <w:rtl/>
          </w:rPr>
          <w:t xml:space="preserve">, </w:t>
        </w:r>
        <w:r w:rsidRPr="00251B67">
          <w:rPr>
            <w:rFonts w:asciiTheme="minorBidi" w:hAnsiTheme="minorBidi" w:cs="Arial"/>
            <w:sz w:val="24"/>
            <w:rtl/>
          </w:rPr>
          <w:t>מבצע העבודה (קבלן) והממונה על הבטיחות</w:t>
        </w:r>
        <w:r>
          <w:rPr>
            <w:rFonts w:asciiTheme="minorBidi" w:hAnsiTheme="minorBidi" w:cs="Arial" w:hint="cs"/>
            <w:sz w:val="24"/>
            <w:rtl/>
          </w:rPr>
          <w:t xml:space="preserve"> במפעל</w:t>
        </w:r>
        <w:r w:rsidRPr="00251B67">
          <w:rPr>
            <w:rFonts w:asciiTheme="minorBidi" w:hAnsiTheme="minorBidi" w:cs="Arial"/>
            <w:sz w:val="24"/>
            <w:rtl/>
          </w:rPr>
          <w:t>.</w:t>
        </w:r>
      </w:ins>
    </w:p>
    <w:p w14:paraId="359CBA1E" w14:textId="452378C2" w:rsidR="00251B67" w:rsidRPr="00251B67" w:rsidRDefault="00251B67" w:rsidP="00A4169D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232" w:author="Yael Gottlieb" w:date="2025-04-16T09:59:00Z" w16du:dateUtc="2025-04-16T06:59:00Z"/>
          <w:rFonts w:asciiTheme="minorBidi" w:hAnsiTheme="minorBidi" w:cstheme="minorBidi"/>
          <w:sz w:val="24"/>
          <w:rPrChange w:id="233" w:author="Yael Gottlieb" w:date="2025-04-16T09:59:00Z" w16du:dateUtc="2025-04-16T06:59:00Z">
            <w:rPr>
              <w:ins w:id="234" w:author="Yael Gottlieb" w:date="2025-04-16T09:59:00Z" w16du:dateUtc="2025-04-16T06:59:00Z"/>
              <w:rFonts w:asciiTheme="minorBidi" w:hAnsiTheme="minorBidi" w:cs="Arial"/>
              <w:sz w:val="24"/>
              <w:rtl/>
            </w:rPr>
          </w:rPrChange>
        </w:rPr>
      </w:pPr>
      <w:ins w:id="235" w:author="Yael Gottlieb" w:date="2025-04-16T09:58:00Z" w16du:dateUtc="2025-04-16T06:58:00Z">
        <w:r>
          <w:rPr>
            <w:rFonts w:asciiTheme="minorBidi" w:hAnsiTheme="minorBidi" w:cs="Arial" w:hint="cs"/>
            <w:sz w:val="24"/>
            <w:rtl/>
          </w:rPr>
          <w:t>בדיקת מסמכים רלוונטיים למשימה אותה נדרשים לבצע עובדי הקבלן (אישורי עבודה בגובה, ה</w:t>
        </w:r>
      </w:ins>
      <w:ins w:id="236" w:author="Yael Gottlieb" w:date="2025-04-16T09:59:00Z" w16du:dateUtc="2025-04-16T06:59:00Z">
        <w:r>
          <w:rPr>
            <w:rFonts w:asciiTheme="minorBidi" w:hAnsiTheme="minorBidi" w:cs="Arial" w:hint="cs"/>
            <w:sz w:val="24"/>
            <w:rtl/>
          </w:rPr>
          <w:t>סמכת מלגזנים)</w:t>
        </w:r>
      </w:ins>
    </w:p>
    <w:p w14:paraId="124FFB48" w14:textId="53B9A9F3" w:rsidR="00251B67" w:rsidRDefault="00251B67" w:rsidP="00B47B5E">
      <w:pPr>
        <w:numPr>
          <w:ilvl w:val="3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237" w:author="Yael Gottlieb" w:date="2025-04-16T10:00:00Z" w16du:dateUtc="2025-04-16T07:00:00Z"/>
          <w:rFonts w:asciiTheme="minorBidi" w:hAnsiTheme="minorBidi" w:cstheme="minorBidi"/>
          <w:sz w:val="24"/>
        </w:rPr>
      </w:pPr>
      <w:ins w:id="238" w:author="Yael Gottlieb" w:date="2025-04-16T09:59:00Z" w16du:dateUtc="2025-04-16T06:59:00Z">
        <w:r>
          <w:rPr>
            <w:rFonts w:asciiTheme="minorBidi" w:hAnsiTheme="minorBidi" w:cs="Arial" w:hint="cs"/>
            <w:sz w:val="24"/>
            <w:rtl/>
          </w:rPr>
          <w:t>בדיקת הציוד החשמלי</w:t>
        </w:r>
      </w:ins>
      <w:ins w:id="239" w:author="Yael Gottlieb" w:date="2025-04-16T10:00:00Z" w16du:dateUtc="2025-04-16T07:00:00Z">
        <w:r>
          <w:rPr>
            <w:rFonts w:asciiTheme="minorBidi" w:hAnsiTheme="minorBidi" w:cs="Arial" w:hint="cs"/>
            <w:sz w:val="24"/>
            <w:rtl/>
          </w:rPr>
          <w:t xml:space="preserve"> והמכני שנכנס למפעל</w:t>
        </w:r>
        <w:r>
          <w:rPr>
            <w:rFonts w:asciiTheme="minorBidi" w:hAnsiTheme="minorBidi" w:cstheme="minorBidi" w:hint="cs"/>
            <w:sz w:val="24"/>
            <w:rtl/>
          </w:rPr>
          <w:t>.</w:t>
        </w:r>
      </w:ins>
    </w:p>
    <w:p w14:paraId="1FF75B50" w14:textId="61DE172D" w:rsidR="004A33E0" w:rsidRDefault="004A33E0" w:rsidP="004A33E0">
      <w:pPr>
        <w:pStyle w:val="ListParagraph"/>
        <w:numPr>
          <w:ilvl w:val="3"/>
          <w:numId w:val="2"/>
        </w:numPr>
        <w:spacing w:line="360" w:lineRule="auto"/>
        <w:rPr>
          <w:ins w:id="240" w:author="Yael Gottlieb" w:date="2025-04-16T10:06:00Z" w16du:dateUtc="2025-04-16T07:06:00Z"/>
          <w:rFonts w:asciiTheme="minorBidi" w:hAnsiTheme="minorBidi" w:cstheme="minorBidi"/>
          <w:sz w:val="24"/>
        </w:rPr>
      </w:pPr>
      <w:ins w:id="241" w:author="Yael Gottlieb" w:date="2025-04-16T10:06:00Z" w16du:dateUtc="2025-04-16T07:06:00Z">
        <w:r>
          <w:rPr>
            <w:rFonts w:asciiTheme="minorBidi" w:hAnsiTheme="minorBidi" w:cstheme="minorBidi" w:hint="cs"/>
            <w:sz w:val="24"/>
            <w:rtl/>
          </w:rPr>
          <w:t>בדיקת גיליונות בטיחות לחומרים מסוכנים הנדרשים להיכנס למפעל.</w:t>
        </w:r>
      </w:ins>
    </w:p>
    <w:p w14:paraId="33E361C5" w14:textId="60CC7D7F" w:rsidR="00C9209F" w:rsidDel="00B47B5E" w:rsidRDefault="00251B67" w:rsidP="00B47B5E">
      <w:pPr>
        <w:suppressAutoHyphens/>
        <w:autoSpaceDN w:val="0"/>
        <w:spacing w:line="360" w:lineRule="auto"/>
        <w:jc w:val="both"/>
        <w:textAlignment w:val="baseline"/>
        <w:rPr>
          <w:del w:id="242" w:author="Yael Gottlieb" w:date="2025-04-15T13:53:00Z" w16du:dateUtc="2025-04-15T10:53:00Z"/>
          <w:rFonts w:asciiTheme="minorBidi" w:hAnsiTheme="minorBidi" w:cstheme="minorBidi"/>
          <w:sz w:val="24"/>
          <w:rtl/>
        </w:rPr>
        <w:pPrChange w:id="243" w:author="Yael Gottlieb" w:date="2025-04-16T10:04:00Z" w16du:dateUtc="2025-04-16T07:04:00Z">
          <w:pPr>
            <w:suppressAutoHyphens/>
            <w:autoSpaceDN w:val="0"/>
            <w:spacing w:line="360" w:lineRule="auto"/>
            <w:jc w:val="both"/>
            <w:textAlignment w:val="baseline"/>
          </w:pPr>
        </w:pPrChange>
      </w:pPr>
      <w:ins w:id="244" w:author="Yael Gottlieb" w:date="2025-04-16T10:00:00Z" w16du:dateUtc="2025-04-16T07:00:00Z">
        <w:r>
          <w:rPr>
            <w:rFonts w:asciiTheme="minorBidi" w:hAnsiTheme="minorBidi" w:cstheme="minorBidi" w:hint="cs"/>
            <w:sz w:val="24"/>
            <w:rtl/>
          </w:rPr>
          <w:t>בדיקת ציוד מגן מתאים לביצוע המשימה.</w:t>
        </w:r>
      </w:ins>
    </w:p>
    <w:p w14:paraId="12FE9860" w14:textId="77777777" w:rsidR="004A33E0" w:rsidRPr="004A33E0" w:rsidRDefault="004A33E0" w:rsidP="004A33E0">
      <w:pPr>
        <w:pStyle w:val="ListParagraph"/>
        <w:numPr>
          <w:ilvl w:val="3"/>
          <w:numId w:val="2"/>
        </w:numPr>
        <w:spacing w:line="360" w:lineRule="auto"/>
        <w:rPr>
          <w:ins w:id="245" w:author="Yael Gottlieb" w:date="2025-04-16T10:04:00Z" w16du:dateUtc="2025-04-16T07:04:00Z"/>
          <w:rFonts w:asciiTheme="minorBidi" w:hAnsiTheme="minorBidi" w:cstheme="minorBidi"/>
          <w:sz w:val="24"/>
          <w:rtl/>
          <w:rPrChange w:id="246" w:author="Yael Gottlieb" w:date="2025-04-16T10:04:00Z" w16du:dateUtc="2025-04-16T07:04:00Z">
            <w:rPr>
              <w:ins w:id="247" w:author="Yael Gottlieb" w:date="2025-04-16T10:04:00Z" w16du:dateUtc="2025-04-16T07:04:00Z"/>
              <w:rtl/>
            </w:rPr>
          </w:rPrChange>
        </w:rPr>
        <w:pPrChange w:id="248" w:author="Yael Gottlieb" w:date="2025-04-16T10:04:00Z" w16du:dateUtc="2025-04-16T07:04:00Z">
          <w:pPr>
            <w:tabs>
              <w:tab w:val="left" w:pos="425"/>
              <w:tab w:val="left" w:pos="709"/>
            </w:tabs>
            <w:spacing w:line="360" w:lineRule="auto"/>
          </w:pPr>
        </w:pPrChange>
      </w:pPr>
    </w:p>
    <w:p w14:paraId="742F4DDA" w14:textId="5DD81FFD" w:rsidR="004A33E0" w:rsidRPr="009B1A7D" w:rsidRDefault="00B47B5E" w:rsidP="004A33E0">
      <w:pPr>
        <w:numPr>
          <w:ilvl w:val="2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249" w:author="Yael Gottlieb" w:date="2025-04-16T10:04:00Z" w16du:dateUtc="2025-04-16T07:04:00Z"/>
          <w:rFonts w:asciiTheme="minorBidi" w:hAnsiTheme="minorBidi" w:cstheme="minorBidi"/>
          <w:sz w:val="24"/>
          <w:rtl/>
        </w:rPr>
        <w:pPrChange w:id="250" w:author="Yael Gottlieb" w:date="2025-04-16T10:04:00Z" w16du:dateUtc="2025-04-16T07:04:00Z">
          <w:pPr>
            <w:tabs>
              <w:tab w:val="left" w:pos="425"/>
              <w:tab w:val="left" w:pos="709"/>
            </w:tabs>
            <w:spacing w:line="360" w:lineRule="auto"/>
          </w:pPr>
        </w:pPrChange>
      </w:pPr>
      <w:ins w:id="251" w:author="Yael Gottlieb" w:date="2025-04-16T10:03:00Z" w16du:dateUtc="2025-04-16T07:03:00Z">
        <w:r w:rsidRPr="00B47B5E">
          <w:rPr>
            <w:rFonts w:asciiTheme="minorBidi" w:hAnsiTheme="minorBidi" w:cstheme="minorBidi"/>
            <w:sz w:val="24"/>
            <w:rtl/>
          </w:rPr>
          <w:t>על עובדי המפעל שלהם יד במישרין או בעקיפין בהעסקת קבלנים למיניהם, קליטתם</w:t>
        </w:r>
        <w:r w:rsidRPr="00B47B5E">
          <w:rPr>
            <w:rFonts w:asciiTheme="minorBidi" w:hAnsiTheme="minorBidi" w:cstheme="minorBidi" w:hint="cs"/>
            <w:sz w:val="24"/>
            <w:rtl/>
          </w:rPr>
          <w:t xml:space="preserve">, </w:t>
        </w:r>
        <w:r w:rsidRPr="00B47B5E">
          <w:rPr>
            <w:rFonts w:asciiTheme="minorBidi" w:hAnsiTheme="minorBidi" w:cstheme="minorBidi"/>
            <w:sz w:val="24"/>
            <w:rtl/>
          </w:rPr>
          <w:t>פיקוח עליהם</w:t>
        </w:r>
        <w:r w:rsidRPr="00B47B5E">
          <w:rPr>
            <w:rFonts w:asciiTheme="minorBidi" w:hAnsiTheme="minorBidi" w:cstheme="minorBidi" w:hint="cs"/>
            <w:sz w:val="24"/>
            <w:rtl/>
          </w:rPr>
          <w:t>,</w:t>
        </w:r>
        <w:r w:rsidRPr="00B47B5E">
          <w:rPr>
            <w:rFonts w:asciiTheme="minorBidi" w:hAnsiTheme="minorBidi" w:cstheme="minorBidi"/>
            <w:sz w:val="24"/>
            <w:rtl/>
          </w:rPr>
          <w:t xml:space="preserve"> להקפיד ולוודא מילוי אחר</w:t>
        </w:r>
      </w:ins>
      <w:ins w:id="252" w:author="Yael Gottlieb" w:date="2025-04-16T10:04:00Z" w16du:dateUtc="2025-04-16T07:04:00Z">
        <w:r w:rsidR="004A33E0" w:rsidRPr="009B1A7D">
          <w:rPr>
            <w:rFonts w:asciiTheme="minorBidi" w:hAnsiTheme="minorBidi" w:cstheme="minorBidi"/>
            <w:sz w:val="24"/>
            <w:rtl/>
          </w:rPr>
          <w:t xml:space="preserve"> ההוראות ונוהלי המפעל הדנים בבטיחות וגיהות, ואיה"ס, לצימצום סיכונים ומניעת תאונות ומפגעים סביבתיים.</w:t>
        </w:r>
      </w:ins>
    </w:p>
    <w:p w14:paraId="6114EA4E" w14:textId="27AC4873" w:rsidR="004A33E0" w:rsidRPr="004A33E0" w:rsidRDefault="004A33E0" w:rsidP="004A33E0">
      <w:pPr>
        <w:pStyle w:val="BodyTextFirstIndent2"/>
        <w:numPr>
          <w:ilvl w:val="2"/>
          <w:numId w:val="2"/>
        </w:numPr>
        <w:tabs>
          <w:tab w:val="left" w:pos="709"/>
          <w:tab w:val="left" w:pos="851"/>
        </w:tabs>
        <w:spacing w:line="360" w:lineRule="auto"/>
        <w:rPr>
          <w:ins w:id="253" w:author="Yael Gottlieb" w:date="2025-04-16T10:07:00Z" w16du:dateUtc="2025-04-16T07:07:00Z"/>
          <w:rFonts w:asciiTheme="minorBidi" w:hAnsiTheme="minorBidi" w:cstheme="minorBidi"/>
          <w:rtl/>
          <w:rPrChange w:id="254" w:author="Yael Gottlieb" w:date="2025-04-16T10:07:00Z" w16du:dateUtc="2025-04-16T07:07:00Z">
            <w:rPr>
              <w:ins w:id="255" w:author="Yael Gottlieb" w:date="2025-04-16T10:07:00Z" w16du:dateUtc="2025-04-16T07:07:00Z"/>
              <w:rtl/>
            </w:rPr>
          </w:rPrChange>
        </w:rPr>
        <w:pPrChange w:id="256" w:author="Yael Gottlieb" w:date="2025-04-16T10:07:00Z" w16du:dateUtc="2025-04-16T07:07:00Z">
          <w:pPr>
            <w:pStyle w:val="BodyTextFirstIndent2"/>
            <w:numPr>
              <w:numId w:val="2"/>
            </w:numPr>
            <w:tabs>
              <w:tab w:val="num" w:pos="360"/>
              <w:tab w:val="left" w:pos="709"/>
              <w:tab w:val="left" w:pos="851"/>
            </w:tabs>
            <w:spacing w:line="360" w:lineRule="auto"/>
            <w:ind w:left="360" w:hanging="360"/>
          </w:pPr>
        </w:pPrChange>
      </w:pPr>
      <w:ins w:id="257" w:author="Yael Gottlieb" w:date="2025-04-16T10:07:00Z" w16du:dateUtc="2025-04-16T07:07:00Z">
        <w:r w:rsidRPr="004A33E0">
          <w:rPr>
            <w:rFonts w:asciiTheme="minorBidi" w:hAnsiTheme="minorBidi" w:cstheme="minorBidi"/>
            <w:sz w:val="24"/>
            <w:rtl/>
            <w:lang w:eastAsia="he-IL"/>
            <w:rPrChange w:id="258" w:author="Yael Gottlieb" w:date="2025-04-16T10:07:00Z" w16du:dateUtc="2025-04-16T07:07:00Z">
              <w:rPr>
                <w:rtl/>
              </w:rPr>
            </w:rPrChange>
          </w:rPr>
          <w:t>בסמכות ממונה על הבטיחות לפקח ולנקוט צעדים מתאימים להחלת דרישות הוראות ונוהלי בטיחות, על כל שוהה</w:t>
        </w:r>
        <w:r w:rsidRPr="004A33E0">
          <w:rPr>
            <w:rFonts w:asciiTheme="minorBidi" w:hAnsiTheme="minorBidi" w:cstheme="minorBidi"/>
            <w:rtl/>
            <w:rPrChange w:id="259" w:author="Yael Gottlieb" w:date="2025-04-16T10:07:00Z" w16du:dateUtc="2025-04-16T07:07:00Z">
              <w:rPr>
                <w:rtl/>
              </w:rPr>
            </w:rPrChange>
          </w:rPr>
          <w:t xml:space="preserve"> בתחום שטחי עבודות המפעל, קבלנים ומבקרים בכלל זה.</w:t>
        </w:r>
      </w:ins>
    </w:p>
    <w:p w14:paraId="73FDBC34" w14:textId="79365A89" w:rsidR="00B47B5E" w:rsidRPr="00B47B5E" w:rsidRDefault="004A33E0" w:rsidP="00B47B5E">
      <w:pPr>
        <w:pStyle w:val="ListParagraph"/>
        <w:numPr>
          <w:ilvl w:val="2"/>
          <w:numId w:val="2"/>
        </w:numPr>
        <w:suppressAutoHyphens/>
        <w:autoSpaceDN w:val="0"/>
        <w:spacing w:line="360" w:lineRule="auto"/>
        <w:jc w:val="both"/>
        <w:textAlignment w:val="baseline"/>
        <w:rPr>
          <w:ins w:id="260" w:author="Yael Gottlieb" w:date="2025-04-16T10:03:00Z" w16du:dateUtc="2025-04-16T07:03:00Z"/>
          <w:rFonts w:asciiTheme="minorBidi" w:hAnsiTheme="minorBidi" w:cstheme="minorBidi"/>
          <w:sz w:val="24"/>
          <w:rtl/>
        </w:rPr>
        <w:pPrChange w:id="261" w:author="Yael Gottlieb" w:date="2025-04-16T10:04:00Z" w16du:dateUtc="2025-04-16T07:04:00Z">
          <w:pPr>
            <w:pStyle w:val="ListParagraph"/>
            <w:numPr>
              <w:numId w:val="2"/>
            </w:numPr>
            <w:tabs>
              <w:tab w:val="num" w:pos="360"/>
            </w:tabs>
            <w:suppressAutoHyphens/>
            <w:autoSpaceDN w:val="0"/>
            <w:spacing w:line="360" w:lineRule="auto"/>
            <w:ind w:left="360" w:hanging="360"/>
            <w:jc w:val="both"/>
            <w:textAlignment w:val="baseline"/>
          </w:pPr>
        </w:pPrChange>
      </w:pPr>
      <w:ins w:id="262" w:author="Yael Gottlieb" w:date="2025-04-16T10:11:00Z" w16du:dateUtc="2025-04-16T07:11:00Z">
        <w:r>
          <w:rPr>
            <w:rFonts w:asciiTheme="minorBidi" w:hAnsiTheme="minorBidi" w:cstheme="minorBidi" w:hint="cs"/>
            <w:sz w:val="24"/>
            <w:rtl/>
          </w:rPr>
          <w:t>מזמין העבודה מטעם המפעל יוודא כי איזור העבודה של הקבלן ועובדיו יגודר ותחום</w:t>
        </w:r>
      </w:ins>
      <w:ins w:id="263" w:author="Yael Gottlieb" w:date="2025-04-16T10:12:00Z" w16du:dateUtc="2025-04-16T07:12:00Z">
        <w:r>
          <w:rPr>
            <w:rFonts w:asciiTheme="minorBidi" w:hAnsiTheme="minorBidi" w:cstheme="minorBidi" w:hint="cs"/>
            <w:sz w:val="24"/>
            <w:rtl/>
          </w:rPr>
          <w:t xml:space="preserve"> </w:t>
        </w:r>
        <w:r w:rsidRPr="009B1A7D">
          <w:rPr>
            <w:rFonts w:asciiTheme="minorBidi" w:hAnsiTheme="minorBidi" w:cstheme="minorBidi"/>
            <w:sz w:val="24"/>
            <w:rtl/>
          </w:rPr>
          <w:t xml:space="preserve">כך שאיש מלבד </w:t>
        </w:r>
        <w:smartTag w:uri="urn:schemas-microsoft-com:office:smarttags" w:element="PersonName">
          <w:r w:rsidRPr="009B1A7D">
            <w:rPr>
              <w:rFonts w:asciiTheme="minorBidi" w:hAnsiTheme="minorBidi" w:cstheme="minorBidi"/>
              <w:sz w:val="24"/>
              <w:rtl/>
            </w:rPr>
            <w:t>עובד</w:t>
          </w:r>
        </w:smartTag>
        <w:r w:rsidRPr="009B1A7D">
          <w:rPr>
            <w:rFonts w:asciiTheme="minorBidi" w:hAnsiTheme="minorBidi" w:cstheme="minorBidi"/>
            <w:sz w:val="24"/>
            <w:rtl/>
          </w:rPr>
          <w:t>יו לא יוכל או יורשה לעבור או להיכנס לתחום עבודתו</w:t>
        </w:r>
        <w:r>
          <w:rPr>
            <w:rFonts w:asciiTheme="minorBidi" w:hAnsiTheme="minorBidi" w:cstheme="minorBidi" w:hint="cs"/>
            <w:sz w:val="24"/>
            <w:rtl/>
          </w:rPr>
          <w:t>, כולל שילטי זהירות "אין מעבר" או "אין כניסה"</w:t>
        </w:r>
      </w:ins>
      <w:ins w:id="264" w:author="Yael Gottlieb" w:date="2025-04-16T10:13:00Z" w16du:dateUtc="2025-04-16T07:13:00Z">
        <w:r w:rsidR="00C56747">
          <w:rPr>
            <w:rFonts w:asciiTheme="minorBidi" w:hAnsiTheme="minorBidi" w:cstheme="minorBidi" w:hint="cs"/>
            <w:sz w:val="24"/>
            <w:rtl/>
          </w:rPr>
          <w:t>. במידה ולא ניתן לתחום את איזור העבודה, יש ליידע את כלל עובדי המפעל על ביצוע העבודה ולפקח על כניסתם לאזור.</w:t>
        </w:r>
      </w:ins>
    </w:p>
    <w:p w14:paraId="352A9B82" w14:textId="34795672" w:rsidR="00C9209F" w:rsidDel="00B47B5E" w:rsidRDefault="00C9209F" w:rsidP="00B47B5E">
      <w:pPr>
        <w:pStyle w:val="ListParagraph"/>
        <w:ind w:left="0"/>
        <w:rPr>
          <w:del w:id="265" w:author="Yael Gottlieb" w:date="2025-04-15T13:54:00Z" w16du:dateUtc="2025-04-15T10:54:00Z"/>
          <w:rtl/>
        </w:rPr>
        <w:pPrChange w:id="266" w:author="Yael Gottlieb" w:date="2025-04-16T10:04:00Z" w16du:dateUtc="2025-04-16T07:04:00Z">
          <w:pPr>
            <w:pStyle w:val="ListParagraph"/>
          </w:pPr>
        </w:pPrChange>
      </w:pPr>
      <w:del w:id="267" w:author="Yael Gottlieb" w:date="2025-04-15T13:35:00Z" w16du:dateUtc="2025-04-15T10:35:00Z">
        <w:r w:rsidRPr="00AB5A4E" w:rsidDel="00C9209F">
          <w:rPr>
            <w:rtl/>
            <w:rPrChange w:id="268" w:author="Yael Gottlieb" w:date="2025-04-15T13:54:00Z" w16du:dateUtc="2025-04-15T10:54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     3.1  </w:delText>
        </w:r>
      </w:del>
      <w:del w:id="269" w:author="Yael Gottlieb" w:date="2025-04-15T13:54:00Z" w16du:dateUtc="2025-04-15T10:54:00Z">
        <w:r w:rsidRPr="00AB5A4E" w:rsidDel="00AB5A4E">
          <w:rPr>
            <w:rtl/>
            <w:rPrChange w:id="270" w:author="Yael Gottlieb" w:date="2025-04-15T13:54:00Z" w16du:dateUtc="2025-04-15T10:54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כל קבלן המעוניין והאמור לבצע עבודות בחברה, חייב בטרם תחילת העבודה/ות לפעול   </w:delText>
        </w:r>
      </w:del>
    </w:p>
    <w:p w14:paraId="3E9C9501" w14:textId="35D8E3DF" w:rsidR="00C9209F" w:rsidRPr="00AB5A4E" w:rsidDel="00AB5A4E" w:rsidRDefault="00C9209F" w:rsidP="0080493C">
      <w:pPr>
        <w:pStyle w:val="ListParagraph"/>
        <w:rPr>
          <w:del w:id="271" w:author="Yael Gottlieb" w:date="2025-04-15T13:55:00Z" w16du:dateUtc="2025-04-15T10:55:00Z"/>
          <w:rtl/>
          <w:rPrChange w:id="272" w:author="Yael Gottlieb" w:date="2025-04-15T13:54:00Z" w16du:dateUtc="2025-04-15T10:54:00Z">
            <w:rPr>
              <w:del w:id="273" w:author="Yael Gottlieb" w:date="2025-04-15T13:55:00Z" w16du:dateUtc="2025-04-15T10:55:00Z"/>
              <w:rFonts w:ascii="Arial" w:hAnsi="Arial" w:cs="Arial"/>
              <w:sz w:val="16"/>
              <w:szCs w:val="22"/>
              <w:rtl/>
            </w:rPr>
          </w:rPrChange>
        </w:rPr>
        <w:pPrChange w:id="274" w:author="Yael Gottlieb" w:date="2025-04-15T14:01:00Z" w16du:dateUtc="2025-04-15T11:01:00Z">
          <w:pPr>
            <w:tabs>
              <w:tab w:val="left" w:pos="565"/>
              <w:tab w:val="left" w:pos="848"/>
            </w:tabs>
            <w:spacing w:line="276" w:lineRule="auto"/>
          </w:pPr>
        </w:pPrChange>
      </w:pPr>
      <w:del w:id="275" w:author="Yael Gottlieb" w:date="2025-04-15T13:54:00Z" w16du:dateUtc="2025-04-15T10:54:00Z">
        <w:r w:rsidRPr="00AB5A4E" w:rsidDel="00AB5A4E">
          <w:rPr>
            <w:rtl/>
            <w:rPrChange w:id="276" w:author="Yael Gottlieb" w:date="2025-04-15T13:54:00Z" w16du:dateUtc="2025-04-15T10:54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            כדלהלן :</w:delText>
        </w:r>
      </w:del>
    </w:p>
    <w:p w14:paraId="180D2BD8" w14:textId="7D3E5725" w:rsidR="00C9209F" w:rsidRPr="00AB5A4E" w:rsidDel="0080493C" w:rsidRDefault="00C9209F" w:rsidP="0080493C">
      <w:pPr>
        <w:pStyle w:val="ListParagraph"/>
        <w:rPr>
          <w:del w:id="277" w:author="Yael Gottlieb" w:date="2025-04-15T14:00:00Z" w16du:dateUtc="2025-04-15T11:00:00Z"/>
          <w:rtl/>
          <w:rPrChange w:id="278" w:author="Yael Gottlieb" w:date="2025-04-15T13:55:00Z" w16du:dateUtc="2025-04-15T10:55:00Z">
            <w:rPr>
              <w:del w:id="279" w:author="Yael Gottlieb" w:date="2025-04-15T14:00:00Z" w16du:dateUtc="2025-04-15T11:00:00Z"/>
              <w:rFonts w:ascii="Arial" w:hAnsi="Arial" w:cs="Arial"/>
              <w:sz w:val="6"/>
              <w:szCs w:val="10"/>
              <w:rtl/>
            </w:rPr>
          </w:rPrChange>
        </w:rPr>
        <w:pPrChange w:id="280" w:author="Yael Gottlieb" w:date="2025-04-15T14:01:00Z" w16du:dateUtc="2025-04-15T11:01:00Z">
          <w:pPr>
            <w:spacing w:line="360" w:lineRule="auto"/>
          </w:pPr>
        </w:pPrChange>
      </w:pPr>
    </w:p>
    <w:p w14:paraId="4C57C733" w14:textId="271D0718" w:rsidR="00C9209F" w:rsidDel="00AB5A4E" w:rsidRDefault="00C9209F" w:rsidP="0080493C">
      <w:pPr>
        <w:pStyle w:val="ListParagraph"/>
        <w:rPr>
          <w:del w:id="281" w:author="Yael Gottlieb" w:date="2025-04-15T13:55:00Z" w16du:dateUtc="2025-04-15T10:55:00Z"/>
        </w:rPr>
        <w:pPrChange w:id="282" w:author="Yael Gottlieb" w:date="2025-04-15T14:01:00Z" w16du:dateUtc="2025-04-15T11:01:00Z">
          <w:pPr>
            <w:numPr>
              <w:ilvl w:val="2"/>
              <w:numId w:val="30"/>
            </w:numPr>
            <w:tabs>
              <w:tab w:val="right" w:pos="509"/>
              <w:tab w:val="left" w:pos="565"/>
              <w:tab w:val="left" w:pos="848"/>
              <w:tab w:val="right" w:pos="935"/>
            </w:tabs>
            <w:spacing w:line="360" w:lineRule="auto"/>
            <w:ind w:left="2664" w:hanging="504"/>
          </w:pPr>
        </w:pPrChange>
      </w:pPr>
      <w:del w:id="283" w:author="Yael Gottlieb" w:date="2025-04-15T13:55:00Z" w16du:dateUtc="2025-04-15T10:55:00Z">
        <w:r w:rsidRPr="00AB5A4E" w:rsidDel="00AB5A4E">
          <w:rPr>
            <w:rtl/>
            <w:rPrChange w:id="284" w:author="Yael Gottlieb" w:date="2025-04-15T13:55:00Z" w16du:dateUtc="2025-04-15T10:55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        3.1.1</w:delText>
        </w:r>
      </w:del>
      <w:del w:id="285" w:author="Yael Gottlieb" w:date="2025-04-15T13:54:00Z" w16du:dateUtc="2025-04-15T10:54:00Z">
        <w:r w:rsidRPr="00AB5A4E" w:rsidDel="00AB5A4E">
          <w:rPr>
            <w:rtl/>
            <w:rPrChange w:id="286" w:author="Yael Gottlieb" w:date="2025-04-15T13:55:00Z" w16du:dateUtc="2025-04-15T10:55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 </w:delText>
        </w:r>
        <w:r w:rsidRPr="00AB5A4E" w:rsidDel="00AB5A4E">
          <w:rPr>
            <w:b/>
            <w:bCs/>
            <w:u w:val="single"/>
            <w:rtl/>
            <w:rPrChange w:id="287" w:author="Yael Gottlieb" w:date="2025-04-15T13:55:00Z" w16du:dateUtc="2025-04-15T10:55:00Z">
              <w:rPr>
                <w:rFonts w:ascii="Arial" w:hAnsi="Arial" w:cs="Arial"/>
                <w:b/>
                <w:bCs/>
                <w:sz w:val="16"/>
                <w:szCs w:val="22"/>
                <w:u w:val="single"/>
                <w:rtl/>
              </w:rPr>
            </w:rPrChange>
          </w:rPr>
          <w:delText>להציג</w:delText>
        </w:r>
      </w:del>
      <w:del w:id="288" w:author="Yael Gottlieb" w:date="2025-04-15T13:55:00Z" w16du:dateUtc="2025-04-15T10:55:00Z">
        <w:r w:rsidRPr="00AB5A4E" w:rsidDel="00AB5A4E">
          <w:rPr>
            <w:rtl/>
            <w:rPrChange w:id="289" w:author="Yael Gottlieb" w:date="2025-04-15T13:55:00Z" w16du:dateUtc="2025-04-15T10:55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</w:delText>
        </w:r>
      </w:del>
      <w:del w:id="290" w:author="Yael Gottlieb" w:date="2025-04-15T14:01:00Z" w16du:dateUtc="2025-04-15T11:01:00Z">
        <w:r w:rsidRPr="00AB5A4E" w:rsidDel="0080493C">
          <w:rPr>
            <w:rtl/>
            <w:rPrChange w:id="291" w:author="Yael Gottlieb" w:date="2025-04-15T13:55:00Z" w16du:dateUtc="2025-04-15T10:55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טופס קיום ביטוחים מעודכן ובר תוקף, והחתום ע"י חברת הביטוח של </w:delText>
        </w:r>
      </w:del>
      <w:del w:id="292" w:author="Yael Gottlieb" w:date="2025-04-15T13:56:00Z" w16du:dateUtc="2025-04-15T10:56:00Z">
        <w:r w:rsidRPr="00AB5A4E" w:rsidDel="00AB5A4E">
          <w:rPr>
            <w:rtl/>
            <w:rPrChange w:id="293" w:author="Yael Gottlieb" w:date="2025-04-15T13:55:00Z" w16du:dateUtc="2025-04-15T10:55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>ה</w:delText>
        </w:r>
      </w:del>
      <w:del w:id="294" w:author="Yael Gottlieb" w:date="2025-04-15T14:01:00Z" w16du:dateUtc="2025-04-15T11:01:00Z">
        <w:r w:rsidRPr="00AB5A4E" w:rsidDel="0080493C">
          <w:rPr>
            <w:rtl/>
            <w:rPrChange w:id="295" w:author="Yael Gottlieb" w:date="2025-04-15T13:55:00Z" w16du:dateUtc="2025-04-15T10:55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>קבלן</w:delText>
        </w:r>
      </w:del>
      <w:del w:id="296" w:author="Yael Gottlieb" w:date="2025-04-15T13:56:00Z" w16du:dateUtc="2025-04-15T10:56:00Z">
        <w:r w:rsidRPr="00AB5A4E" w:rsidDel="00AB5A4E">
          <w:rPr>
            <w:rtl/>
            <w:rPrChange w:id="297" w:author="Yael Gottlieb" w:date="2025-04-15T13:55:00Z" w16du:dateUtc="2025-04-15T10:55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>,</w:delText>
        </w:r>
      </w:del>
      <w:del w:id="298" w:author="Yael Gottlieb" w:date="2025-04-15T14:01:00Z" w16du:dateUtc="2025-04-15T11:01:00Z">
        <w:r w:rsidRPr="00AB5A4E" w:rsidDel="0080493C">
          <w:rPr>
            <w:rtl/>
            <w:rPrChange w:id="299" w:author="Yael Gottlieb" w:date="2025-04-15T13:55:00Z" w16du:dateUtc="2025-04-15T10:55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 </w:delText>
        </w:r>
      </w:del>
    </w:p>
    <w:p w14:paraId="5E81BF2D" w14:textId="01943253" w:rsidR="00C9209F" w:rsidRPr="00AB5A4E" w:rsidDel="00AB5A4E" w:rsidRDefault="00C9209F" w:rsidP="0080493C">
      <w:pPr>
        <w:pStyle w:val="ListParagraph"/>
        <w:rPr>
          <w:del w:id="300" w:author="Yael Gottlieb" w:date="2025-04-15T13:55:00Z" w16du:dateUtc="2025-04-15T10:55:00Z"/>
          <w:rtl/>
          <w:rPrChange w:id="301" w:author="Yael Gottlieb" w:date="2025-04-15T13:55:00Z" w16du:dateUtc="2025-04-15T10:55:00Z">
            <w:rPr>
              <w:del w:id="302" w:author="Yael Gottlieb" w:date="2025-04-15T13:55:00Z" w16du:dateUtc="2025-04-15T10:55:00Z"/>
              <w:rFonts w:ascii="Arial" w:hAnsi="Arial" w:cs="Arial"/>
              <w:sz w:val="16"/>
              <w:szCs w:val="22"/>
              <w:rtl/>
            </w:rPr>
          </w:rPrChange>
        </w:rPr>
        <w:pPrChange w:id="303" w:author="Yael Gottlieb" w:date="2025-04-15T14:01:00Z" w16du:dateUtc="2025-04-15T11:01:00Z">
          <w:pPr>
            <w:spacing w:line="360" w:lineRule="auto"/>
          </w:pPr>
        </w:pPrChange>
      </w:pPr>
      <w:del w:id="304" w:author="Yael Gottlieb" w:date="2025-04-15T13:55:00Z" w16du:dateUtc="2025-04-15T10:55:00Z">
        <w:r w:rsidRPr="00AB5A4E" w:rsidDel="00AB5A4E">
          <w:rPr>
            <w:rtl/>
            <w:rPrChange w:id="305" w:author="Yael Gottlieb" w:date="2025-04-15T13:55:00Z" w16du:dateUtc="2025-04-15T10:55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                  למשרדי הרכש בחברה.</w:delText>
        </w:r>
      </w:del>
    </w:p>
    <w:p w14:paraId="328FFE69" w14:textId="1E5D0E42" w:rsidR="00C9209F" w:rsidDel="00AB5A4E" w:rsidRDefault="00C9209F" w:rsidP="0080493C">
      <w:pPr>
        <w:pStyle w:val="ListParagraph"/>
        <w:rPr>
          <w:del w:id="306" w:author="Yael Gottlieb" w:date="2025-04-15T13:57:00Z" w16du:dateUtc="2025-04-15T10:57:00Z"/>
        </w:rPr>
        <w:pPrChange w:id="307" w:author="Yael Gottlieb" w:date="2025-04-15T14:01:00Z" w16du:dateUtc="2025-04-15T11:01:00Z">
          <w:pPr>
            <w:numPr>
              <w:ilvl w:val="2"/>
              <w:numId w:val="30"/>
            </w:numPr>
            <w:tabs>
              <w:tab w:val="right" w:pos="509"/>
              <w:tab w:val="left" w:pos="565"/>
              <w:tab w:val="left" w:pos="848"/>
              <w:tab w:val="right" w:pos="935"/>
            </w:tabs>
            <w:spacing w:line="360" w:lineRule="auto"/>
            <w:ind w:left="2664" w:hanging="504"/>
          </w:pPr>
        </w:pPrChange>
      </w:pPr>
      <w:del w:id="308" w:author="Yael Gottlieb" w:date="2025-04-15T13:56:00Z" w16du:dateUtc="2025-04-15T10:56:00Z">
        <w:r w:rsidRPr="00AB5A4E" w:rsidDel="00AB5A4E">
          <w:rPr>
            <w:rtl/>
            <w:rPrChange w:id="309" w:author="Yael Gottlieb" w:date="2025-04-15T13:57:00Z" w16du:dateUtc="2025-04-15T10:57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        3.1.2  </w:delText>
        </w:r>
      </w:del>
      <w:del w:id="310" w:author="Yael Gottlieb" w:date="2025-04-15T14:01:00Z" w16du:dateUtc="2025-04-15T11:01:00Z">
        <w:r w:rsidRPr="00AB5A4E" w:rsidDel="0080493C">
          <w:rPr>
            <w:rtl/>
            <w:rPrChange w:id="311" w:author="Yael Gottlieb" w:date="2025-04-15T13:57:00Z" w16du:dateUtc="2025-04-15T10:57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>כל עובדי הקבל</w:delText>
        </w:r>
      </w:del>
      <w:del w:id="312" w:author="Yael Gottlieb" w:date="2025-04-15T13:56:00Z" w16du:dateUtc="2025-04-15T10:56:00Z">
        <w:r w:rsidRPr="00AB5A4E" w:rsidDel="00AB5A4E">
          <w:rPr>
            <w:rtl/>
            <w:rPrChange w:id="313" w:author="Yael Gottlieb" w:date="2025-04-15T13:57:00Z" w16du:dateUtc="2025-04-15T10:57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>ן</w:delText>
        </w:r>
      </w:del>
      <w:del w:id="314" w:author="Yael Gottlieb" w:date="2025-04-15T14:01:00Z" w16du:dateUtc="2025-04-15T11:01:00Z">
        <w:r w:rsidRPr="00AB5A4E" w:rsidDel="0080493C">
          <w:rPr>
            <w:rtl/>
            <w:rPrChange w:id="315" w:author="Yael Gottlieb" w:date="2025-04-15T13:57:00Z" w16du:dateUtc="2025-04-15T10:57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</w:delText>
        </w:r>
      </w:del>
      <w:del w:id="316" w:author="Yael Gottlieb" w:date="2025-04-15T13:56:00Z" w16du:dateUtc="2025-04-15T10:56:00Z">
        <w:r w:rsidRPr="00AB5A4E" w:rsidDel="00AB5A4E">
          <w:rPr>
            <w:rtl/>
            <w:rPrChange w:id="317" w:author="Yael Gottlieb" w:date="2025-04-15T13:57:00Z" w16du:dateUtc="2025-04-15T10:57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>יעברו  ה</w:delText>
        </w:r>
      </w:del>
      <w:del w:id="318" w:author="Yael Gottlieb" w:date="2025-04-15T13:57:00Z" w16du:dateUtc="2025-04-15T10:57:00Z">
        <w:r w:rsidRPr="00AB5A4E" w:rsidDel="00AB5A4E">
          <w:rPr>
            <w:rtl/>
            <w:rPrChange w:id="319" w:author="Yael Gottlieb" w:date="2025-04-15T13:57:00Z" w16du:dateUtc="2025-04-15T10:57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דרכת בטיחות </w:delText>
        </w:r>
      </w:del>
      <w:del w:id="320" w:author="Yael Gottlieb" w:date="2025-04-15T14:01:00Z" w16du:dateUtc="2025-04-15T11:01:00Z">
        <w:r w:rsidRPr="00AB5A4E" w:rsidDel="0080493C">
          <w:rPr>
            <w:rtl/>
            <w:rPrChange w:id="321" w:author="Yael Gottlieb" w:date="2025-04-15T13:57:00Z" w16du:dateUtc="2025-04-15T10:57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ע"י </w:delText>
        </w:r>
      </w:del>
      <w:del w:id="322" w:author="Yael Gottlieb" w:date="2025-04-15T13:57:00Z" w16du:dateUtc="2025-04-15T10:57:00Z">
        <w:r w:rsidRPr="00AB5A4E" w:rsidDel="00AB5A4E">
          <w:rPr>
            <w:rtl/>
            <w:rPrChange w:id="323" w:author="Yael Gottlieb" w:date="2025-04-15T13:57:00Z" w16du:dateUtc="2025-04-15T10:57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ממונה הבטיחות בחברה, לגבי סיכונים  </w:delText>
        </w:r>
      </w:del>
    </w:p>
    <w:p w14:paraId="591FCC8C" w14:textId="1E85386F" w:rsidR="00C9209F" w:rsidRPr="00AB5A4E" w:rsidDel="00AB5A4E" w:rsidRDefault="00C9209F" w:rsidP="00251B67">
      <w:pPr>
        <w:pStyle w:val="ListParagraph"/>
        <w:rPr>
          <w:del w:id="324" w:author="Yael Gottlieb" w:date="2025-04-15T13:57:00Z" w16du:dateUtc="2025-04-15T10:57:00Z"/>
          <w:rFonts w:asciiTheme="minorBidi" w:hAnsiTheme="minorBidi" w:cstheme="minorBidi"/>
          <w:sz w:val="24"/>
          <w:rtl/>
          <w:rPrChange w:id="325" w:author="Yael Gottlieb" w:date="2025-04-15T13:57:00Z" w16du:dateUtc="2025-04-15T10:57:00Z">
            <w:rPr>
              <w:del w:id="326" w:author="Yael Gottlieb" w:date="2025-04-15T13:57:00Z" w16du:dateUtc="2025-04-15T10:57:00Z"/>
              <w:rFonts w:ascii="Arial" w:hAnsi="Arial" w:cs="Arial"/>
              <w:sz w:val="16"/>
              <w:szCs w:val="22"/>
              <w:rtl/>
            </w:rPr>
          </w:rPrChange>
        </w:rPr>
        <w:pPrChange w:id="327" w:author="Yael Gottlieb" w:date="2025-04-16T10:01:00Z" w16du:dateUtc="2025-04-16T07:01:00Z">
          <w:pPr>
            <w:spacing w:line="360" w:lineRule="auto"/>
          </w:pPr>
        </w:pPrChange>
      </w:pPr>
      <w:del w:id="328" w:author="Yael Gottlieb" w:date="2025-04-15T13:57:00Z" w16du:dateUtc="2025-04-15T10:57:00Z">
        <w:r w:rsidRPr="00AB5A4E" w:rsidDel="00AB5A4E">
          <w:rPr>
            <w:rtl/>
            <w:rPrChange w:id="329" w:author="Yael Gottlieb" w:date="2025-04-15T13:57:00Z" w16du:dateUtc="2025-04-15T10:57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                  בטיחותיים, בריאותיים וחומרים מסוכנים, הקיימים והמאוחסנים בחברה. </w:delText>
        </w:r>
        <w:r w:rsidRPr="00AB5A4E" w:rsidDel="00AB5A4E">
          <w:rPr>
            <w:rFonts w:asciiTheme="minorBidi" w:hAnsiTheme="minorBidi" w:cstheme="minorBidi"/>
            <w:sz w:val="24"/>
            <w:rtl/>
            <w:rPrChange w:id="330" w:author="Yael Gottlieb" w:date="2025-04-15T13:57:00Z" w16du:dateUtc="2025-04-15T10:57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כל קבלן ו/או </w:delText>
        </w:r>
      </w:del>
    </w:p>
    <w:p w14:paraId="33F6FEDC" w14:textId="1E1BC26D" w:rsidR="00C9209F" w:rsidRPr="00AB5A4E" w:rsidDel="00AB5A4E" w:rsidRDefault="00C9209F" w:rsidP="00251B67">
      <w:pPr>
        <w:pStyle w:val="ListParagraph"/>
        <w:rPr>
          <w:del w:id="331" w:author="Yael Gottlieb" w:date="2025-04-15T13:57:00Z" w16du:dateUtc="2025-04-15T10:57:00Z"/>
          <w:rFonts w:asciiTheme="minorBidi" w:hAnsiTheme="minorBidi" w:cstheme="minorBidi"/>
          <w:sz w:val="24"/>
          <w:rtl/>
          <w:rPrChange w:id="332" w:author="Yael Gottlieb" w:date="2025-04-15T13:53:00Z" w16du:dateUtc="2025-04-15T10:53:00Z">
            <w:rPr>
              <w:del w:id="333" w:author="Yael Gottlieb" w:date="2025-04-15T13:57:00Z" w16du:dateUtc="2025-04-15T10:57:00Z"/>
              <w:rFonts w:ascii="Arial" w:hAnsi="Arial" w:cs="Arial"/>
              <w:sz w:val="16"/>
              <w:szCs w:val="22"/>
              <w:rtl/>
            </w:rPr>
          </w:rPrChange>
        </w:rPr>
        <w:pPrChange w:id="334" w:author="Yael Gottlieb" w:date="2025-04-16T10:01:00Z" w16du:dateUtc="2025-04-16T07:01:00Z">
          <w:pPr>
            <w:spacing w:line="360" w:lineRule="auto"/>
          </w:pPr>
        </w:pPrChange>
      </w:pPr>
      <w:del w:id="335" w:author="Yael Gottlieb" w:date="2025-04-15T13:57:00Z" w16du:dateUtc="2025-04-15T10:57:00Z">
        <w:r w:rsidRPr="00AB5A4E" w:rsidDel="00AB5A4E">
          <w:rPr>
            <w:rFonts w:asciiTheme="minorBidi" w:hAnsiTheme="minorBidi" w:cstheme="minorBidi"/>
            <w:sz w:val="24"/>
            <w:rtl/>
            <w:rPrChange w:id="336" w:author="Yael Gottlieb" w:date="2025-04-15T13:53:00Z" w16du:dateUtc="2025-04-15T10:53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                  עובדיו יחתמו על "טופס הדרכת עובדי קבלן" המצוי בידי ממונה הבטיחות.</w:delText>
        </w:r>
      </w:del>
    </w:p>
    <w:p w14:paraId="259C1C42" w14:textId="2028A8FF" w:rsidR="00C9209F" w:rsidRPr="00251B67" w:rsidDel="00251B67" w:rsidRDefault="00C9209F" w:rsidP="00B47B5E">
      <w:pPr>
        <w:numPr>
          <w:ilvl w:val="2"/>
          <w:numId w:val="2"/>
        </w:numPr>
        <w:rPr>
          <w:del w:id="337" w:author="Yael Gottlieb" w:date="2025-04-16T09:54:00Z" w16du:dateUtc="2025-04-16T06:54:00Z"/>
          <w:rFonts w:asciiTheme="minorBidi" w:hAnsiTheme="minorBidi" w:cstheme="minorBidi"/>
          <w:b/>
          <w:bCs/>
          <w:sz w:val="24"/>
          <w:u w:val="single"/>
          <w:rtl/>
          <w:rPrChange w:id="338" w:author="Yael Gottlieb" w:date="2025-04-16T10:01:00Z" w16du:dateUtc="2025-04-16T07:01:00Z">
            <w:rPr>
              <w:del w:id="339" w:author="Yael Gottlieb" w:date="2025-04-16T09:54:00Z" w16du:dateUtc="2025-04-16T06:54:00Z"/>
              <w:rFonts w:ascii="Arial" w:hAnsi="Arial" w:cs="Arial"/>
              <w:b/>
              <w:bCs/>
              <w:sz w:val="16"/>
              <w:szCs w:val="22"/>
              <w:u w:val="single"/>
              <w:rtl/>
            </w:rPr>
          </w:rPrChange>
        </w:rPr>
        <w:pPrChange w:id="340" w:author="Yael Gottlieb" w:date="2025-04-16T10:03:00Z" w16du:dateUtc="2025-04-16T07:03:00Z">
          <w:pPr>
            <w:tabs>
              <w:tab w:val="left" w:pos="565"/>
              <w:tab w:val="left" w:pos="1132"/>
            </w:tabs>
            <w:spacing w:line="360" w:lineRule="auto"/>
          </w:pPr>
        </w:pPrChange>
      </w:pPr>
      <w:del w:id="341" w:author="Yael Gottlieb" w:date="2025-04-16T10:01:00Z" w16du:dateUtc="2025-04-16T07:01:00Z">
        <w:r w:rsidRPr="00251B67" w:rsidDel="00251B67">
          <w:rPr>
            <w:rFonts w:asciiTheme="minorBidi" w:hAnsiTheme="minorBidi" w:cstheme="minorBidi"/>
            <w:sz w:val="24"/>
            <w:rtl/>
            <w:rPrChange w:id="342" w:author="Yael Gottlieb" w:date="2025-04-16T10:01:00Z" w16du:dateUtc="2025-04-16T07:01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    </w:delText>
        </w:r>
        <w:r w:rsidRPr="00251B67" w:rsidDel="00251B67">
          <w:rPr>
            <w:rFonts w:asciiTheme="minorBidi" w:hAnsiTheme="minorBidi" w:cstheme="minorBidi"/>
            <w:sz w:val="24"/>
            <w:rtl/>
            <w:rPrChange w:id="343" w:author="Yael Gottlieb" w:date="2025-04-16T10:01:00Z" w16du:dateUtc="2025-04-16T07:01:00Z">
              <w:rPr>
                <w:rFonts w:ascii="Arial" w:hAnsi="Arial" w:cs="Arial" w:hint="cs"/>
                <w:sz w:val="16"/>
                <w:szCs w:val="22"/>
                <w:rtl/>
              </w:rPr>
            </w:rPrChange>
          </w:rPr>
          <w:delText xml:space="preserve"> </w:delText>
        </w:r>
        <w:r w:rsidRPr="00251B67" w:rsidDel="00251B67">
          <w:rPr>
            <w:rFonts w:asciiTheme="minorBidi" w:hAnsiTheme="minorBidi" w:cstheme="minorBidi"/>
            <w:sz w:val="24"/>
            <w:rtl/>
            <w:rPrChange w:id="344" w:author="Yael Gottlieb" w:date="2025-04-16T10:01:00Z" w16du:dateUtc="2025-04-16T07:01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 </w:delText>
        </w:r>
      </w:del>
      <w:del w:id="345" w:author="Yael Gottlieb" w:date="2025-04-16T10:03:00Z" w16du:dateUtc="2025-04-16T07:03:00Z">
        <w:r w:rsidRPr="00251B67" w:rsidDel="00B47B5E">
          <w:rPr>
            <w:rFonts w:asciiTheme="minorBidi" w:hAnsiTheme="minorBidi" w:cstheme="minorBidi"/>
            <w:sz w:val="24"/>
            <w:rtl/>
            <w:rPrChange w:id="346" w:author="Yael Gottlieb" w:date="2025-04-16T10:01:00Z" w16du:dateUtc="2025-04-16T07:01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</w:delText>
        </w:r>
      </w:del>
      <w:del w:id="347" w:author="Yael Gottlieb" w:date="2025-04-15T14:03:00Z" w16du:dateUtc="2025-04-15T11:03:00Z">
        <w:r w:rsidRPr="00251B67" w:rsidDel="0080493C">
          <w:rPr>
            <w:rFonts w:asciiTheme="minorBidi" w:hAnsiTheme="minorBidi" w:cstheme="minorBidi"/>
            <w:sz w:val="24"/>
            <w:rtl/>
            <w:rPrChange w:id="348" w:author="Yael Gottlieb" w:date="2025-04-16T10:01:00Z" w16du:dateUtc="2025-04-16T07:01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3.1.3  </w:delText>
        </w:r>
      </w:del>
      <w:del w:id="349" w:author="Yael Gottlieb" w:date="2025-04-16T09:54:00Z" w16du:dateUtc="2025-04-16T06:54:00Z">
        <w:r w:rsidRPr="00251B67" w:rsidDel="00251B67">
          <w:rPr>
            <w:rFonts w:asciiTheme="minorBidi" w:hAnsiTheme="minorBidi" w:cstheme="minorBidi"/>
            <w:sz w:val="24"/>
            <w:rtl/>
            <w:rPrChange w:id="350" w:author="Yael Gottlieb" w:date="2025-04-16T10:01:00Z" w16du:dateUtc="2025-04-16T07:01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>נציג החברה, המזמין עבודה שתבוצע ע"י קבלן, חובה עליו להוציא ולמלא טופס "</w:delText>
        </w:r>
        <w:r w:rsidRPr="00251B67" w:rsidDel="00251B67">
          <w:rPr>
            <w:rFonts w:asciiTheme="minorBidi" w:hAnsiTheme="minorBidi" w:cstheme="minorBidi"/>
            <w:b/>
            <w:bCs/>
            <w:sz w:val="24"/>
            <w:u w:val="single"/>
            <w:rtl/>
            <w:rPrChange w:id="351" w:author="Yael Gottlieb" w:date="2025-04-16T10:01:00Z" w16du:dateUtc="2025-04-16T07:01:00Z">
              <w:rPr>
                <w:rFonts w:ascii="Arial" w:hAnsi="Arial" w:cs="Arial"/>
                <w:b/>
                <w:bCs/>
                <w:sz w:val="16"/>
                <w:szCs w:val="22"/>
                <w:u w:val="single"/>
                <w:rtl/>
              </w:rPr>
            </w:rPrChange>
          </w:rPr>
          <w:delText xml:space="preserve">היתר  </w:delText>
        </w:r>
      </w:del>
    </w:p>
    <w:p w14:paraId="70F4DDC0" w14:textId="72BD2F54" w:rsidR="00C9209F" w:rsidRPr="00AB5A4E" w:rsidDel="00251B67" w:rsidRDefault="00C9209F" w:rsidP="00251B67">
      <w:pPr>
        <w:rPr>
          <w:del w:id="352" w:author="Yael Gottlieb" w:date="2025-04-16T10:01:00Z" w16du:dateUtc="2025-04-16T07:01:00Z"/>
          <w:rtl/>
          <w:rPrChange w:id="353" w:author="Yael Gottlieb" w:date="2025-04-15T13:53:00Z" w16du:dateUtc="2025-04-15T10:53:00Z">
            <w:rPr>
              <w:del w:id="354" w:author="Yael Gottlieb" w:date="2025-04-16T10:01:00Z" w16du:dateUtc="2025-04-16T07:01:00Z"/>
              <w:rFonts w:ascii="Arial" w:hAnsi="Arial" w:cs="Arial"/>
              <w:sz w:val="16"/>
              <w:szCs w:val="22"/>
              <w:rtl/>
            </w:rPr>
          </w:rPrChange>
        </w:rPr>
        <w:pPrChange w:id="355" w:author="Yael Gottlieb" w:date="2025-04-16T10:01:00Z" w16du:dateUtc="2025-04-16T07:01:00Z">
          <w:pPr>
            <w:spacing w:line="360" w:lineRule="auto"/>
          </w:pPr>
        </w:pPrChange>
      </w:pPr>
      <w:del w:id="356" w:author="Yael Gottlieb" w:date="2025-04-16T09:54:00Z" w16du:dateUtc="2025-04-16T06:54:00Z">
        <w:r w:rsidRPr="00AB5A4E" w:rsidDel="00251B67">
          <w:rPr>
            <w:b/>
            <w:bCs/>
            <w:rtl/>
            <w:rPrChange w:id="357" w:author="Yael Gottlieb" w:date="2025-04-15T13:53:00Z" w16du:dateUtc="2025-04-15T10:53:00Z">
              <w:rPr>
                <w:rFonts w:ascii="Arial" w:hAnsi="Arial" w:cs="Arial"/>
                <w:b/>
                <w:bCs/>
                <w:sz w:val="16"/>
                <w:szCs w:val="22"/>
                <w:rtl/>
              </w:rPr>
            </w:rPrChange>
          </w:rPr>
          <w:delText xml:space="preserve">                   </w:delText>
        </w:r>
        <w:r w:rsidRPr="00AB5A4E" w:rsidDel="00251B67">
          <w:rPr>
            <w:b/>
            <w:bCs/>
            <w:u w:val="single"/>
            <w:rtl/>
            <w:rPrChange w:id="358" w:author="Yael Gottlieb" w:date="2025-04-15T13:53:00Z" w16du:dateUtc="2025-04-15T10:53:00Z">
              <w:rPr>
                <w:rFonts w:ascii="Arial" w:hAnsi="Arial" w:cs="Arial"/>
                <w:b/>
                <w:bCs/>
                <w:sz w:val="16"/>
                <w:szCs w:val="22"/>
                <w:u w:val="single"/>
                <w:rtl/>
              </w:rPr>
            </w:rPrChange>
          </w:rPr>
          <w:delText>עבודה</w:delText>
        </w:r>
        <w:r w:rsidRPr="00AB5A4E" w:rsidDel="00251B67">
          <w:rPr>
            <w:rtl/>
            <w:rPrChange w:id="359" w:author="Yael Gottlieb" w:date="2025-04-15T13:53:00Z" w16du:dateUtc="2025-04-15T10:53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" לגבי כל מגוון העבודות שתבוצענה בשטחי החברה.</w:delText>
        </w:r>
      </w:del>
    </w:p>
    <w:p w14:paraId="7CEBFD6A" w14:textId="3E088B4D" w:rsidR="00C9209F" w:rsidRPr="00AB5A4E" w:rsidDel="00251B67" w:rsidRDefault="00C9209F" w:rsidP="00251B67">
      <w:pPr>
        <w:rPr>
          <w:del w:id="360" w:author="Yael Gottlieb" w:date="2025-04-16T09:55:00Z" w16du:dateUtc="2025-04-16T06:55:00Z"/>
          <w:rFonts w:asciiTheme="minorBidi" w:hAnsiTheme="minorBidi" w:cstheme="minorBidi"/>
          <w:sz w:val="24"/>
          <w:rtl/>
          <w:rPrChange w:id="361" w:author="Yael Gottlieb" w:date="2025-04-15T13:53:00Z" w16du:dateUtc="2025-04-15T10:53:00Z">
            <w:rPr>
              <w:del w:id="362" w:author="Yael Gottlieb" w:date="2025-04-16T09:55:00Z" w16du:dateUtc="2025-04-16T06:55:00Z"/>
              <w:rFonts w:ascii="Arial" w:hAnsi="Arial" w:cs="Arial"/>
              <w:sz w:val="16"/>
              <w:szCs w:val="22"/>
              <w:rtl/>
            </w:rPr>
          </w:rPrChange>
        </w:rPr>
        <w:pPrChange w:id="363" w:author="Yael Gottlieb" w:date="2025-04-16T10:01:00Z" w16du:dateUtc="2025-04-16T07:01:00Z">
          <w:pPr>
            <w:tabs>
              <w:tab w:val="left" w:pos="1132"/>
            </w:tabs>
            <w:spacing w:line="360" w:lineRule="auto"/>
            <w:ind w:right="-142"/>
          </w:pPr>
        </w:pPrChange>
      </w:pPr>
      <w:del w:id="364" w:author="Yael Gottlieb" w:date="2025-04-16T09:55:00Z" w16du:dateUtc="2025-04-16T06:55:00Z">
        <w:r w:rsidRPr="00AB5A4E" w:rsidDel="00251B67">
          <w:rPr>
            <w:rFonts w:asciiTheme="minorBidi" w:hAnsiTheme="minorBidi" w:cstheme="minorBidi"/>
            <w:sz w:val="24"/>
            <w:rtl/>
            <w:rPrChange w:id="365" w:author="Yael Gottlieb" w:date="2025-04-15T13:53:00Z" w16du:dateUtc="2025-04-15T10:53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     </w:delText>
        </w:r>
        <w:r w:rsidRPr="00AB5A4E" w:rsidDel="00251B67">
          <w:rPr>
            <w:rFonts w:asciiTheme="minorBidi" w:hAnsiTheme="minorBidi" w:cstheme="minorBidi"/>
            <w:sz w:val="24"/>
            <w:rtl/>
            <w:rPrChange w:id="366" w:author="Yael Gottlieb" w:date="2025-04-15T13:53:00Z" w16du:dateUtc="2025-04-15T10:53:00Z">
              <w:rPr>
                <w:rFonts w:ascii="Arial" w:hAnsi="Arial" w:cs="Arial" w:hint="cs"/>
                <w:sz w:val="16"/>
                <w:szCs w:val="22"/>
                <w:rtl/>
              </w:rPr>
            </w:rPrChange>
          </w:rPr>
          <w:delText xml:space="preserve"> </w:delText>
        </w:r>
        <w:r w:rsidRPr="00AB5A4E" w:rsidDel="00251B67">
          <w:rPr>
            <w:rFonts w:asciiTheme="minorBidi" w:hAnsiTheme="minorBidi" w:cstheme="minorBidi"/>
            <w:sz w:val="24"/>
            <w:rtl/>
            <w:rPrChange w:id="367" w:author="Yael Gottlieb" w:date="2025-04-15T13:53:00Z" w16du:dateUtc="2025-04-15T10:53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 3.1.4 תחילת עבודת הקבלן תתאפשר לאחר קבלת  "</w:delText>
        </w:r>
        <w:r w:rsidRPr="00AB5A4E" w:rsidDel="00251B67">
          <w:rPr>
            <w:rFonts w:asciiTheme="minorBidi" w:hAnsiTheme="minorBidi" w:cstheme="minorBidi"/>
            <w:b/>
            <w:bCs/>
            <w:sz w:val="24"/>
            <w:u w:val="single"/>
            <w:rtl/>
            <w:rPrChange w:id="368" w:author="Yael Gottlieb" w:date="2025-04-15T13:53:00Z" w16du:dateUtc="2025-04-15T10:53:00Z">
              <w:rPr>
                <w:rFonts w:ascii="Arial" w:hAnsi="Arial" w:cs="Arial"/>
                <w:b/>
                <w:bCs/>
                <w:sz w:val="16"/>
                <w:szCs w:val="22"/>
                <w:u w:val="single"/>
                <w:rtl/>
              </w:rPr>
            </w:rPrChange>
          </w:rPr>
          <w:delText>היתר עבודה</w:delText>
        </w:r>
        <w:r w:rsidRPr="00AB5A4E" w:rsidDel="00251B67">
          <w:rPr>
            <w:rFonts w:asciiTheme="minorBidi" w:hAnsiTheme="minorBidi" w:cstheme="minorBidi"/>
            <w:sz w:val="24"/>
            <w:rtl/>
            <w:rPrChange w:id="369" w:author="Yael Gottlieb" w:date="2025-04-15T13:53:00Z" w16du:dateUtc="2025-04-15T10:53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" חתום ע"י מזמין העבודה  </w:delText>
        </w:r>
      </w:del>
    </w:p>
    <w:p w14:paraId="0465D6A7" w14:textId="0FBEAE95" w:rsidR="00C9209F" w:rsidRPr="00AB5A4E" w:rsidDel="00251B67" w:rsidRDefault="00C9209F" w:rsidP="00251B67">
      <w:pPr>
        <w:rPr>
          <w:del w:id="370" w:author="Yael Gottlieb" w:date="2025-04-16T10:01:00Z" w16du:dateUtc="2025-04-16T07:01:00Z"/>
          <w:rFonts w:asciiTheme="minorBidi" w:hAnsiTheme="minorBidi" w:cstheme="minorBidi"/>
          <w:sz w:val="24"/>
          <w:rtl/>
          <w:rPrChange w:id="371" w:author="Yael Gottlieb" w:date="2025-04-15T13:53:00Z" w16du:dateUtc="2025-04-15T10:53:00Z">
            <w:rPr>
              <w:del w:id="372" w:author="Yael Gottlieb" w:date="2025-04-16T10:01:00Z" w16du:dateUtc="2025-04-16T07:01:00Z"/>
              <w:rFonts w:ascii="Arial" w:hAnsi="Arial" w:cs="Arial"/>
              <w:sz w:val="16"/>
              <w:szCs w:val="22"/>
              <w:rtl/>
            </w:rPr>
          </w:rPrChange>
        </w:rPr>
        <w:pPrChange w:id="373" w:author="Yael Gottlieb" w:date="2025-04-16T10:01:00Z" w16du:dateUtc="2025-04-16T07:01:00Z">
          <w:pPr>
            <w:spacing w:line="360" w:lineRule="auto"/>
            <w:ind w:right="-142"/>
          </w:pPr>
        </w:pPrChange>
      </w:pPr>
      <w:del w:id="374" w:author="Yael Gottlieb" w:date="2025-04-16T10:01:00Z" w16du:dateUtc="2025-04-16T07:01:00Z">
        <w:r w:rsidRPr="00AB5A4E" w:rsidDel="00251B67">
          <w:rPr>
            <w:rFonts w:asciiTheme="minorBidi" w:hAnsiTheme="minorBidi" w:cstheme="minorBidi"/>
            <w:sz w:val="24"/>
            <w:rtl/>
            <w:rPrChange w:id="375" w:author="Yael Gottlieb" w:date="2025-04-15T13:53:00Z" w16du:dateUtc="2025-04-15T10:53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 xml:space="preserve">                  </w:delText>
        </w:r>
      </w:del>
      <w:del w:id="376" w:author="Yael Gottlieb" w:date="2025-04-16T09:56:00Z" w16du:dateUtc="2025-04-16T06:56:00Z">
        <w:r w:rsidRPr="00AB5A4E" w:rsidDel="00251B67">
          <w:rPr>
            <w:rFonts w:asciiTheme="minorBidi" w:hAnsiTheme="minorBidi" w:cstheme="minorBidi"/>
            <w:sz w:val="24"/>
            <w:rtl/>
            <w:rPrChange w:id="377" w:author="Yael Gottlieb" w:date="2025-04-15T13:53:00Z" w16du:dateUtc="2025-04-15T10:53:00Z">
              <w:rPr>
                <w:rFonts w:ascii="Arial" w:hAnsi="Arial" w:cs="Arial"/>
                <w:sz w:val="16"/>
                <w:szCs w:val="22"/>
                <w:rtl/>
              </w:rPr>
            </w:rPrChange>
          </w:rPr>
          <w:delText>בחברה, מבצע העבודה (קבלן) והממונה על הבטיחות בחברה.</w:delText>
        </w:r>
      </w:del>
    </w:p>
    <w:p w14:paraId="51E883FB" w14:textId="34209A96" w:rsidR="00C9209F" w:rsidRPr="00AB5A4E" w:rsidDel="00251B67" w:rsidRDefault="00C9209F" w:rsidP="00251B67">
      <w:pPr>
        <w:rPr>
          <w:del w:id="378" w:author="Yael Gottlieb" w:date="2025-04-16T10:00:00Z" w16du:dateUtc="2025-04-16T07:00:00Z"/>
          <w:rFonts w:asciiTheme="minorBidi" w:hAnsiTheme="minorBidi" w:cstheme="minorBidi"/>
          <w:sz w:val="24"/>
          <w:rtl/>
          <w:rPrChange w:id="379" w:author="Yael Gottlieb" w:date="2025-04-15T13:53:00Z" w16du:dateUtc="2025-04-15T10:53:00Z">
            <w:rPr>
              <w:del w:id="380" w:author="Yael Gottlieb" w:date="2025-04-16T10:00:00Z" w16du:dateUtc="2025-04-16T07:00:00Z"/>
              <w:rFonts w:ascii="Arial" w:hAnsi="Arial" w:cs="Arial" w:hint="cs"/>
              <w:sz w:val="18"/>
              <w:szCs w:val="22"/>
              <w:rtl/>
            </w:rPr>
          </w:rPrChange>
        </w:rPr>
        <w:pPrChange w:id="381" w:author="Yael Gottlieb" w:date="2025-04-16T10:01:00Z" w16du:dateUtc="2025-04-16T07:01:00Z">
          <w:pPr>
            <w:tabs>
              <w:tab w:val="left" w:pos="423"/>
              <w:tab w:val="left" w:pos="1132"/>
            </w:tabs>
            <w:spacing w:line="360" w:lineRule="auto"/>
          </w:pPr>
        </w:pPrChange>
      </w:pPr>
      <w:del w:id="382" w:author="Yael Gottlieb" w:date="2025-04-16T10:01:00Z" w16du:dateUtc="2025-04-16T07:01:00Z">
        <w:r w:rsidRPr="00AB5A4E" w:rsidDel="00251B67">
          <w:rPr>
            <w:rFonts w:asciiTheme="minorBidi" w:hAnsiTheme="minorBidi" w:cstheme="minorBidi"/>
            <w:sz w:val="24"/>
            <w:rtl/>
            <w:rPrChange w:id="383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        </w:delText>
        </w:r>
      </w:del>
      <w:del w:id="384" w:author="Yael Gottlieb" w:date="2025-04-16T10:00:00Z" w16du:dateUtc="2025-04-16T07:00:00Z">
        <w:r w:rsidRPr="00AB5A4E" w:rsidDel="00251B67">
          <w:rPr>
            <w:rFonts w:asciiTheme="minorBidi" w:hAnsiTheme="minorBidi" w:cstheme="minorBidi"/>
            <w:sz w:val="24"/>
            <w:rtl/>
            <w:rPrChange w:id="385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3.1.5 הרשאה לכניסת עבדי הקבלן למפעל מותרת כאשר נציג החברה המזמין עבודה ממלא "טופס כניסת </w:delText>
        </w:r>
      </w:del>
    </w:p>
    <w:p w14:paraId="601C20AE" w14:textId="61D74C79" w:rsidR="00C9209F" w:rsidRPr="00AB5A4E" w:rsidDel="00251B67" w:rsidRDefault="00C9209F" w:rsidP="00251B67">
      <w:pPr>
        <w:rPr>
          <w:del w:id="386" w:author="Yael Gottlieb" w:date="2025-04-16T10:01:00Z" w16du:dateUtc="2025-04-16T07:01:00Z"/>
          <w:rFonts w:asciiTheme="minorBidi" w:hAnsiTheme="minorBidi" w:cstheme="minorBidi"/>
          <w:sz w:val="24"/>
          <w:rtl/>
          <w:rPrChange w:id="387" w:author="Yael Gottlieb" w:date="2025-04-15T13:53:00Z" w16du:dateUtc="2025-04-15T10:53:00Z">
            <w:rPr>
              <w:del w:id="388" w:author="Yael Gottlieb" w:date="2025-04-16T10:01:00Z" w16du:dateUtc="2025-04-16T07:01:00Z"/>
              <w:rFonts w:ascii="Arial" w:hAnsi="Arial" w:cs="Arial" w:hint="cs"/>
              <w:sz w:val="18"/>
              <w:szCs w:val="22"/>
              <w:rtl/>
            </w:rPr>
          </w:rPrChange>
        </w:rPr>
        <w:pPrChange w:id="389" w:author="Yael Gottlieb" w:date="2025-04-16T10:01:00Z" w16du:dateUtc="2025-04-16T07:01:00Z">
          <w:pPr>
            <w:tabs>
              <w:tab w:val="left" w:pos="990"/>
            </w:tabs>
            <w:spacing w:line="360" w:lineRule="auto"/>
          </w:pPr>
        </w:pPrChange>
      </w:pPr>
      <w:del w:id="390" w:author="Yael Gottlieb" w:date="2025-04-16T10:00:00Z" w16du:dateUtc="2025-04-16T07:00:00Z">
        <w:r w:rsidRPr="00AB5A4E" w:rsidDel="00251B67">
          <w:rPr>
            <w:rFonts w:asciiTheme="minorBidi" w:hAnsiTheme="minorBidi" w:cstheme="minorBidi"/>
            <w:sz w:val="24"/>
            <w:rtl/>
            <w:rPrChange w:id="391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                 עובדי קבלן" שכרוך בכל המסמכים הרשומים לעיל </w:delText>
        </w:r>
      </w:del>
    </w:p>
    <w:p w14:paraId="321E8DA7" w14:textId="06C71F03" w:rsidR="00C9209F" w:rsidRPr="00AB5A4E" w:rsidDel="00251B67" w:rsidRDefault="00C9209F" w:rsidP="008603B9">
      <w:pPr>
        <w:numPr>
          <w:ilvl w:val="2"/>
          <w:numId w:val="2"/>
        </w:numPr>
        <w:suppressAutoHyphens/>
        <w:autoSpaceDN w:val="0"/>
        <w:spacing w:line="360" w:lineRule="auto"/>
        <w:jc w:val="both"/>
        <w:textAlignment w:val="baseline"/>
        <w:rPr>
          <w:del w:id="392" w:author="Yael Gottlieb" w:date="2025-04-16T10:02:00Z" w16du:dateUtc="2025-04-16T07:02:00Z"/>
          <w:rFonts w:asciiTheme="minorBidi" w:hAnsiTheme="minorBidi" w:cstheme="minorBidi"/>
          <w:sz w:val="24"/>
          <w:rtl/>
          <w:rPrChange w:id="393" w:author="Yael Gottlieb" w:date="2025-04-15T13:53:00Z" w16du:dateUtc="2025-04-15T10:53:00Z">
            <w:rPr>
              <w:del w:id="394" w:author="Yael Gottlieb" w:date="2025-04-16T10:02:00Z" w16du:dateUtc="2025-04-16T07:02:00Z"/>
              <w:rFonts w:ascii="Arial" w:hAnsi="Arial" w:cs="Arial"/>
              <w:szCs w:val="22"/>
              <w:rtl/>
            </w:rPr>
          </w:rPrChange>
        </w:rPr>
        <w:pPrChange w:id="395" w:author="Yael Gottlieb" w:date="2025-04-16T10:02:00Z" w16du:dateUtc="2025-04-16T07:02:00Z">
          <w:pPr>
            <w:tabs>
              <w:tab w:val="left" w:pos="423"/>
              <w:tab w:val="left" w:pos="848"/>
            </w:tabs>
            <w:spacing w:line="360" w:lineRule="auto"/>
          </w:pPr>
        </w:pPrChange>
      </w:pPr>
      <w:del w:id="396" w:author="Yael Gottlieb" w:date="2025-04-16T10:01:00Z" w16du:dateUtc="2025-04-16T07:01:00Z">
        <w:r w:rsidRPr="00251B67" w:rsidDel="00251B67">
          <w:rPr>
            <w:rFonts w:asciiTheme="minorBidi" w:hAnsiTheme="minorBidi" w:cstheme="minorBidi"/>
            <w:sz w:val="24"/>
            <w:rtl/>
            <w:rPrChange w:id="397" w:author="Yael Gottlieb" w:date="2025-04-16T10:02:00Z" w16du:dateUtc="2025-04-16T07:02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     3.2  </w:delText>
        </w:r>
      </w:del>
      <w:del w:id="398" w:author="Yael Gottlieb" w:date="2025-04-16T10:03:00Z" w16du:dateUtc="2025-04-16T07:03:00Z">
        <w:r w:rsidRPr="00251B67" w:rsidDel="00B47B5E">
          <w:rPr>
            <w:rFonts w:asciiTheme="minorBidi" w:hAnsiTheme="minorBidi" w:cstheme="minorBidi"/>
            <w:sz w:val="24"/>
            <w:rtl/>
            <w:rPrChange w:id="399" w:author="Yael Gottlieb" w:date="2025-04-16T10:02:00Z" w16du:dateUtc="2025-04-16T07:02:00Z">
              <w:rPr>
                <w:rFonts w:ascii="Arial" w:hAnsi="Arial" w:cs="Arial"/>
                <w:szCs w:val="22"/>
                <w:rtl/>
              </w:rPr>
            </w:rPrChange>
          </w:rPr>
          <w:delText>על עובדי המפעל</w:delText>
        </w:r>
      </w:del>
      <w:del w:id="400" w:author="Yael Gottlieb" w:date="2025-04-16T10:01:00Z" w16du:dateUtc="2025-04-16T07:01:00Z">
        <w:r w:rsidRPr="00251B67" w:rsidDel="00251B67">
          <w:rPr>
            <w:rFonts w:asciiTheme="minorBidi" w:hAnsiTheme="minorBidi" w:cstheme="minorBidi"/>
            <w:sz w:val="24"/>
            <w:rtl/>
            <w:rPrChange w:id="401" w:author="Yael Gottlieb" w:date="2025-04-16T10:02:00Z" w16du:dateUtc="2025-04-16T07:02:00Z">
              <w:rPr>
                <w:rFonts w:ascii="Arial" w:hAnsi="Arial" w:cs="Arial"/>
                <w:szCs w:val="22"/>
                <w:rtl/>
              </w:rPr>
            </w:rPrChange>
          </w:rPr>
          <w:delText>:</w:delText>
        </w:r>
      </w:del>
      <w:del w:id="402" w:author="Yael Gottlieb" w:date="2025-04-16T10:03:00Z" w16du:dateUtc="2025-04-16T07:03:00Z">
        <w:r w:rsidRPr="00251B67" w:rsidDel="00B47B5E">
          <w:rPr>
            <w:rFonts w:asciiTheme="minorBidi" w:hAnsiTheme="minorBidi" w:cstheme="minorBidi"/>
            <w:sz w:val="24"/>
            <w:rtl/>
            <w:rPrChange w:id="403" w:author="Yael Gottlieb" w:date="2025-04-16T10:02:00Z" w16du:dateUtc="2025-04-16T07:02:00Z">
              <w:rPr>
                <w:rFonts w:ascii="Arial" w:hAnsi="Arial" w:cs="Arial"/>
                <w:szCs w:val="22"/>
                <w:rtl/>
              </w:rPr>
            </w:rPrChange>
          </w:rPr>
          <w:delText xml:space="preserve"> שלהם יד במישרין או בעקיפין בהעסקת קבלנים למיניהם, קליטתם</w:delText>
        </w:r>
      </w:del>
      <w:del w:id="404" w:author="Yael Gottlieb" w:date="2025-04-16T10:01:00Z" w16du:dateUtc="2025-04-16T07:01:00Z">
        <w:r w:rsidRPr="00251B67" w:rsidDel="00251B67">
          <w:rPr>
            <w:rFonts w:asciiTheme="minorBidi" w:hAnsiTheme="minorBidi" w:cstheme="minorBidi"/>
            <w:sz w:val="24"/>
            <w:rtl/>
            <w:rPrChange w:id="405" w:author="Yael Gottlieb" w:date="2025-04-16T10:02:00Z" w16du:dateUtc="2025-04-16T07:02:00Z">
              <w:rPr>
                <w:rFonts w:ascii="Arial" w:hAnsi="Arial" w:cs="Arial"/>
                <w:szCs w:val="22"/>
                <w:rtl/>
              </w:rPr>
            </w:rPrChange>
          </w:rPr>
          <w:delText xml:space="preserve">  ו/או</w:delText>
        </w:r>
        <w:r w:rsidRPr="00251B67" w:rsidDel="00251B67">
          <w:rPr>
            <w:rFonts w:asciiTheme="minorBidi" w:hAnsiTheme="minorBidi" w:cstheme="minorBidi"/>
            <w:sz w:val="24"/>
            <w:rtl/>
            <w:rPrChange w:id="406" w:author="Yael Gottlieb" w:date="2025-04-16T10:02:00Z" w16du:dateUtc="2025-04-16T07:02:00Z">
              <w:rPr>
                <w:rFonts w:ascii="Arial" w:hAnsi="Arial" w:cs="Arial"/>
                <w:szCs w:val="20"/>
                <w:rtl/>
              </w:rPr>
            </w:rPrChange>
          </w:rPr>
          <w:delText xml:space="preserve"> </w:delText>
        </w:r>
      </w:del>
      <w:del w:id="407" w:author="Yael Gottlieb" w:date="2025-04-16T10:02:00Z" w16du:dateUtc="2025-04-16T07:02:00Z">
        <w:r w:rsidRPr="00251B67" w:rsidDel="00251B67">
          <w:rPr>
            <w:rFonts w:asciiTheme="minorBidi" w:hAnsiTheme="minorBidi" w:cstheme="minorBidi"/>
            <w:sz w:val="24"/>
            <w:rtl/>
            <w:rPrChange w:id="408" w:author="Yael Gottlieb" w:date="2025-04-16T10:02:00Z" w16du:dateUtc="2025-04-16T07:02:00Z">
              <w:rPr>
                <w:rFonts w:ascii="Arial" w:hAnsi="Arial" w:cs="Arial"/>
                <w:szCs w:val="22"/>
                <w:rtl/>
              </w:rPr>
            </w:rPrChange>
          </w:rPr>
          <w:delText>ה</w:delText>
        </w:r>
      </w:del>
      <w:del w:id="409" w:author="Yael Gottlieb" w:date="2025-04-16T10:03:00Z" w16du:dateUtc="2025-04-16T07:03:00Z">
        <w:r w:rsidRPr="00251B67" w:rsidDel="00B47B5E">
          <w:rPr>
            <w:rFonts w:asciiTheme="minorBidi" w:hAnsiTheme="minorBidi" w:cstheme="minorBidi"/>
            <w:sz w:val="24"/>
            <w:rtl/>
            <w:rPrChange w:id="410" w:author="Yael Gottlieb" w:date="2025-04-16T10:02:00Z" w16du:dateUtc="2025-04-16T07:02:00Z">
              <w:rPr>
                <w:rFonts w:ascii="Arial" w:hAnsi="Arial" w:cs="Arial"/>
                <w:szCs w:val="22"/>
                <w:rtl/>
              </w:rPr>
            </w:rPrChange>
          </w:rPr>
          <w:delText xml:space="preserve">פיקוח עליהם </w:delText>
        </w:r>
      </w:del>
      <w:del w:id="411" w:author="Yael Gottlieb" w:date="2025-04-16T10:02:00Z" w16du:dateUtc="2025-04-16T07:02:00Z">
        <w:r w:rsidRPr="00251B67" w:rsidDel="00251B67">
          <w:rPr>
            <w:rFonts w:asciiTheme="minorBidi" w:hAnsiTheme="minorBidi" w:cstheme="minorBidi"/>
            <w:sz w:val="24"/>
            <w:rtl/>
            <w:rPrChange w:id="412" w:author="Yael Gottlieb" w:date="2025-04-16T10:02:00Z" w16du:dateUtc="2025-04-16T07:02:00Z">
              <w:rPr>
                <w:rFonts w:ascii="Arial" w:hAnsi="Arial" w:cs="Arial"/>
                <w:szCs w:val="22"/>
                <w:rtl/>
              </w:rPr>
            </w:rPrChange>
          </w:rPr>
          <w:delText xml:space="preserve">ו/או </w:delText>
        </w:r>
      </w:del>
    </w:p>
    <w:p w14:paraId="592CFC5C" w14:textId="55F0468E" w:rsidR="00C9209F" w:rsidRPr="00251B67" w:rsidDel="00B47B5E" w:rsidRDefault="00C9209F" w:rsidP="00B47B5E">
      <w:pPr>
        <w:suppressAutoHyphens/>
        <w:autoSpaceDN w:val="0"/>
        <w:spacing w:line="360" w:lineRule="auto"/>
        <w:jc w:val="both"/>
        <w:textAlignment w:val="baseline"/>
        <w:rPr>
          <w:del w:id="413" w:author="Yael Gottlieb" w:date="2025-04-16T10:03:00Z" w16du:dateUtc="2025-04-16T07:03:00Z"/>
          <w:rFonts w:asciiTheme="minorBidi" w:hAnsiTheme="minorBidi" w:cstheme="minorBidi"/>
          <w:sz w:val="24"/>
          <w:rtl/>
          <w:rPrChange w:id="414" w:author="Yael Gottlieb" w:date="2025-04-16T10:02:00Z" w16du:dateUtc="2025-04-16T07:02:00Z">
            <w:rPr>
              <w:del w:id="415" w:author="Yael Gottlieb" w:date="2025-04-16T10:03:00Z" w16du:dateUtc="2025-04-16T07:03:00Z"/>
              <w:rFonts w:ascii="Arial" w:hAnsi="Arial" w:cs="Arial"/>
              <w:szCs w:val="22"/>
              <w:rtl/>
            </w:rPr>
          </w:rPrChange>
        </w:rPr>
        <w:pPrChange w:id="416" w:author="Yael Gottlieb" w:date="2025-04-16T10:02:00Z" w16du:dateUtc="2025-04-16T07:02:00Z">
          <w:pPr>
            <w:spacing w:line="360" w:lineRule="auto"/>
          </w:pPr>
        </w:pPrChange>
      </w:pPr>
      <w:del w:id="417" w:author="Yael Gottlieb" w:date="2025-04-16T10:02:00Z" w16du:dateUtc="2025-04-16T07:02:00Z">
        <w:r w:rsidRPr="00251B67" w:rsidDel="00251B67">
          <w:rPr>
            <w:rFonts w:asciiTheme="minorBidi" w:hAnsiTheme="minorBidi" w:cstheme="minorBidi"/>
            <w:sz w:val="24"/>
            <w:rtl/>
            <w:rPrChange w:id="418" w:author="Yael Gottlieb" w:date="2025-04-16T10:02:00Z" w16du:dateUtc="2025-04-16T07:02:00Z">
              <w:rPr>
                <w:rFonts w:ascii="Arial" w:hAnsi="Arial" w:cs="Arial"/>
                <w:szCs w:val="22"/>
                <w:rtl/>
              </w:rPr>
            </w:rPrChange>
          </w:rPr>
          <w:delText xml:space="preserve">           </w:delText>
        </w:r>
        <w:r w:rsidRPr="00251B67" w:rsidDel="00251B67">
          <w:rPr>
            <w:rFonts w:asciiTheme="minorBidi" w:hAnsiTheme="minorBidi" w:cstheme="minorBidi"/>
            <w:sz w:val="24"/>
            <w:rtl/>
            <w:rPrChange w:id="419" w:author="Yael Gottlieb" w:date="2025-04-16T10:02:00Z" w16du:dateUtc="2025-04-16T07:02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</w:delText>
        </w:r>
        <w:r w:rsidRPr="00251B67" w:rsidDel="00251B67">
          <w:rPr>
            <w:rFonts w:asciiTheme="minorBidi" w:hAnsiTheme="minorBidi" w:cstheme="minorBidi"/>
            <w:sz w:val="24"/>
            <w:rtl/>
            <w:rPrChange w:id="420" w:author="Yael Gottlieb" w:date="2025-04-16T10:02:00Z" w16du:dateUtc="2025-04-16T07:02:00Z">
              <w:rPr>
                <w:rFonts w:ascii="Arial" w:hAnsi="Arial" w:cs="Arial"/>
                <w:szCs w:val="22"/>
                <w:rtl/>
              </w:rPr>
            </w:rPrChange>
          </w:rPr>
          <w:delText xml:space="preserve"> </w:delText>
        </w:r>
        <w:r w:rsidRPr="00251B67" w:rsidDel="00B47B5E">
          <w:rPr>
            <w:rFonts w:asciiTheme="minorBidi" w:hAnsiTheme="minorBidi" w:cstheme="minorBidi"/>
            <w:sz w:val="24"/>
            <w:rtl/>
            <w:rPrChange w:id="421" w:author="Yael Gottlieb" w:date="2025-04-16T10:02:00Z" w16du:dateUtc="2025-04-16T07:02:00Z">
              <w:rPr>
                <w:rFonts w:ascii="Arial" w:hAnsi="Arial" w:cs="Arial"/>
                <w:szCs w:val="22"/>
                <w:rtl/>
              </w:rPr>
            </w:rPrChange>
          </w:rPr>
          <w:delText xml:space="preserve">באירוח מבקרים והדרכתם: בכל תחום משטחי עבודות המפעל ובמתקניו, </w:delText>
        </w:r>
      </w:del>
      <w:del w:id="422" w:author="Yael Gottlieb" w:date="2025-04-16T10:03:00Z" w16du:dateUtc="2025-04-16T07:03:00Z">
        <w:r w:rsidRPr="00251B67" w:rsidDel="00B47B5E">
          <w:rPr>
            <w:rFonts w:asciiTheme="minorBidi" w:hAnsiTheme="minorBidi" w:cstheme="minorBidi"/>
            <w:sz w:val="24"/>
            <w:rtl/>
            <w:rPrChange w:id="423" w:author="Yael Gottlieb" w:date="2025-04-16T10:02:00Z" w16du:dateUtc="2025-04-16T07:02:00Z">
              <w:rPr>
                <w:rFonts w:ascii="Arial" w:hAnsi="Arial" w:cs="Arial"/>
                <w:szCs w:val="22"/>
                <w:rtl/>
              </w:rPr>
            </w:rPrChange>
          </w:rPr>
          <w:delText>להקפיד ולוודא מילוי אחר</w:delText>
        </w:r>
      </w:del>
    </w:p>
    <w:p w14:paraId="2DDA3435" w14:textId="03708232" w:rsidR="00C9209F" w:rsidRPr="00AB5A4E" w:rsidDel="004A33E0" w:rsidRDefault="00C9209F" w:rsidP="00576C85">
      <w:pPr>
        <w:tabs>
          <w:tab w:val="left" w:pos="425"/>
          <w:tab w:val="left" w:pos="709"/>
        </w:tabs>
        <w:spacing w:line="360" w:lineRule="auto"/>
        <w:rPr>
          <w:del w:id="424" w:author="Yael Gottlieb" w:date="2025-04-16T10:04:00Z" w16du:dateUtc="2025-04-16T07:04:00Z"/>
          <w:rFonts w:asciiTheme="minorBidi" w:hAnsiTheme="minorBidi" w:cstheme="minorBidi"/>
          <w:sz w:val="24"/>
          <w:rtl/>
          <w:rPrChange w:id="425" w:author="Yael Gottlieb" w:date="2025-04-15T13:53:00Z" w16du:dateUtc="2025-04-15T10:53:00Z">
            <w:rPr>
              <w:del w:id="426" w:author="Yael Gottlieb" w:date="2025-04-16T10:04:00Z" w16du:dateUtc="2025-04-16T07:04:00Z"/>
              <w:rFonts w:ascii="Arial" w:hAnsi="Arial" w:cs="Arial"/>
              <w:sz w:val="18"/>
              <w:szCs w:val="22"/>
              <w:rtl/>
            </w:rPr>
          </w:rPrChange>
        </w:rPr>
      </w:pPr>
      <w:del w:id="427" w:author="Yael Gottlieb" w:date="2025-04-16T10:04:00Z" w16du:dateUtc="2025-04-16T07:04:00Z">
        <w:r w:rsidRPr="00AB5A4E" w:rsidDel="004A33E0">
          <w:rPr>
            <w:rFonts w:asciiTheme="minorBidi" w:hAnsiTheme="minorBidi" w:cstheme="minorBidi"/>
            <w:sz w:val="24"/>
            <w:rtl/>
            <w:rPrChange w:id="428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           ההוראות ונוהלי המפעל הדנים בבטיחות וגיהות, ואיה"ס, לצימצום סיכונים ומניעת תאונות ומפגעים סביבתיים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42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.</w:delText>
        </w:r>
      </w:del>
    </w:p>
    <w:p w14:paraId="2711A67A" w14:textId="77777777" w:rsidR="00C9209F" w:rsidRPr="00AB5A4E" w:rsidDel="004A33E0" w:rsidRDefault="00C9209F" w:rsidP="00576C85">
      <w:pPr>
        <w:tabs>
          <w:tab w:val="left" w:pos="709"/>
        </w:tabs>
        <w:spacing w:line="360" w:lineRule="auto"/>
        <w:rPr>
          <w:del w:id="430" w:author="Yael Gottlieb" w:date="2025-04-16T10:05:00Z" w16du:dateUtc="2025-04-16T07:05:00Z"/>
          <w:rFonts w:asciiTheme="minorBidi" w:hAnsiTheme="minorBidi" w:cstheme="minorBidi"/>
          <w:sz w:val="24"/>
          <w:rtl/>
          <w:rPrChange w:id="431" w:author="Yael Gottlieb" w:date="2025-04-15T13:53:00Z" w16du:dateUtc="2025-04-15T10:53:00Z">
            <w:rPr>
              <w:del w:id="432" w:author="Yael Gottlieb" w:date="2025-04-16T10:05:00Z" w16du:dateUtc="2025-04-16T07:05:00Z"/>
              <w:rFonts w:ascii="Arial" w:hAnsi="Arial" w:cs="Arial"/>
              <w:sz w:val="10"/>
              <w:szCs w:val="10"/>
              <w:rtl/>
            </w:rPr>
          </w:rPrChange>
        </w:rPr>
      </w:pPr>
    </w:p>
    <w:p w14:paraId="6B2C6C43" w14:textId="7C788529" w:rsidR="00C9209F" w:rsidRPr="00AB5A4E" w:rsidDel="004A33E0" w:rsidRDefault="00C9209F" w:rsidP="004A33E0">
      <w:pPr>
        <w:spacing w:line="360" w:lineRule="auto"/>
        <w:rPr>
          <w:del w:id="433" w:author="Yael Gottlieb" w:date="2025-04-16T10:05:00Z" w16du:dateUtc="2025-04-16T07:05:00Z"/>
          <w:rFonts w:asciiTheme="minorBidi" w:hAnsiTheme="minorBidi" w:cstheme="minorBidi"/>
          <w:sz w:val="24"/>
          <w:rtl/>
          <w:rPrChange w:id="434" w:author="Yael Gottlieb" w:date="2025-04-15T13:53:00Z" w16du:dateUtc="2025-04-15T10:53:00Z">
            <w:rPr>
              <w:del w:id="435" w:author="Yael Gottlieb" w:date="2025-04-16T10:05:00Z" w16du:dateUtc="2025-04-16T07:05:00Z"/>
              <w:rFonts w:ascii="Arial" w:hAnsi="Arial" w:cs="Arial"/>
              <w:sz w:val="18"/>
              <w:szCs w:val="22"/>
              <w:rtl/>
            </w:rPr>
          </w:rPrChange>
        </w:rPr>
        <w:pPrChange w:id="436" w:author="Yael Gottlieb" w:date="2025-04-16T10:05:00Z" w16du:dateUtc="2025-04-16T07:05:00Z">
          <w:pPr>
            <w:spacing w:line="360" w:lineRule="auto"/>
            <w:ind w:left="360"/>
          </w:pPr>
        </w:pPrChange>
      </w:pPr>
      <w:del w:id="437" w:author="Yael Gottlieb" w:date="2025-04-16T10:05:00Z" w16du:dateUtc="2025-04-16T07:05:00Z">
        <w:r w:rsidRPr="00AB5A4E" w:rsidDel="004A33E0">
          <w:rPr>
            <w:rFonts w:asciiTheme="minorBidi" w:hAnsiTheme="minorBidi" w:cstheme="minorBidi"/>
            <w:sz w:val="24"/>
            <w:rtl/>
            <w:rPrChange w:id="438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3.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439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3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440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441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442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כל עובד או קבלן שאינו  נמנה על עובדי המפעל הקבועים, אך נכנס לתחומי  המפעל לצורך ביצוע מטלה  כלשהי, </w:delText>
        </w:r>
      </w:del>
    </w:p>
    <w:p w14:paraId="22422D4B" w14:textId="63B92543" w:rsidR="00C9209F" w:rsidRPr="00AB5A4E" w:rsidDel="004A33E0" w:rsidRDefault="00C9209F" w:rsidP="004A33E0">
      <w:pPr>
        <w:spacing w:line="360" w:lineRule="auto"/>
        <w:rPr>
          <w:del w:id="443" w:author="Yael Gottlieb" w:date="2025-04-16T10:05:00Z" w16du:dateUtc="2025-04-16T07:05:00Z"/>
          <w:rFonts w:asciiTheme="minorBidi" w:hAnsiTheme="minorBidi" w:cstheme="minorBidi"/>
          <w:sz w:val="24"/>
          <w:rtl/>
          <w:rPrChange w:id="444" w:author="Yael Gottlieb" w:date="2025-04-15T13:53:00Z" w16du:dateUtc="2025-04-15T10:53:00Z">
            <w:rPr>
              <w:del w:id="445" w:author="Yael Gottlieb" w:date="2025-04-16T10:05:00Z" w16du:dateUtc="2025-04-16T07:05:00Z"/>
              <w:rFonts w:ascii="Arial" w:hAnsi="Arial" w:cs="Arial" w:hint="cs"/>
              <w:sz w:val="18"/>
              <w:szCs w:val="22"/>
              <w:rtl/>
            </w:rPr>
          </w:rPrChange>
        </w:rPr>
        <w:pPrChange w:id="446" w:author="Yael Gottlieb" w:date="2025-04-16T10:05:00Z" w16du:dateUtc="2025-04-16T07:05:00Z">
          <w:pPr>
            <w:pStyle w:val="BodyTextFirstIndent2"/>
            <w:tabs>
              <w:tab w:val="left" w:pos="709"/>
              <w:tab w:val="left" w:pos="851"/>
            </w:tabs>
            <w:spacing w:line="360" w:lineRule="auto"/>
          </w:pPr>
        </w:pPrChange>
      </w:pPr>
      <w:del w:id="447" w:author="Yael Gottlieb" w:date="2025-04-16T10:05:00Z" w16du:dateUtc="2025-04-16T07:05:00Z">
        <w:r w:rsidRPr="00AB5A4E" w:rsidDel="004A33E0">
          <w:rPr>
            <w:rFonts w:asciiTheme="minorBidi" w:hAnsiTheme="minorBidi" w:cstheme="minorBidi"/>
            <w:sz w:val="24"/>
            <w:rtl/>
            <w:rPrChange w:id="448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449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450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מצוי בשעת שהותו במפעל תחת אחריותה של הנהלת המפעל. </w:delText>
        </w:r>
      </w:del>
    </w:p>
    <w:p w14:paraId="5FD05FE6" w14:textId="50D75C85" w:rsidR="00C9209F" w:rsidRPr="00AB5A4E" w:rsidDel="004A33E0" w:rsidRDefault="00C9209F" w:rsidP="00576C85">
      <w:pPr>
        <w:pStyle w:val="BodyTextFirstIndent2"/>
        <w:tabs>
          <w:tab w:val="left" w:pos="709"/>
          <w:tab w:val="left" w:pos="851"/>
        </w:tabs>
        <w:spacing w:line="360" w:lineRule="auto"/>
        <w:rPr>
          <w:del w:id="451" w:author="Yael Gottlieb" w:date="2025-04-16T10:05:00Z" w16du:dateUtc="2025-04-16T07:05:00Z"/>
          <w:rFonts w:asciiTheme="minorBidi" w:hAnsiTheme="minorBidi" w:cstheme="minorBidi"/>
          <w:sz w:val="24"/>
          <w:rtl/>
          <w:rPrChange w:id="452" w:author="Yael Gottlieb" w:date="2025-04-15T13:53:00Z" w16du:dateUtc="2025-04-15T10:53:00Z">
            <w:rPr>
              <w:del w:id="453" w:author="Yael Gottlieb" w:date="2025-04-16T10:05:00Z" w16du:dateUtc="2025-04-16T07:05:00Z"/>
              <w:rFonts w:ascii="Arial" w:hAnsi="Arial" w:cs="Arial" w:hint="cs"/>
              <w:sz w:val="18"/>
              <w:szCs w:val="22"/>
              <w:rtl/>
            </w:rPr>
          </w:rPrChange>
        </w:rPr>
      </w:pPr>
    </w:p>
    <w:p w14:paraId="57FBE999" w14:textId="192E31D2" w:rsidR="00C9209F" w:rsidRPr="00AB5A4E" w:rsidDel="004A33E0" w:rsidRDefault="00C9209F" w:rsidP="004A33E0">
      <w:pPr>
        <w:pStyle w:val="BodyTextFirstIndent2"/>
        <w:tabs>
          <w:tab w:val="left" w:pos="709"/>
          <w:tab w:val="left" w:pos="851"/>
        </w:tabs>
        <w:spacing w:line="360" w:lineRule="auto"/>
        <w:rPr>
          <w:del w:id="454" w:author="Yael Gottlieb" w:date="2025-04-16T10:06:00Z" w16du:dateUtc="2025-04-16T07:06:00Z"/>
          <w:rFonts w:asciiTheme="minorBidi" w:hAnsiTheme="minorBidi" w:cstheme="minorBidi"/>
          <w:sz w:val="24"/>
          <w:rtl/>
          <w:rPrChange w:id="455" w:author="Yael Gottlieb" w:date="2025-04-15T13:53:00Z" w16du:dateUtc="2025-04-15T10:53:00Z">
            <w:rPr>
              <w:del w:id="456" w:author="Yael Gottlieb" w:date="2025-04-16T10:06:00Z" w16du:dateUtc="2025-04-16T07:06:00Z"/>
              <w:rFonts w:ascii="Arial" w:hAnsi="Arial" w:cs="Arial"/>
              <w:sz w:val="18"/>
              <w:szCs w:val="22"/>
              <w:rtl/>
            </w:rPr>
          </w:rPrChange>
        </w:rPr>
        <w:pPrChange w:id="457" w:author="Yael Gottlieb" w:date="2025-04-16T10:06:00Z" w16du:dateUtc="2025-04-16T07:06:00Z">
          <w:pPr>
            <w:pStyle w:val="BodyTextFirstIndent2"/>
            <w:tabs>
              <w:tab w:val="left" w:pos="709"/>
              <w:tab w:val="left" w:pos="851"/>
            </w:tabs>
            <w:spacing w:line="360" w:lineRule="auto"/>
          </w:pPr>
        </w:pPrChange>
      </w:pPr>
      <w:del w:id="458" w:author="Yael Gottlieb" w:date="2025-04-16T10:05:00Z" w16du:dateUtc="2025-04-16T07:05:00Z">
        <w:r w:rsidRPr="00AB5A4E" w:rsidDel="004A33E0">
          <w:rPr>
            <w:rFonts w:asciiTheme="minorBidi" w:hAnsiTheme="minorBidi" w:cstheme="minorBidi"/>
            <w:sz w:val="24"/>
            <w:rtl/>
            <w:rPrChange w:id="45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</w:delText>
        </w:r>
      </w:del>
      <w:del w:id="460" w:author="Yael Gottlieb" w:date="2025-04-16T10:07:00Z" w16du:dateUtc="2025-04-16T07:07:00Z">
        <w:r w:rsidRPr="00AB5A4E" w:rsidDel="004A33E0">
          <w:rPr>
            <w:rFonts w:asciiTheme="minorBidi" w:hAnsiTheme="minorBidi" w:cstheme="minorBidi"/>
            <w:sz w:val="24"/>
            <w:rtl/>
            <w:rPrChange w:id="46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</w:delText>
        </w:r>
      </w:del>
    </w:p>
    <w:p w14:paraId="763D73C3" w14:textId="657F2C20" w:rsidR="00C9209F" w:rsidRPr="00AB5A4E" w:rsidDel="004A33E0" w:rsidRDefault="00C9209F" w:rsidP="004A33E0">
      <w:pPr>
        <w:pStyle w:val="BodyTextFirstIndent2"/>
        <w:tabs>
          <w:tab w:val="left" w:pos="709"/>
          <w:tab w:val="left" w:pos="851"/>
        </w:tabs>
        <w:spacing w:line="360" w:lineRule="auto"/>
        <w:rPr>
          <w:del w:id="462" w:author="Yael Gottlieb" w:date="2025-04-16T10:06:00Z" w16du:dateUtc="2025-04-16T07:06:00Z"/>
          <w:rFonts w:asciiTheme="minorBidi" w:hAnsiTheme="minorBidi" w:cstheme="minorBidi"/>
          <w:sz w:val="24"/>
          <w:rtl/>
          <w:rPrChange w:id="463" w:author="Yael Gottlieb" w:date="2025-04-15T13:53:00Z" w16du:dateUtc="2025-04-15T10:53:00Z">
            <w:rPr>
              <w:del w:id="464" w:author="Yael Gottlieb" w:date="2025-04-16T10:06:00Z" w16du:dateUtc="2025-04-16T07:06:00Z"/>
              <w:rFonts w:ascii="Arial" w:hAnsi="Arial" w:cs="Arial"/>
              <w:szCs w:val="22"/>
              <w:rtl/>
            </w:rPr>
          </w:rPrChange>
        </w:rPr>
        <w:pPrChange w:id="465" w:author="Yael Gottlieb" w:date="2025-04-16T10:06:00Z" w16du:dateUtc="2025-04-16T07:06:00Z">
          <w:pPr>
            <w:spacing w:line="360" w:lineRule="auto"/>
            <w:ind w:left="360"/>
            <w:jc w:val="both"/>
          </w:pPr>
        </w:pPrChange>
      </w:pPr>
      <w:del w:id="466" w:author="Yael Gottlieb" w:date="2025-04-16T10:06:00Z" w16du:dateUtc="2025-04-16T07:06:00Z">
        <w:r w:rsidRPr="00AB5A4E" w:rsidDel="004A33E0">
          <w:rPr>
            <w:rFonts w:asciiTheme="minorBidi" w:hAnsiTheme="minorBidi" w:cstheme="minorBidi"/>
            <w:sz w:val="24"/>
            <w:rtl/>
            <w:rPrChange w:id="46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3.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468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4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46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470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471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קבלנים ומבקרים בשטחי עבודות המפעל ובמתקניו, נדרשים לפעול ברוח דרישות הבטיחות, ולציית להנחיות </w:delText>
        </w:r>
      </w:del>
    </w:p>
    <w:p w14:paraId="2E8EF03C" w14:textId="5ACCBA7D" w:rsidR="00C9209F" w:rsidRPr="00AB5A4E" w:rsidDel="004A33E0" w:rsidRDefault="00C9209F" w:rsidP="004A33E0">
      <w:pPr>
        <w:pStyle w:val="BodyTextFirstIndent2"/>
        <w:tabs>
          <w:tab w:val="left" w:pos="709"/>
          <w:tab w:val="left" w:pos="851"/>
        </w:tabs>
        <w:spacing w:line="360" w:lineRule="auto"/>
        <w:rPr>
          <w:del w:id="472" w:author="Yael Gottlieb" w:date="2025-04-16T10:06:00Z" w16du:dateUtc="2025-04-16T07:06:00Z"/>
          <w:rFonts w:asciiTheme="minorBidi" w:hAnsiTheme="minorBidi" w:cstheme="minorBidi"/>
          <w:sz w:val="24"/>
          <w:rtl/>
          <w:rPrChange w:id="473" w:author="Yael Gottlieb" w:date="2025-04-15T13:53:00Z" w16du:dateUtc="2025-04-15T10:53:00Z">
            <w:rPr>
              <w:del w:id="474" w:author="Yael Gottlieb" w:date="2025-04-16T10:06:00Z" w16du:dateUtc="2025-04-16T07:06:00Z"/>
              <w:rFonts w:ascii="Arial" w:hAnsi="Arial" w:cs="Arial" w:hint="cs"/>
              <w:szCs w:val="22"/>
              <w:rtl/>
            </w:rPr>
          </w:rPrChange>
        </w:rPr>
        <w:pPrChange w:id="475" w:author="Yael Gottlieb" w:date="2025-04-16T10:06:00Z" w16du:dateUtc="2025-04-16T07:06:00Z">
          <w:pPr>
            <w:spacing w:line="360" w:lineRule="auto"/>
            <w:ind w:left="690"/>
            <w:jc w:val="both"/>
          </w:pPr>
        </w:pPrChange>
      </w:pPr>
      <w:del w:id="476" w:author="Yael Gottlieb" w:date="2025-04-16T10:06:00Z" w16du:dateUtc="2025-04-16T07:06:00Z">
        <w:r w:rsidRPr="00AB5A4E" w:rsidDel="004A33E0">
          <w:rPr>
            <w:rFonts w:asciiTheme="minorBidi" w:hAnsiTheme="minorBidi" w:cstheme="minorBidi"/>
            <w:sz w:val="24"/>
            <w:rtl/>
            <w:rPrChange w:id="477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478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ממונה על הבטיחות, מנהל איה"ס וכל בר סמכא מטעם המפעל. אין להכניס חומר מסוכן למפעל ללא היתר רעלים,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479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</w:delText>
        </w:r>
      </w:del>
    </w:p>
    <w:p w14:paraId="3CA2F2F5" w14:textId="0CF488F8" w:rsidR="00C9209F" w:rsidRPr="00AB5A4E" w:rsidDel="004A33E0" w:rsidRDefault="00C9209F" w:rsidP="004A33E0">
      <w:pPr>
        <w:pStyle w:val="BodyTextFirstIndent2"/>
        <w:tabs>
          <w:tab w:val="left" w:pos="709"/>
          <w:tab w:val="left" w:pos="851"/>
        </w:tabs>
        <w:spacing w:line="360" w:lineRule="auto"/>
        <w:rPr>
          <w:del w:id="480" w:author="Yael Gottlieb" w:date="2025-04-16T10:07:00Z" w16du:dateUtc="2025-04-16T07:07:00Z"/>
          <w:rFonts w:asciiTheme="minorBidi" w:hAnsiTheme="minorBidi" w:cstheme="minorBidi"/>
          <w:sz w:val="24"/>
          <w:rtl/>
          <w:rPrChange w:id="481" w:author="Yael Gottlieb" w:date="2025-04-15T13:53:00Z" w16du:dateUtc="2025-04-15T10:53:00Z">
            <w:rPr>
              <w:del w:id="482" w:author="Yael Gottlieb" w:date="2025-04-16T10:07:00Z" w16du:dateUtc="2025-04-16T07:07:00Z"/>
              <w:rFonts w:ascii="Arial" w:hAnsi="Arial" w:cs="Arial"/>
              <w:sz w:val="18"/>
              <w:szCs w:val="22"/>
              <w:rtl/>
            </w:rPr>
          </w:rPrChange>
        </w:rPr>
        <w:pPrChange w:id="483" w:author="Yael Gottlieb" w:date="2025-04-16T10:06:00Z" w16du:dateUtc="2025-04-16T07:06:00Z">
          <w:pPr>
            <w:spacing w:line="360" w:lineRule="auto"/>
            <w:ind w:left="690"/>
            <w:jc w:val="both"/>
          </w:pPr>
        </w:pPrChange>
      </w:pPr>
      <w:del w:id="484" w:author="Yael Gottlieb" w:date="2025-04-16T10:06:00Z" w16du:dateUtc="2025-04-16T07:06:00Z">
        <w:r w:rsidRPr="00AB5A4E" w:rsidDel="004A33E0">
          <w:rPr>
            <w:rFonts w:asciiTheme="minorBidi" w:hAnsiTheme="minorBidi" w:cstheme="minorBidi"/>
            <w:sz w:val="24"/>
            <w:rtl/>
            <w:rPrChange w:id="485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486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גליון בטיחות </w:delText>
        </w:r>
        <w:r w:rsidRPr="00AB5A4E" w:rsidDel="004A33E0">
          <w:rPr>
            <w:rFonts w:asciiTheme="minorBidi" w:hAnsiTheme="minorBidi" w:cstheme="minorBidi"/>
            <w:sz w:val="24"/>
            <w:rPrChange w:id="487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>MSDS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488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ואישור מנהל איה"ס.</w:delText>
        </w:r>
      </w:del>
    </w:p>
    <w:p w14:paraId="524F6D94" w14:textId="3DAE0392" w:rsidR="00C9209F" w:rsidRPr="00AB5A4E" w:rsidDel="004A33E0" w:rsidRDefault="00C9209F" w:rsidP="004A33E0">
      <w:pPr>
        <w:pStyle w:val="BodyTextFirstIndent2"/>
        <w:tabs>
          <w:tab w:val="left" w:pos="709"/>
          <w:tab w:val="left" w:pos="851"/>
        </w:tabs>
        <w:spacing w:line="360" w:lineRule="auto"/>
        <w:rPr>
          <w:del w:id="489" w:author="Yael Gottlieb" w:date="2025-04-16T10:07:00Z" w16du:dateUtc="2025-04-16T07:07:00Z"/>
          <w:rtl/>
          <w:rPrChange w:id="490" w:author="Yael Gottlieb" w:date="2025-04-15T13:53:00Z" w16du:dateUtc="2025-04-15T10:53:00Z">
            <w:rPr>
              <w:del w:id="491" w:author="Yael Gottlieb" w:date="2025-04-16T10:07:00Z" w16du:dateUtc="2025-04-16T07:07:00Z"/>
              <w:rFonts w:ascii="Arial" w:hAnsi="Arial" w:cs="Arial"/>
              <w:szCs w:val="22"/>
              <w:rtl/>
            </w:rPr>
          </w:rPrChange>
        </w:rPr>
        <w:pPrChange w:id="492" w:author="Yael Gottlieb" w:date="2025-04-16T10:07:00Z" w16du:dateUtc="2025-04-16T07:07:00Z">
          <w:pPr>
            <w:spacing w:line="360" w:lineRule="auto"/>
            <w:ind w:left="360"/>
          </w:pPr>
        </w:pPrChange>
      </w:pPr>
      <w:del w:id="493" w:author="Yael Gottlieb" w:date="2025-04-16T10:07:00Z" w16du:dateUtc="2025-04-16T07:07:00Z">
        <w:r w:rsidRPr="00AB5A4E" w:rsidDel="004A33E0">
          <w:rPr>
            <w:rtl/>
            <w:rPrChange w:id="494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3.</w:delText>
        </w:r>
        <w:r w:rsidRPr="00AB5A4E" w:rsidDel="004A33E0">
          <w:rPr>
            <w:rtl/>
            <w:rPrChange w:id="495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5 </w:delText>
        </w:r>
        <w:r w:rsidRPr="00AB5A4E" w:rsidDel="004A33E0">
          <w:rPr>
            <w:rtl/>
            <w:rPrChange w:id="496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4A33E0">
          <w:rPr>
            <w:rtl/>
            <w:rPrChange w:id="497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בסמכות ממונה על הבטיחות לפקח ולנקוט צעדים מתאימים להחלת דרישות הוראות ונוהלי בטיחות, על כל שוהה  </w:delText>
        </w:r>
      </w:del>
    </w:p>
    <w:p w14:paraId="4C2BB908" w14:textId="21D1784D" w:rsidR="00C9209F" w:rsidRPr="00AB5A4E" w:rsidDel="004A33E0" w:rsidRDefault="00C9209F" w:rsidP="00576C85">
      <w:pPr>
        <w:spacing w:line="360" w:lineRule="auto"/>
        <w:ind w:left="360"/>
        <w:rPr>
          <w:del w:id="498" w:author="Yael Gottlieb" w:date="2025-04-16T10:07:00Z" w16du:dateUtc="2025-04-16T07:07:00Z"/>
          <w:rFonts w:asciiTheme="minorBidi" w:hAnsiTheme="minorBidi" w:cstheme="minorBidi"/>
          <w:sz w:val="24"/>
          <w:rtl/>
          <w:rPrChange w:id="499" w:author="Yael Gottlieb" w:date="2025-04-15T13:53:00Z" w16du:dateUtc="2025-04-15T10:53:00Z">
            <w:rPr>
              <w:del w:id="500" w:author="Yael Gottlieb" w:date="2025-04-16T10:07:00Z" w16du:dateUtc="2025-04-16T07:07:00Z"/>
              <w:rFonts w:ascii="Arial" w:hAnsi="Arial" w:cs="Arial"/>
              <w:sz w:val="18"/>
              <w:szCs w:val="22"/>
              <w:rtl/>
            </w:rPr>
          </w:rPrChange>
        </w:rPr>
      </w:pPr>
      <w:del w:id="501" w:author="Yael Gottlieb" w:date="2025-04-16T10:07:00Z" w16du:dateUtc="2025-04-16T07:07:00Z">
        <w:r w:rsidRPr="00AB5A4E" w:rsidDel="004A33E0">
          <w:rPr>
            <w:rFonts w:asciiTheme="minorBidi" w:hAnsiTheme="minorBidi" w:cstheme="minorBidi"/>
            <w:sz w:val="24"/>
            <w:rtl/>
            <w:rPrChange w:id="502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   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503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504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בתחום שטחי עבודות המפעל ובמתקניו, קבלנים ומבקרים בכלל זה.</w:delText>
        </w:r>
      </w:del>
    </w:p>
    <w:p w14:paraId="446641D2" w14:textId="79846A61" w:rsidR="00C9209F" w:rsidRPr="00AB5A4E" w:rsidDel="004A33E0" w:rsidRDefault="00C9209F" w:rsidP="004A33E0">
      <w:pPr>
        <w:spacing w:line="360" w:lineRule="auto"/>
        <w:rPr>
          <w:moveFrom w:id="505" w:author="Yael Gottlieb" w:date="2025-04-16T10:08:00Z" w16du:dateUtc="2025-04-16T07:08:00Z"/>
          <w:rFonts w:asciiTheme="minorBidi" w:hAnsiTheme="minorBidi" w:cstheme="minorBidi"/>
          <w:sz w:val="24"/>
          <w:rtl/>
          <w:rPrChange w:id="506" w:author="Yael Gottlieb" w:date="2025-04-15T13:53:00Z" w16du:dateUtc="2025-04-15T10:53:00Z">
            <w:rPr>
              <w:moveFrom w:id="507" w:author="Yael Gottlieb" w:date="2025-04-16T10:08:00Z" w16du:dateUtc="2025-04-16T07:08:00Z"/>
              <w:rFonts w:ascii="Arial" w:hAnsi="Arial" w:cs="Arial" w:hint="cs"/>
              <w:szCs w:val="22"/>
              <w:rtl/>
            </w:rPr>
          </w:rPrChange>
        </w:rPr>
        <w:pPrChange w:id="508" w:author="Yael Gottlieb" w:date="2025-04-16T10:10:00Z" w16du:dateUtc="2025-04-16T07:10:00Z">
          <w:pPr>
            <w:spacing w:line="360" w:lineRule="auto"/>
            <w:ind w:left="360"/>
          </w:pPr>
        </w:pPrChange>
      </w:pPr>
      <w:del w:id="509" w:author="Yael Gottlieb" w:date="2025-04-16T10:10:00Z" w16du:dateUtc="2025-04-16T07:10:00Z">
        <w:r w:rsidRPr="00AB5A4E" w:rsidDel="004A33E0">
          <w:rPr>
            <w:rFonts w:asciiTheme="minorBidi" w:hAnsiTheme="minorBidi" w:cstheme="minorBidi"/>
            <w:sz w:val="24"/>
            <w:rtl/>
            <w:rPrChange w:id="510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3.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511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6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512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513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</w:delText>
        </w:r>
      </w:del>
      <w:moveFromRangeStart w:id="514" w:author="Yael Gottlieb" w:date="2025-04-16T10:08:00Z" w:name="move195690555"/>
      <w:moveFrom w:id="515" w:author="Yael Gottlieb" w:date="2025-04-16T10:08:00Z" w16du:dateUtc="2025-04-16T07:08:00Z">
        <w:r w:rsidRPr="00AB5A4E" w:rsidDel="004A33E0">
          <w:rPr>
            <w:rFonts w:asciiTheme="minorBidi" w:hAnsiTheme="minorBidi" w:cstheme="minorBidi"/>
            <w:sz w:val="24"/>
            <w:rtl/>
            <w:rPrChange w:id="516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>מנהל מחלקת רכש, אחראי במפעל  להתקשרות עם קבלני חוץ, בתאום עם ממונה על הבטיחות יצרף נספח</w:t>
        </w:r>
      </w:moveFrom>
    </w:p>
    <w:p w14:paraId="21F7EDEE" w14:textId="7EB2FFB8" w:rsidR="00C9209F" w:rsidRPr="00AB5A4E" w:rsidRDefault="00C9209F" w:rsidP="004A33E0">
      <w:pPr>
        <w:spacing w:line="360" w:lineRule="auto"/>
        <w:rPr>
          <w:rFonts w:asciiTheme="minorBidi" w:hAnsiTheme="minorBidi" w:cstheme="minorBidi"/>
          <w:sz w:val="24"/>
          <w:rtl/>
          <w:rPrChange w:id="517" w:author="Yael Gottlieb" w:date="2025-04-15T13:53:00Z" w16du:dateUtc="2025-04-15T10:53:00Z">
            <w:rPr>
              <w:rFonts w:ascii="Arial" w:hAnsi="Arial" w:cs="Arial"/>
              <w:sz w:val="18"/>
              <w:szCs w:val="22"/>
              <w:rtl/>
            </w:rPr>
          </w:rPrChange>
        </w:rPr>
        <w:pPrChange w:id="518" w:author="Yael Gottlieb" w:date="2025-04-16T10:10:00Z" w16du:dateUtc="2025-04-16T07:10:00Z">
          <w:pPr>
            <w:spacing w:line="360" w:lineRule="auto"/>
            <w:ind w:left="360"/>
          </w:pPr>
        </w:pPrChange>
      </w:pPr>
      <w:moveFrom w:id="519" w:author="Yael Gottlieb" w:date="2025-04-16T10:08:00Z" w16du:dateUtc="2025-04-16T07:08:00Z">
        <w:r w:rsidRPr="00AB5A4E" w:rsidDel="004A33E0">
          <w:rPr>
            <w:rFonts w:asciiTheme="minorBidi" w:hAnsiTheme="minorBidi" w:cstheme="minorBidi"/>
            <w:sz w:val="24"/>
            <w:rtl/>
            <w:rPrChange w:id="520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t xml:space="preserve">    </w:t>
        </w:r>
        <w:r w:rsidRPr="00AB5A4E" w:rsidDel="004A33E0">
          <w:rPr>
            <w:rFonts w:asciiTheme="minorBidi" w:hAnsiTheme="minorBidi" w:cstheme="minorBidi"/>
            <w:sz w:val="24"/>
            <w:rtl/>
            <w:rPrChange w:id="521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 xml:space="preserve"> </w:t>
        </w:r>
        <w:r w:rsidRPr="00AB5A4E" w:rsidDel="004A33E0">
          <w:rPr>
            <w:rFonts w:asciiTheme="minorBidi" w:hAnsiTheme="minorBidi" w:cstheme="minorBidi"/>
            <w:sz w:val="24"/>
            <w:rtl/>
            <w:rPrChange w:id="522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t xml:space="preserve">  </w:t>
        </w:r>
        <w:r w:rsidRPr="00AB5A4E" w:rsidDel="004A33E0">
          <w:rPr>
            <w:rFonts w:asciiTheme="minorBidi" w:hAnsiTheme="minorBidi" w:cstheme="minorBidi"/>
            <w:sz w:val="24"/>
            <w:rtl/>
            <w:rPrChange w:id="523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>בטיחות  לכל הסכם ו/או הזמנת עבודה, שיהווה חלק בלתי נפרד מתנאי ההסכם/ההזמנה</w:t>
        </w:r>
        <w:r w:rsidRPr="00AB5A4E" w:rsidDel="004A33E0">
          <w:rPr>
            <w:rFonts w:asciiTheme="minorBidi" w:hAnsiTheme="minorBidi" w:cstheme="minorBidi"/>
            <w:sz w:val="24"/>
            <w:rtl/>
            <w:rPrChange w:id="524" w:author="Yael Gottlieb" w:date="2025-04-15T13:53:00Z" w16du:dateUtc="2025-04-15T10:53:00Z">
              <w:rPr>
                <w:rFonts w:ascii="Arial" w:hAnsi="Arial" w:cs="Arial"/>
                <w:szCs w:val="20"/>
                <w:rtl/>
              </w:rPr>
            </w:rPrChange>
          </w:rPr>
          <w:t>.</w:t>
        </w:r>
      </w:moveFrom>
      <w:moveFromRangeEnd w:id="514"/>
    </w:p>
    <w:p w14:paraId="3F6F98BB" w14:textId="01E97935" w:rsidR="00C9209F" w:rsidRPr="00AB5A4E" w:rsidDel="004A33E0" w:rsidRDefault="00C9209F" w:rsidP="00576C85">
      <w:pPr>
        <w:tabs>
          <w:tab w:val="left" w:pos="423"/>
          <w:tab w:val="left" w:pos="706"/>
        </w:tabs>
        <w:spacing w:line="360" w:lineRule="auto"/>
        <w:ind w:left="360"/>
        <w:rPr>
          <w:del w:id="525" w:author="Yael Gottlieb" w:date="2025-04-16T10:12:00Z" w16du:dateUtc="2025-04-16T07:12:00Z"/>
          <w:rFonts w:asciiTheme="minorBidi" w:hAnsiTheme="minorBidi" w:cstheme="minorBidi"/>
          <w:sz w:val="24"/>
          <w:rtl/>
          <w:rPrChange w:id="526" w:author="Yael Gottlieb" w:date="2025-04-15T13:53:00Z" w16du:dateUtc="2025-04-15T10:53:00Z">
            <w:rPr>
              <w:del w:id="527" w:author="Yael Gottlieb" w:date="2025-04-16T10:12:00Z" w16du:dateUtc="2025-04-16T07:12:00Z"/>
              <w:rFonts w:ascii="Arial" w:hAnsi="Arial" w:cs="Arial"/>
              <w:sz w:val="18"/>
              <w:szCs w:val="22"/>
              <w:rtl/>
            </w:rPr>
          </w:rPrChange>
        </w:rPr>
      </w:pPr>
      <w:del w:id="528" w:author="Yael Gottlieb" w:date="2025-04-16T10:13:00Z" w16du:dateUtc="2025-04-16T07:13:00Z">
        <w:r w:rsidRPr="00AB5A4E" w:rsidDel="00C56747">
          <w:rPr>
            <w:rFonts w:asciiTheme="minorBidi" w:hAnsiTheme="minorBidi" w:cstheme="minorBidi"/>
            <w:sz w:val="24"/>
            <w:rtl/>
            <w:rPrChange w:id="52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lastRenderedPageBreak/>
          <w:delText>3.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530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7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53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532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</w:delText>
        </w:r>
      </w:del>
      <w:del w:id="533" w:author="Yael Gottlieb" w:date="2025-04-16T10:11:00Z" w16du:dateUtc="2025-04-16T07:11:00Z">
        <w:r w:rsidRPr="00AB5A4E" w:rsidDel="004A33E0">
          <w:rPr>
            <w:rFonts w:asciiTheme="minorBidi" w:hAnsiTheme="minorBidi" w:cstheme="minorBidi"/>
            <w:sz w:val="24"/>
            <w:rtl/>
            <w:rPrChange w:id="534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קבלן חוץ המבקש לעבוד בתחומי המפעל, יהיה אחראי לעובדיו ולא יהיה המפעל, רק באם גידר ותחם את אזור</w:delText>
        </w:r>
      </w:del>
    </w:p>
    <w:p w14:paraId="37430C89" w14:textId="1D385267" w:rsidR="00C9209F" w:rsidRPr="00AB5A4E" w:rsidDel="004A33E0" w:rsidRDefault="00C9209F" w:rsidP="004A33E0">
      <w:pPr>
        <w:tabs>
          <w:tab w:val="left" w:pos="423"/>
          <w:tab w:val="left" w:pos="706"/>
        </w:tabs>
        <w:spacing w:line="360" w:lineRule="auto"/>
        <w:ind w:left="360"/>
        <w:rPr>
          <w:del w:id="535" w:author="Yael Gottlieb" w:date="2025-04-16T10:12:00Z" w16du:dateUtc="2025-04-16T07:12:00Z"/>
          <w:rFonts w:asciiTheme="minorBidi" w:hAnsiTheme="minorBidi" w:cstheme="minorBidi"/>
          <w:sz w:val="24"/>
          <w:rtl/>
          <w:rPrChange w:id="536" w:author="Yael Gottlieb" w:date="2025-04-15T13:53:00Z" w16du:dateUtc="2025-04-15T10:53:00Z">
            <w:rPr>
              <w:del w:id="537" w:author="Yael Gottlieb" w:date="2025-04-16T10:12:00Z" w16du:dateUtc="2025-04-16T07:12:00Z"/>
              <w:rFonts w:ascii="Arial" w:hAnsi="Arial" w:cs="Arial"/>
              <w:sz w:val="18"/>
              <w:szCs w:val="22"/>
              <w:rtl/>
            </w:rPr>
          </w:rPrChange>
        </w:rPr>
        <w:pPrChange w:id="538" w:author="Yael Gottlieb" w:date="2025-04-16T10:12:00Z" w16du:dateUtc="2025-04-16T07:12:00Z">
          <w:pPr>
            <w:spacing w:line="360" w:lineRule="auto"/>
            <w:ind w:left="360"/>
          </w:pPr>
        </w:pPrChange>
      </w:pPr>
      <w:del w:id="539" w:author="Yael Gottlieb" w:date="2025-04-16T10:12:00Z" w16du:dateUtc="2025-04-16T07:12:00Z">
        <w:r w:rsidRPr="00AB5A4E" w:rsidDel="004A33E0">
          <w:rPr>
            <w:rFonts w:asciiTheme="minorBidi" w:hAnsiTheme="minorBidi" w:cstheme="minorBidi"/>
            <w:sz w:val="24"/>
            <w:rtl/>
            <w:rPrChange w:id="540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</w:delText>
        </w:r>
      </w:del>
      <w:del w:id="541" w:author="Yael Gottlieb" w:date="2025-04-16T10:11:00Z" w16du:dateUtc="2025-04-16T07:11:00Z">
        <w:r w:rsidRPr="00AB5A4E" w:rsidDel="004A33E0">
          <w:rPr>
            <w:rFonts w:asciiTheme="minorBidi" w:hAnsiTheme="minorBidi" w:cstheme="minorBidi"/>
            <w:sz w:val="24"/>
            <w:rtl/>
            <w:rPrChange w:id="542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543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544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עבודתו, </w:delText>
        </w:r>
      </w:del>
      <w:del w:id="545" w:author="Yael Gottlieb" w:date="2025-04-16T10:12:00Z" w16du:dateUtc="2025-04-16T07:12:00Z">
        <w:r w:rsidRPr="00AB5A4E" w:rsidDel="004A33E0">
          <w:rPr>
            <w:rFonts w:asciiTheme="minorBidi" w:hAnsiTheme="minorBidi" w:cstheme="minorBidi"/>
            <w:sz w:val="24"/>
            <w:rtl/>
            <w:rPrChange w:id="546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כך שאיש מלבד עובדיו לא יוכל או יורשה לעבור או להיכנס לתחום עבודתו. האזור יהיה מגודר סביב,   </w:delText>
        </w:r>
      </w:del>
    </w:p>
    <w:p w14:paraId="2244AC01" w14:textId="2EDDDBFE" w:rsidR="00C9209F" w:rsidRPr="00AB5A4E" w:rsidDel="004A33E0" w:rsidRDefault="00C9209F" w:rsidP="004A33E0">
      <w:pPr>
        <w:tabs>
          <w:tab w:val="left" w:pos="423"/>
          <w:tab w:val="left" w:pos="706"/>
        </w:tabs>
        <w:spacing w:line="360" w:lineRule="auto"/>
        <w:rPr>
          <w:del w:id="547" w:author="Yael Gottlieb" w:date="2025-04-16T10:12:00Z" w16du:dateUtc="2025-04-16T07:12:00Z"/>
          <w:rFonts w:asciiTheme="minorBidi" w:hAnsiTheme="minorBidi" w:cstheme="minorBidi"/>
          <w:sz w:val="24"/>
          <w:rtl/>
          <w:rPrChange w:id="548" w:author="Yael Gottlieb" w:date="2025-04-15T13:53:00Z" w16du:dateUtc="2025-04-15T10:53:00Z">
            <w:rPr>
              <w:del w:id="549" w:author="Yael Gottlieb" w:date="2025-04-16T10:12:00Z" w16du:dateUtc="2025-04-16T07:12:00Z"/>
              <w:rFonts w:ascii="Arial" w:hAnsi="Arial" w:cs="Arial"/>
              <w:sz w:val="18"/>
              <w:szCs w:val="22"/>
              <w:rtl/>
            </w:rPr>
          </w:rPrChange>
        </w:rPr>
        <w:pPrChange w:id="550" w:author="Yael Gottlieb" w:date="2025-04-16T10:12:00Z" w16du:dateUtc="2025-04-16T07:12:00Z">
          <w:pPr>
            <w:tabs>
              <w:tab w:val="left" w:pos="567"/>
              <w:tab w:val="left" w:pos="709"/>
            </w:tabs>
            <w:spacing w:line="360" w:lineRule="auto"/>
            <w:ind w:left="360"/>
          </w:pPr>
        </w:pPrChange>
      </w:pPr>
      <w:del w:id="551" w:author="Yael Gottlieb" w:date="2025-04-16T10:12:00Z" w16du:dateUtc="2025-04-16T07:12:00Z">
        <w:r w:rsidRPr="00AB5A4E" w:rsidDel="004A33E0">
          <w:rPr>
            <w:rFonts w:asciiTheme="minorBidi" w:hAnsiTheme="minorBidi" w:cstheme="minorBidi"/>
            <w:sz w:val="24"/>
            <w:rtl/>
            <w:rPrChange w:id="552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553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554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ושלטי   זהירות בולטים יותקנו בציון </w:delText>
        </w:r>
        <w:r w:rsidRPr="00AB5A4E" w:rsidDel="004A33E0">
          <w:rPr>
            <w:rFonts w:asciiTheme="minorBidi" w:hAnsiTheme="minorBidi" w:cstheme="minorBidi"/>
            <w:b/>
            <w:bCs/>
            <w:i/>
            <w:iCs/>
            <w:sz w:val="24"/>
            <w:rtl/>
            <w:rPrChange w:id="555" w:author="Yael Gottlieb" w:date="2025-04-15T13:53:00Z" w16du:dateUtc="2025-04-15T10:53:00Z">
              <w:rPr>
                <w:rFonts w:ascii="Arial" w:hAnsi="Arial" w:cs="Arial"/>
                <w:b/>
                <w:bCs/>
                <w:i/>
                <w:iCs/>
                <w:sz w:val="18"/>
                <w:szCs w:val="22"/>
                <w:rtl/>
              </w:rPr>
            </w:rPrChange>
          </w:rPr>
          <w:delText xml:space="preserve">" אין מעבר" ו"אין כניסה " </w:delText>
        </w:r>
        <w:r w:rsidRPr="00AB5A4E" w:rsidDel="004A33E0">
          <w:rPr>
            <w:rFonts w:asciiTheme="minorBidi" w:hAnsiTheme="minorBidi" w:cstheme="minorBidi"/>
            <w:sz w:val="24"/>
            <w:rtl/>
            <w:rPrChange w:id="556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למקום העבודה.</w:delText>
        </w:r>
      </w:del>
    </w:p>
    <w:p w14:paraId="3F8759BC" w14:textId="24B44E7E" w:rsidR="00C9209F" w:rsidRPr="00AB5A4E" w:rsidDel="00C56747" w:rsidRDefault="00C9209F" w:rsidP="00C56747">
      <w:pPr>
        <w:tabs>
          <w:tab w:val="left" w:pos="423"/>
          <w:tab w:val="left" w:pos="706"/>
        </w:tabs>
        <w:spacing w:line="360" w:lineRule="auto"/>
        <w:rPr>
          <w:del w:id="557" w:author="Yael Gottlieb" w:date="2025-04-16T10:13:00Z" w16du:dateUtc="2025-04-16T07:13:00Z"/>
          <w:rFonts w:asciiTheme="minorBidi" w:hAnsiTheme="minorBidi" w:cstheme="minorBidi"/>
          <w:sz w:val="24"/>
          <w:rtl/>
          <w:rPrChange w:id="558" w:author="Yael Gottlieb" w:date="2025-04-15T13:53:00Z" w16du:dateUtc="2025-04-15T10:53:00Z">
            <w:rPr>
              <w:del w:id="559" w:author="Yael Gottlieb" w:date="2025-04-16T10:13:00Z" w16du:dateUtc="2025-04-16T07:13:00Z"/>
              <w:rFonts w:ascii="Arial" w:hAnsi="Arial" w:cs="Arial"/>
              <w:sz w:val="18"/>
              <w:szCs w:val="22"/>
              <w:rtl/>
            </w:rPr>
          </w:rPrChange>
        </w:rPr>
        <w:pPrChange w:id="560" w:author="Yael Gottlieb" w:date="2025-04-16T10:13:00Z" w16du:dateUtc="2025-04-16T07:13:00Z">
          <w:pPr>
            <w:spacing w:line="360" w:lineRule="auto"/>
            <w:ind w:left="360"/>
          </w:pPr>
        </w:pPrChange>
      </w:pPr>
      <w:del w:id="561" w:author="Yael Gottlieb" w:date="2025-04-16T10:13:00Z" w16du:dateUtc="2025-04-16T07:13:00Z">
        <w:r w:rsidRPr="00AB5A4E" w:rsidDel="00C56747">
          <w:rPr>
            <w:rFonts w:asciiTheme="minorBidi" w:hAnsiTheme="minorBidi" w:cstheme="minorBidi"/>
            <w:sz w:val="24"/>
            <w:rtl/>
            <w:rPrChange w:id="562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3.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563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8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564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565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566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באם אין אפשרות לתחום את אזור העבודה בצורה אפקטיבית, אזי אחריות ניהול העבודה  על כל המשתמע מכך, </w:delText>
        </w:r>
      </w:del>
    </w:p>
    <w:p w14:paraId="468A640D" w14:textId="476A8E48" w:rsidR="00C9209F" w:rsidRPr="00AB5A4E" w:rsidDel="00C56747" w:rsidRDefault="00C9209F" w:rsidP="00C56747">
      <w:pPr>
        <w:tabs>
          <w:tab w:val="left" w:pos="423"/>
          <w:tab w:val="left" w:pos="706"/>
        </w:tabs>
        <w:spacing w:line="360" w:lineRule="auto"/>
        <w:rPr>
          <w:del w:id="567" w:author="Yael Gottlieb" w:date="2025-04-16T10:15:00Z" w16du:dateUtc="2025-04-16T07:15:00Z"/>
          <w:rFonts w:asciiTheme="minorBidi" w:hAnsiTheme="minorBidi" w:cstheme="minorBidi"/>
          <w:sz w:val="24"/>
          <w:rtl/>
          <w:rPrChange w:id="568" w:author="Yael Gottlieb" w:date="2025-04-15T13:53:00Z" w16du:dateUtc="2025-04-15T10:53:00Z">
            <w:rPr>
              <w:del w:id="569" w:author="Yael Gottlieb" w:date="2025-04-16T10:15:00Z" w16du:dateUtc="2025-04-16T07:15:00Z"/>
              <w:rFonts w:ascii="Arial" w:hAnsi="Arial" w:cs="Arial" w:hint="cs"/>
              <w:sz w:val="18"/>
              <w:szCs w:val="22"/>
              <w:rtl/>
            </w:rPr>
          </w:rPrChange>
        </w:rPr>
        <w:pPrChange w:id="570" w:author="Yael Gottlieb" w:date="2025-04-16T10:13:00Z" w16du:dateUtc="2025-04-16T07:13:00Z">
          <w:pPr>
            <w:tabs>
              <w:tab w:val="left" w:pos="848"/>
            </w:tabs>
            <w:spacing w:line="360" w:lineRule="auto"/>
            <w:ind w:left="360"/>
          </w:pPr>
        </w:pPrChange>
      </w:pPr>
      <w:del w:id="571" w:author="Yael Gottlieb" w:date="2025-04-16T10:13:00Z" w16du:dateUtc="2025-04-16T07:13:00Z">
        <w:r w:rsidRPr="00AB5A4E" w:rsidDel="00C56747">
          <w:rPr>
            <w:rFonts w:asciiTheme="minorBidi" w:hAnsiTheme="minorBidi" w:cstheme="minorBidi"/>
            <w:sz w:val="24"/>
            <w:rtl/>
            <w:rPrChange w:id="572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573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574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יהיה בכל תקופת העבודה על הנהלת המפעל המעסיק את קבלן החוץ.</w:delText>
        </w:r>
      </w:del>
    </w:p>
    <w:p w14:paraId="462D2FFF" w14:textId="4B9DABE6" w:rsidR="00C9209F" w:rsidRPr="00AB5A4E" w:rsidDel="00C56747" w:rsidRDefault="00C9209F" w:rsidP="00C56747">
      <w:pPr>
        <w:tabs>
          <w:tab w:val="left" w:pos="423"/>
          <w:tab w:val="left" w:pos="567"/>
          <w:tab w:val="left" w:pos="709"/>
        </w:tabs>
        <w:spacing w:line="360" w:lineRule="auto"/>
        <w:rPr>
          <w:del w:id="575" w:author="Yael Gottlieb" w:date="2025-04-16T10:14:00Z" w16du:dateUtc="2025-04-16T07:14:00Z"/>
          <w:rFonts w:asciiTheme="minorBidi" w:hAnsiTheme="minorBidi" w:cstheme="minorBidi"/>
          <w:sz w:val="24"/>
          <w:rtl/>
          <w:rPrChange w:id="576" w:author="Yael Gottlieb" w:date="2025-04-15T13:53:00Z" w16du:dateUtc="2025-04-15T10:53:00Z">
            <w:rPr>
              <w:del w:id="577" w:author="Yael Gottlieb" w:date="2025-04-16T10:14:00Z" w16du:dateUtc="2025-04-16T07:14:00Z"/>
              <w:rFonts w:ascii="Arial" w:hAnsi="Arial" w:cs="Arial"/>
              <w:szCs w:val="22"/>
              <w:rtl/>
            </w:rPr>
          </w:rPrChange>
        </w:rPr>
        <w:pPrChange w:id="578" w:author="Yael Gottlieb" w:date="2025-04-16T10:15:00Z" w16du:dateUtc="2025-04-16T07:15:00Z">
          <w:pPr>
            <w:tabs>
              <w:tab w:val="left" w:pos="567"/>
              <w:tab w:val="left" w:pos="709"/>
            </w:tabs>
            <w:spacing w:line="360" w:lineRule="auto"/>
            <w:ind w:left="360"/>
          </w:pPr>
        </w:pPrChange>
      </w:pPr>
      <w:del w:id="579" w:author="Yael Gottlieb" w:date="2025-04-16T10:14:00Z" w16du:dateUtc="2025-04-16T07:14:00Z">
        <w:r w:rsidRPr="00AB5A4E" w:rsidDel="00C56747">
          <w:rPr>
            <w:rFonts w:asciiTheme="minorBidi" w:hAnsiTheme="minorBidi" w:cstheme="minorBidi"/>
            <w:sz w:val="24"/>
            <w:rtl/>
            <w:rPrChange w:id="580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3.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581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9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582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</w:delText>
        </w:r>
      </w:del>
      <w:del w:id="583" w:author="Yael Gottlieb" w:date="2025-04-16T10:15:00Z" w16du:dateUtc="2025-04-16T07:15:00Z">
        <w:r w:rsidRPr="00AB5A4E" w:rsidDel="00C56747">
          <w:rPr>
            <w:rFonts w:asciiTheme="minorBidi" w:hAnsiTheme="minorBidi" w:cstheme="minorBidi"/>
            <w:sz w:val="24"/>
            <w:rtl/>
            <w:rPrChange w:id="584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 </w:delText>
        </w:r>
      </w:del>
      <w:del w:id="585" w:author="Yael Gottlieb" w:date="2025-04-16T10:14:00Z" w16du:dateUtc="2025-04-16T07:14:00Z">
        <w:r w:rsidRPr="00AB5A4E" w:rsidDel="00C56747">
          <w:rPr>
            <w:rFonts w:asciiTheme="minorBidi" w:hAnsiTheme="minorBidi" w:cstheme="minorBidi"/>
            <w:sz w:val="24"/>
            <w:rtl/>
            <w:rPrChange w:id="586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הקבלן או בא כוחו, יבטיח העברת מידע לממונה הבטיחות, בדבר כל </w:delText>
        </w:r>
        <w:r w:rsidRPr="00AB5A4E" w:rsidDel="00C56747">
          <w:rPr>
            <w:rFonts w:asciiTheme="minorBidi" w:hAnsiTheme="minorBidi" w:cstheme="minorBidi"/>
            <w:sz w:val="24"/>
            <w:u w:val="single"/>
            <w:rtl/>
            <w:rPrChange w:id="587" w:author="Yael Gottlieb" w:date="2025-04-15T13:53:00Z" w16du:dateUtc="2025-04-15T10:53:00Z">
              <w:rPr>
                <w:rFonts w:ascii="Arial" w:hAnsi="Arial" w:cs="Arial"/>
                <w:szCs w:val="22"/>
                <w:u w:val="single"/>
                <w:rtl/>
              </w:rPr>
            </w:rPrChange>
          </w:rPr>
          <w:delText>תאונת עבודה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588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ו/או מקרה מסוכן וחמור</w:delText>
        </w:r>
      </w:del>
    </w:p>
    <w:p w14:paraId="4E972B58" w14:textId="2E1081D2" w:rsidR="00C9209F" w:rsidRPr="00AB5A4E" w:rsidDel="00C56747" w:rsidRDefault="00C9209F" w:rsidP="00C56747">
      <w:pPr>
        <w:tabs>
          <w:tab w:val="left" w:pos="567"/>
          <w:tab w:val="left" w:pos="709"/>
        </w:tabs>
        <w:spacing w:line="360" w:lineRule="auto"/>
        <w:rPr>
          <w:del w:id="589" w:author="Yael Gottlieb" w:date="2025-04-16T10:14:00Z" w16du:dateUtc="2025-04-16T07:14:00Z"/>
          <w:rFonts w:asciiTheme="minorBidi" w:hAnsiTheme="minorBidi" w:cstheme="minorBidi"/>
          <w:sz w:val="24"/>
          <w:rtl/>
          <w:rPrChange w:id="590" w:author="Yael Gottlieb" w:date="2025-04-15T13:53:00Z" w16du:dateUtc="2025-04-15T10:53:00Z">
            <w:rPr>
              <w:del w:id="591" w:author="Yael Gottlieb" w:date="2025-04-16T10:14:00Z" w16du:dateUtc="2025-04-16T07:14:00Z"/>
              <w:rFonts w:ascii="Arial" w:hAnsi="Arial" w:cs="Arial"/>
              <w:szCs w:val="22"/>
              <w:rtl/>
            </w:rPr>
          </w:rPrChange>
        </w:rPr>
        <w:pPrChange w:id="592" w:author="Yael Gottlieb" w:date="2025-04-16T10:14:00Z" w16du:dateUtc="2025-04-16T07:14:00Z">
          <w:pPr>
            <w:tabs>
              <w:tab w:val="left" w:pos="567"/>
              <w:tab w:val="left" w:pos="709"/>
            </w:tabs>
            <w:spacing w:line="360" w:lineRule="auto"/>
            <w:ind w:left="360"/>
          </w:pPr>
        </w:pPrChange>
      </w:pPr>
      <w:del w:id="593" w:author="Yael Gottlieb" w:date="2025-04-16T10:14:00Z" w16du:dateUtc="2025-04-16T07:14:00Z">
        <w:r w:rsidRPr="00AB5A4E" w:rsidDel="00C56747">
          <w:rPr>
            <w:rFonts w:asciiTheme="minorBidi" w:hAnsiTheme="minorBidi" w:cstheme="minorBidi"/>
            <w:sz w:val="24"/>
            <w:rtl/>
            <w:rPrChange w:id="594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595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596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("כמעט תאונה") שאירעו בשטחי עבודות המפעל ובמתקניו, בהם מעורבים הקבלן ו/או עובדיו.  </w:delText>
        </w:r>
        <w:r w:rsidRPr="00AB5A4E" w:rsidDel="00C56747">
          <w:rPr>
            <w:rFonts w:asciiTheme="minorBidi" w:hAnsiTheme="minorBidi" w:cstheme="minorBidi"/>
            <w:b/>
            <w:bCs/>
            <w:color w:val="FF0000"/>
            <w:sz w:val="24"/>
            <w:u w:val="single"/>
            <w:rtl/>
            <w:rPrChange w:id="597" w:author="Yael Gottlieb" w:date="2025-04-15T13:53:00Z" w16du:dateUtc="2025-04-15T10:53:00Z">
              <w:rPr>
                <w:rFonts w:ascii="Arial" w:hAnsi="Arial" w:cs="Arial"/>
                <w:b/>
                <w:bCs/>
                <w:color w:val="FF0000"/>
                <w:szCs w:val="22"/>
                <w:u w:val="single"/>
                <w:rtl/>
              </w:rPr>
            </w:rPrChange>
          </w:rPr>
          <w:delText>אין בהודעה כנ"ל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598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</w:delText>
        </w:r>
      </w:del>
    </w:p>
    <w:p w14:paraId="1866A36A" w14:textId="7AD87BB4" w:rsidR="00C9209F" w:rsidRPr="00AB5A4E" w:rsidDel="00C56747" w:rsidRDefault="00C9209F" w:rsidP="00C56747">
      <w:pPr>
        <w:tabs>
          <w:tab w:val="left" w:pos="567"/>
          <w:tab w:val="left" w:pos="709"/>
        </w:tabs>
        <w:spacing w:line="360" w:lineRule="auto"/>
        <w:rPr>
          <w:del w:id="599" w:author="Yael Gottlieb" w:date="2025-04-16T10:15:00Z" w16du:dateUtc="2025-04-16T07:15:00Z"/>
          <w:rFonts w:asciiTheme="minorBidi" w:hAnsiTheme="minorBidi" w:cstheme="minorBidi"/>
          <w:b/>
          <w:bCs/>
          <w:color w:val="FF0000"/>
          <w:sz w:val="24"/>
          <w:u w:val="single"/>
          <w:rtl/>
          <w:rPrChange w:id="600" w:author="Yael Gottlieb" w:date="2025-04-15T13:53:00Z" w16du:dateUtc="2025-04-15T10:53:00Z">
            <w:rPr>
              <w:del w:id="601" w:author="Yael Gottlieb" w:date="2025-04-16T10:15:00Z" w16du:dateUtc="2025-04-16T07:15:00Z"/>
              <w:rFonts w:ascii="Arial" w:hAnsi="Arial" w:cs="Arial"/>
              <w:b/>
              <w:bCs/>
              <w:color w:val="FF0000"/>
              <w:sz w:val="18"/>
              <w:szCs w:val="22"/>
              <w:u w:val="single"/>
              <w:rtl/>
            </w:rPr>
          </w:rPrChange>
        </w:rPr>
        <w:pPrChange w:id="602" w:author="Yael Gottlieb" w:date="2025-04-16T10:14:00Z" w16du:dateUtc="2025-04-16T07:14:00Z">
          <w:pPr>
            <w:tabs>
              <w:tab w:val="left" w:pos="567"/>
              <w:tab w:val="left" w:pos="709"/>
            </w:tabs>
            <w:spacing w:line="360" w:lineRule="auto"/>
            <w:ind w:left="360"/>
          </w:pPr>
        </w:pPrChange>
      </w:pPr>
      <w:del w:id="603" w:author="Yael Gottlieb" w:date="2025-04-16T10:14:00Z" w16du:dateUtc="2025-04-16T07:14:00Z">
        <w:r w:rsidRPr="00AB5A4E" w:rsidDel="00C56747">
          <w:rPr>
            <w:rFonts w:asciiTheme="minorBidi" w:hAnsiTheme="minorBidi" w:cstheme="minorBidi"/>
            <w:sz w:val="24"/>
            <w:rtl/>
            <w:rPrChange w:id="604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05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 </w:delText>
        </w:r>
        <w:r w:rsidRPr="00AB5A4E" w:rsidDel="00C56747">
          <w:rPr>
            <w:rFonts w:asciiTheme="minorBidi" w:hAnsiTheme="minorBidi" w:cstheme="minorBidi"/>
            <w:b/>
            <w:bCs/>
            <w:color w:val="FF0000"/>
            <w:sz w:val="24"/>
            <w:u w:val="single"/>
            <w:rtl/>
            <w:rPrChange w:id="606" w:author="Yael Gottlieb" w:date="2025-04-15T13:53:00Z" w16du:dateUtc="2025-04-15T10:53:00Z">
              <w:rPr>
                <w:rFonts w:ascii="Arial" w:hAnsi="Arial" w:cs="Arial"/>
                <w:b/>
                <w:bCs/>
                <w:color w:val="FF0000"/>
                <w:szCs w:val="22"/>
                <w:u w:val="single"/>
                <w:rtl/>
              </w:rPr>
            </w:rPrChange>
          </w:rPr>
          <w:delText>מלשחרר את הקבלן ו/או בא כוחו מחובת הדו"ח לכל הנוגעים, מכוח החוק ו/או הביטוחים וכו'.</w:delText>
        </w:r>
      </w:del>
    </w:p>
    <w:p w14:paraId="3497E82F" w14:textId="5E0EB0D5" w:rsidR="00C9209F" w:rsidRPr="00AB5A4E" w:rsidDel="00C56747" w:rsidRDefault="00C9209F" w:rsidP="00C56747">
      <w:pPr>
        <w:tabs>
          <w:tab w:val="left" w:pos="565"/>
        </w:tabs>
        <w:spacing w:line="360" w:lineRule="auto"/>
        <w:rPr>
          <w:del w:id="607" w:author="Yael Gottlieb" w:date="2025-04-16T10:14:00Z" w16du:dateUtc="2025-04-16T07:14:00Z"/>
          <w:rFonts w:asciiTheme="minorBidi" w:hAnsiTheme="minorBidi" w:cstheme="minorBidi"/>
          <w:sz w:val="24"/>
          <w:rPrChange w:id="608" w:author="Yael Gottlieb" w:date="2025-04-15T13:53:00Z" w16du:dateUtc="2025-04-15T10:53:00Z">
            <w:rPr>
              <w:del w:id="609" w:author="Yael Gottlieb" w:date="2025-04-16T10:14:00Z" w16du:dateUtc="2025-04-16T07:14:00Z"/>
              <w:rFonts w:ascii="Arial" w:hAnsi="Arial" w:cs="Arial"/>
              <w:sz w:val="18"/>
              <w:szCs w:val="22"/>
            </w:rPr>
          </w:rPrChange>
        </w:rPr>
        <w:pPrChange w:id="610" w:author="Yael Gottlieb" w:date="2025-04-16T10:14:00Z" w16du:dateUtc="2025-04-16T07:14:00Z">
          <w:pPr>
            <w:tabs>
              <w:tab w:val="left" w:pos="565"/>
            </w:tabs>
            <w:spacing w:line="360" w:lineRule="auto"/>
          </w:pPr>
        </w:pPrChange>
      </w:pPr>
      <w:del w:id="611" w:author="Yael Gottlieb" w:date="2025-04-16T10:15:00Z" w16du:dateUtc="2025-04-16T07:15:00Z">
        <w:r w:rsidRPr="00AB5A4E" w:rsidDel="00C56747">
          <w:rPr>
            <w:rFonts w:asciiTheme="minorBidi" w:hAnsiTheme="minorBidi" w:cstheme="minorBidi"/>
            <w:sz w:val="24"/>
            <w:rtl/>
            <w:rPrChange w:id="612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   </w:delText>
        </w:r>
      </w:del>
      <w:del w:id="613" w:author="Yael Gottlieb" w:date="2025-04-16T10:14:00Z" w16du:dateUtc="2025-04-16T07:14:00Z">
        <w:r w:rsidRPr="00AB5A4E" w:rsidDel="00C56747">
          <w:rPr>
            <w:rFonts w:asciiTheme="minorBidi" w:hAnsiTheme="minorBidi" w:cstheme="minorBidi"/>
            <w:sz w:val="24"/>
            <w:rtl/>
            <w:rPrChange w:id="614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3.10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15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עבודתו של קבלן חוץ תותנה במספר תנאים מקדימים: </w:delText>
        </w:r>
      </w:del>
    </w:p>
    <w:p w14:paraId="42B32246" w14:textId="6E5963AD" w:rsidR="00C9209F" w:rsidRPr="00AB5A4E" w:rsidDel="00C56747" w:rsidRDefault="00C9209F" w:rsidP="00C56747">
      <w:pPr>
        <w:tabs>
          <w:tab w:val="left" w:pos="565"/>
        </w:tabs>
        <w:spacing w:line="360" w:lineRule="auto"/>
        <w:rPr>
          <w:del w:id="616" w:author="Yael Gottlieb" w:date="2025-04-16T10:14:00Z" w16du:dateUtc="2025-04-16T07:14:00Z"/>
          <w:rFonts w:asciiTheme="minorBidi" w:hAnsiTheme="minorBidi" w:cstheme="minorBidi"/>
          <w:sz w:val="24"/>
          <w:rtl/>
          <w:rPrChange w:id="617" w:author="Yael Gottlieb" w:date="2025-04-15T13:53:00Z" w16du:dateUtc="2025-04-15T10:53:00Z">
            <w:rPr>
              <w:del w:id="618" w:author="Yael Gottlieb" w:date="2025-04-16T10:14:00Z" w16du:dateUtc="2025-04-16T07:14:00Z"/>
              <w:rFonts w:ascii="Arial" w:hAnsi="Arial" w:cs="Arial"/>
              <w:sz w:val="18"/>
              <w:szCs w:val="22"/>
              <w:rtl/>
            </w:rPr>
          </w:rPrChange>
        </w:rPr>
        <w:pPrChange w:id="619" w:author="Yael Gottlieb" w:date="2025-04-16T10:14:00Z" w16du:dateUtc="2025-04-16T07:14:00Z">
          <w:pPr>
            <w:spacing w:line="360" w:lineRule="auto"/>
            <w:ind w:left="720"/>
          </w:pPr>
        </w:pPrChange>
      </w:pPr>
      <w:del w:id="620" w:author="Yael Gottlieb" w:date="2025-04-16T10:14:00Z" w16du:dateUtc="2025-04-16T07:14:00Z">
        <w:r w:rsidRPr="00AB5A4E" w:rsidDel="00C56747">
          <w:rPr>
            <w:rFonts w:asciiTheme="minorBidi" w:hAnsiTheme="minorBidi" w:cstheme="minorBidi"/>
            <w:sz w:val="24"/>
            <w:rtl/>
            <w:rPrChange w:id="62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3.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22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10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23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.1 הוכחת יכולת וכשירות לבצע עבודה בסדר גודל ובתחום המבוקש על-פי המלצות והוכחות אחרות</w:delText>
        </w:r>
      </w:del>
    </w:p>
    <w:p w14:paraId="6D36B10B" w14:textId="0E8626C4" w:rsidR="00C9209F" w:rsidRPr="00AB5A4E" w:rsidDel="00C56747" w:rsidRDefault="00C9209F" w:rsidP="00C56747">
      <w:pPr>
        <w:tabs>
          <w:tab w:val="left" w:pos="565"/>
        </w:tabs>
        <w:spacing w:line="360" w:lineRule="auto"/>
        <w:rPr>
          <w:del w:id="624" w:author="Yael Gottlieb" w:date="2025-04-16T10:15:00Z" w16du:dateUtc="2025-04-16T07:15:00Z"/>
          <w:rFonts w:asciiTheme="minorBidi" w:hAnsiTheme="minorBidi" w:cstheme="minorBidi"/>
          <w:color w:val="FF0000"/>
          <w:sz w:val="24"/>
          <w:rtl/>
          <w:rPrChange w:id="625" w:author="Yael Gottlieb" w:date="2025-04-15T13:53:00Z" w16du:dateUtc="2025-04-15T10:53:00Z">
            <w:rPr>
              <w:del w:id="626" w:author="Yael Gottlieb" w:date="2025-04-16T10:15:00Z" w16du:dateUtc="2025-04-16T07:15:00Z"/>
              <w:rFonts w:ascii="Arial" w:hAnsi="Arial" w:cs="Arial"/>
              <w:color w:val="FF0000"/>
              <w:sz w:val="18"/>
              <w:szCs w:val="22"/>
              <w:rtl/>
            </w:rPr>
          </w:rPrChange>
        </w:rPr>
        <w:pPrChange w:id="627" w:author="Yael Gottlieb" w:date="2025-04-16T10:14:00Z" w16du:dateUtc="2025-04-16T07:14:00Z">
          <w:pPr>
            <w:spacing w:line="360" w:lineRule="auto"/>
            <w:ind w:left="720"/>
          </w:pPr>
        </w:pPrChange>
      </w:pPr>
      <w:del w:id="628" w:author="Yael Gottlieb" w:date="2025-04-16T10:14:00Z" w16du:dateUtc="2025-04-16T07:14:00Z">
        <w:r w:rsidRPr="00AB5A4E" w:rsidDel="00C56747">
          <w:rPr>
            <w:rFonts w:asciiTheme="minorBidi" w:hAnsiTheme="minorBidi" w:cstheme="minorBidi"/>
            <w:sz w:val="24"/>
            <w:rtl/>
            <w:rPrChange w:id="62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   לשביעות רצונו של מזמין העבודה במפעל והצגת לממונה על הבטיחות </w:delText>
        </w:r>
      </w:del>
      <w:del w:id="630" w:author="Yael Gottlieb" w:date="2025-04-16T10:15:00Z" w16du:dateUtc="2025-04-16T07:15:00Z"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631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u w:val="single"/>
                <w:rtl/>
              </w:rPr>
            </w:rPrChange>
          </w:rPr>
          <w:delText>צילומי רשיונות ואישורי ההסמכה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32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.</w:delText>
        </w:r>
      </w:del>
    </w:p>
    <w:p w14:paraId="6632D620" w14:textId="18E08413" w:rsidR="00C9209F" w:rsidRPr="00AB5A4E" w:rsidDel="00C56747" w:rsidRDefault="00C9209F" w:rsidP="00576C85">
      <w:pPr>
        <w:spacing w:line="360" w:lineRule="auto"/>
        <w:ind w:left="720"/>
        <w:jc w:val="both"/>
        <w:rPr>
          <w:del w:id="633" w:author="Yael Gottlieb" w:date="2025-04-16T10:15:00Z" w16du:dateUtc="2025-04-16T07:15:00Z"/>
          <w:rFonts w:asciiTheme="minorBidi" w:hAnsiTheme="minorBidi" w:cstheme="minorBidi"/>
          <w:sz w:val="24"/>
          <w:rPrChange w:id="634" w:author="Yael Gottlieb" w:date="2025-04-15T13:53:00Z" w16du:dateUtc="2025-04-15T10:53:00Z">
            <w:rPr>
              <w:del w:id="635" w:author="Yael Gottlieb" w:date="2025-04-16T10:15:00Z" w16du:dateUtc="2025-04-16T07:15:00Z"/>
              <w:rFonts w:ascii="Arial" w:hAnsi="Arial" w:cs="Arial"/>
              <w:sz w:val="18"/>
              <w:szCs w:val="22"/>
            </w:rPr>
          </w:rPrChange>
        </w:rPr>
      </w:pPr>
      <w:del w:id="636" w:author="Yael Gottlieb" w:date="2025-04-16T10:15:00Z" w16du:dateUtc="2025-04-16T07:15:00Z">
        <w:r w:rsidRPr="00AB5A4E" w:rsidDel="00C56747">
          <w:rPr>
            <w:rFonts w:asciiTheme="minorBidi" w:hAnsiTheme="minorBidi" w:cstheme="minorBidi"/>
            <w:sz w:val="24"/>
            <w:rtl/>
            <w:rPrChange w:id="63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3.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38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10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3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40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2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4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הקבלן ועובדיו ללא יוצא מהכלל יקבלו תדרוך בטיחות ואיה"ס במפעל.           </w:delText>
        </w:r>
      </w:del>
    </w:p>
    <w:p w14:paraId="474D6F74" w14:textId="369BB84B" w:rsidR="00C9209F" w:rsidRPr="00AB5A4E" w:rsidDel="00C56747" w:rsidRDefault="00C9209F" w:rsidP="00576C85">
      <w:pPr>
        <w:spacing w:line="360" w:lineRule="auto"/>
        <w:ind w:left="720"/>
        <w:rPr>
          <w:del w:id="642" w:author="Yael Gottlieb" w:date="2025-04-16T10:15:00Z" w16du:dateUtc="2025-04-16T07:15:00Z"/>
          <w:rFonts w:asciiTheme="minorBidi" w:hAnsiTheme="minorBidi" w:cstheme="minorBidi"/>
          <w:sz w:val="24"/>
          <w:rtl/>
          <w:rPrChange w:id="643" w:author="Yael Gottlieb" w:date="2025-04-15T13:53:00Z" w16du:dateUtc="2025-04-15T10:53:00Z">
            <w:rPr>
              <w:del w:id="644" w:author="Yael Gottlieb" w:date="2025-04-16T10:15:00Z" w16du:dateUtc="2025-04-16T07:15:00Z"/>
              <w:rFonts w:ascii="Arial" w:hAnsi="Arial" w:cs="Arial" w:hint="cs"/>
              <w:sz w:val="18"/>
              <w:szCs w:val="22"/>
              <w:rtl/>
            </w:rPr>
          </w:rPrChange>
        </w:rPr>
      </w:pPr>
      <w:del w:id="645" w:author="Yael Gottlieb" w:date="2025-04-16T10:15:00Z" w16du:dateUtc="2025-04-16T07:15:00Z">
        <w:r w:rsidRPr="00AB5A4E" w:rsidDel="00C56747">
          <w:rPr>
            <w:rFonts w:asciiTheme="minorBidi" w:hAnsiTheme="minorBidi" w:cstheme="minorBidi"/>
            <w:sz w:val="24"/>
            <w:rtl/>
            <w:rPrChange w:id="646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3.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47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10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48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49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3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50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הקבלן יקבל מממונה על הבטיחות או גורם אחר במפעל שהוסמך לכל על-ידי הנהלת המפעל , סקירה </w:delText>
        </w:r>
      </w:del>
    </w:p>
    <w:p w14:paraId="00B98937" w14:textId="08D61F1D" w:rsidR="00C9209F" w:rsidRPr="00AB5A4E" w:rsidDel="00C56747" w:rsidRDefault="00C9209F" w:rsidP="00576C85">
      <w:pPr>
        <w:spacing w:line="360" w:lineRule="auto"/>
        <w:ind w:left="720"/>
        <w:rPr>
          <w:del w:id="651" w:author="Yael Gottlieb" w:date="2025-04-16T10:15:00Z" w16du:dateUtc="2025-04-16T07:15:00Z"/>
          <w:rFonts w:asciiTheme="minorBidi" w:hAnsiTheme="minorBidi" w:cstheme="minorBidi"/>
          <w:sz w:val="24"/>
          <w:rPrChange w:id="652" w:author="Yael Gottlieb" w:date="2025-04-15T13:53:00Z" w16du:dateUtc="2025-04-15T10:53:00Z">
            <w:rPr>
              <w:del w:id="653" w:author="Yael Gottlieb" w:date="2025-04-16T10:15:00Z" w16du:dateUtc="2025-04-16T07:15:00Z"/>
              <w:rFonts w:ascii="Arial" w:hAnsi="Arial" w:cs="Arial"/>
              <w:sz w:val="18"/>
              <w:szCs w:val="22"/>
            </w:rPr>
          </w:rPrChange>
        </w:rPr>
      </w:pPr>
      <w:del w:id="654" w:author="Yael Gottlieb" w:date="2025-04-16T10:15:00Z" w16du:dateUtc="2025-04-16T07:15:00Z">
        <w:r w:rsidRPr="00AB5A4E" w:rsidDel="00C56747">
          <w:rPr>
            <w:rFonts w:asciiTheme="minorBidi" w:hAnsiTheme="minorBidi" w:cstheme="minorBidi"/>
            <w:sz w:val="24"/>
            <w:rtl/>
            <w:rPrChange w:id="655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        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56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לגבי  הסיכונים הצפויים  לו במהלך עבודתו במפעל.</w:delText>
        </w:r>
      </w:del>
    </w:p>
    <w:p w14:paraId="68D1AED0" w14:textId="5A560C65" w:rsidR="00C9209F" w:rsidRPr="00AB5A4E" w:rsidDel="00C56747" w:rsidRDefault="00C9209F" w:rsidP="00C56747">
      <w:pPr>
        <w:tabs>
          <w:tab w:val="left" w:pos="1415"/>
        </w:tabs>
        <w:spacing w:line="360" w:lineRule="auto"/>
        <w:ind w:left="720"/>
        <w:rPr>
          <w:del w:id="657" w:author="Yael Gottlieb" w:date="2025-04-16T10:15:00Z" w16du:dateUtc="2025-04-16T07:15:00Z"/>
          <w:rFonts w:asciiTheme="minorBidi" w:hAnsiTheme="minorBidi" w:cstheme="minorBidi"/>
          <w:sz w:val="24"/>
          <w:rtl/>
          <w:rPrChange w:id="658" w:author="Yael Gottlieb" w:date="2025-04-15T13:53:00Z" w16du:dateUtc="2025-04-15T10:53:00Z">
            <w:rPr>
              <w:del w:id="659" w:author="Yael Gottlieb" w:date="2025-04-16T10:15:00Z" w16du:dateUtc="2025-04-16T07:15:00Z"/>
              <w:rFonts w:ascii="Arial" w:hAnsi="Arial" w:cs="Arial"/>
              <w:sz w:val="18"/>
              <w:szCs w:val="22"/>
              <w:rtl/>
            </w:rPr>
          </w:rPrChange>
        </w:rPr>
        <w:pPrChange w:id="660" w:author="Yael Gottlieb" w:date="2025-04-16T10:15:00Z" w16du:dateUtc="2025-04-16T07:15:00Z">
          <w:pPr>
            <w:tabs>
              <w:tab w:val="left" w:pos="1415"/>
            </w:tabs>
            <w:spacing w:line="360" w:lineRule="auto"/>
            <w:ind w:left="720"/>
          </w:pPr>
        </w:pPrChange>
      </w:pPr>
      <w:del w:id="661" w:author="Yael Gottlieb" w:date="2025-04-16T10:15:00Z" w16du:dateUtc="2025-04-16T07:15:00Z">
        <w:r w:rsidRPr="00AB5A4E" w:rsidDel="00C56747">
          <w:rPr>
            <w:rFonts w:asciiTheme="minorBidi" w:hAnsiTheme="minorBidi" w:cstheme="minorBidi"/>
            <w:sz w:val="24"/>
            <w:rtl/>
            <w:rPrChange w:id="662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3.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63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10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64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65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4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66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קבלן החוץ יחתום בטופס "היתר עבודה לקבלן חוץ  במפעל " כי הוא מקבל עליו את כל הדרישות</w:delText>
        </w:r>
      </w:del>
    </w:p>
    <w:p w14:paraId="4F2C455E" w14:textId="1309F7C9" w:rsidR="00C9209F" w:rsidRPr="00AB5A4E" w:rsidDel="00C56747" w:rsidRDefault="00C9209F" w:rsidP="00C56747">
      <w:pPr>
        <w:tabs>
          <w:tab w:val="left" w:pos="1415"/>
        </w:tabs>
        <w:spacing w:line="360" w:lineRule="auto"/>
        <w:ind w:left="720"/>
        <w:rPr>
          <w:del w:id="667" w:author="Yael Gottlieb" w:date="2025-04-16T10:15:00Z" w16du:dateUtc="2025-04-16T07:15:00Z"/>
          <w:rFonts w:asciiTheme="minorBidi" w:hAnsiTheme="minorBidi" w:cstheme="minorBidi"/>
          <w:sz w:val="24"/>
          <w:rtl/>
          <w:rPrChange w:id="668" w:author="Yael Gottlieb" w:date="2025-04-15T13:53:00Z" w16du:dateUtc="2025-04-15T10:53:00Z">
            <w:rPr>
              <w:del w:id="669" w:author="Yael Gottlieb" w:date="2025-04-16T10:15:00Z" w16du:dateUtc="2025-04-16T07:15:00Z"/>
              <w:rFonts w:ascii="Arial" w:hAnsi="Arial" w:cs="Arial"/>
              <w:sz w:val="18"/>
              <w:szCs w:val="22"/>
              <w:rtl/>
            </w:rPr>
          </w:rPrChange>
        </w:rPr>
        <w:pPrChange w:id="670" w:author="Yael Gottlieb" w:date="2025-04-16T10:15:00Z" w16du:dateUtc="2025-04-16T07:15:00Z">
          <w:pPr>
            <w:spacing w:line="360" w:lineRule="auto"/>
            <w:ind w:left="720"/>
          </w:pPr>
        </w:pPrChange>
      </w:pPr>
      <w:del w:id="671" w:author="Yael Gottlieb" w:date="2025-04-16T10:15:00Z" w16du:dateUtc="2025-04-16T07:15:00Z">
        <w:r w:rsidRPr="00AB5A4E" w:rsidDel="00C56747">
          <w:rPr>
            <w:rFonts w:asciiTheme="minorBidi" w:hAnsiTheme="minorBidi" w:cstheme="minorBidi"/>
            <w:sz w:val="24"/>
            <w:rtl/>
            <w:rPrChange w:id="672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73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74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הרשומות בטופס, וכי הוא מודע להגבלות והדרישות בכללותן, כמו כן הקבלן יצהיר בחתימתו, כי לא </w:delText>
        </w:r>
      </w:del>
    </w:p>
    <w:p w14:paraId="706E0A5A" w14:textId="5065234D" w:rsidR="00C9209F" w:rsidRPr="00AB5A4E" w:rsidDel="00C56747" w:rsidRDefault="00C9209F" w:rsidP="00C56747">
      <w:pPr>
        <w:tabs>
          <w:tab w:val="left" w:pos="1415"/>
        </w:tabs>
        <w:spacing w:line="360" w:lineRule="auto"/>
        <w:ind w:left="720"/>
        <w:rPr>
          <w:del w:id="675" w:author="Yael Gottlieb" w:date="2025-04-16T10:15:00Z" w16du:dateUtc="2025-04-16T07:15:00Z"/>
          <w:rFonts w:asciiTheme="minorBidi" w:hAnsiTheme="minorBidi" w:cstheme="minorBidi"/>
          <w:sz w:val="24"/>
          <w:rtl/>
          <w:rPrChange w:id="676" w:author="Yael Gottlieb" w:date="2025-04-15T13:53:00Z" w16du:dateUtc="2025-04-15T10:53:00Z">
            <w:rPr>
              <w:del w:id="677" w:author="Yael Gottlieb" w:date="2025-04-16T10:15:00Z" w16du:dateUtc="2025-04-16T07:15:00Z"/>
              <w:rFonts w:ascii="Arial" w:hAnsi="Arial" w:cs="Arial"/>
              <w:sz w:val="18"/>
              <w:szCs w:val="22"/>
              <w:rtl/>
            </w:rPr>
          </w:rPrChange>
        </w:rPr>
        <w:pPrChange w:id="678" w:author="Yael Gottlieb" w:date="2025-04-16T10:15:00Z" w16du:dateUtc="2025-04-16T07:15:00Z">
          <w:pPr>
            <w:spacing w:line="360" w:lineRule="auto"/>
            <w:ind w:left="720"/>
          </w:pPr>
        </w:pPrChange>
      </w:pPr>
      <w:del w:id="679" w:author="Yael Gottlieb" w:date="2025-04-16T10:15:00Z" w16du:dateUtc="2025-04-16T07:15:00Z">
        <w:r w:rsidRPr="00AB5A4E" w:rsidDel="00C56747">
          <w:rPr>
            <w:rFonts w:asciiTheme="minorBidi" w:hAnsiTheme="minorBidi" w:cstheme="minorBidi"/>
            <w:sz w:val="24"/>
            <w:rtl/>
            <w:rPrChange w:id="680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81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82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יחרוג מכל התר או הגבלה שהובאו בפניו וצויינו בכתב או בעל-פה. קבלן חוץ יודא לפני תחילת עבודתו, כי </w:delText>
        </w:r>
      </w:del>
    </w:p>
    <w:p w14:paraId="48900B6B" w14:textId="322654C9" w:rsidR="00C9209F" w:rsidRPr="00AB5A4E" w:rsidDel="00C56747" w:rsidRDefault="00C9209F" w:rsidP="00C56747">
      <w:pPr>
        <w:tabs>
          <w:tab w:val="left" w:pos="1415"/>
        </w:tabs>
        <w:spacing w:line="360" w:lineRule="auto"/>
        <w:ind w:left="720"/>
        <w:rPr>
          <w:del w:id="683" w:author="Yael Gottlieb" w:date="2025-04-16T10:15:00Z" w16du:dateUtc="2025-04-16T07:15:00Z"/>
          <w:rFonts w:asciiTheme="minorBidi" w:hAnsiTheme="minorBidi" w:cstheme="minorBidi"/>
          <w:sz w:val="24"/>
          <w:rtl/>
          <w:rPrChange w:id="684" w:author="Yael Gottlieb" w:date="2025-04-15T13:53:00Z" w16du:dateUtc="2025-04-15T10:53:00Z">
            <w:rPr>
              <w:del w:id="685" w:author="Yael Gottlieb" w:date="2025-04-16T10:15:00Z" w16du:dateUtc="2025-04-16T07:15:00Z"/>
              <w:rFonts w:ascii="Arial" w:hAnsi="Arial" w:cs="Arial"/>
              <w:sz w:val="18"/>
              <w:szCs w:val="22"/>
              <w:rtl/>
            </w:rPr>
          </w:rPrChange>
        </w:rPr>
      </w:pPr>
      <w:del w:id="686" w:author="Yael Gottlieb" w:date="2025-04-16T10:15:00Z" w16du:dateUtc="2025-04-16T07:15:00Z">
        <w:r w:rsidRPr="00AB5A4E" w:rsidDel="00C56747">
          <w:rPr>
            <w:rFonts w:asciiTheme="minorBidi" w:hAnsiTheme="minorBidi" w:cstheme="minorBidi"/>
            <w:sz w:val="24"/>
            <w:rtl/>
            <w:rPrChange w:id="68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88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8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כל הציוד שברשותו תקין ובטיחותי, ומתאים לסוג העבודה אותה הוא מבצע.           </w:delText>
        </w:r>
      </w:del>
    </w:p>
    <w:p w14:paraId="5912D0ED" w14:textId="48D73D47" w:rsidR="00C9209F" w:rsidRPr="00AB5A4E" w:rsidDel="00C56747" w:rsidRDefault="00C9209F" w:rsidP="00576C85">
      <w:pPr>
        <w:tabs>
          <w:tab w:val="left" w:pos="565"/>
          <w:tab w:val="left" w:pos="848"/>
        </w:tabs>
        <w:spacing w:line="360" w:lineRule="auto"/>
        <w:rPr>
          <w:del w:id="690" w:author="Yael Gottlieb" w:date="2025-04-16T10:15:00Z" w16du:dateUtc="2025-04-16T07:15:00Z"/>
          <w:rFonts w:asciiTheme="minorBidi" w:hAnsiTheme="minorBidi" w:cstheme="minorBidi"/>
          <w:sz w:val="24"/>
          <w:rtl/>
          <w:rPrChange w:id="691" w:author="Yael Gottlieb" w:date="2025-04-15T13:53:00Z" w16du:dateUtc="2025-04-15T10:53:00Z">
            <w:rPr>
              <w:del w:id="692" w:author="Yael Gottlieb" w:date="2025-04-16T10:15:00Z" w16du:dateUtc="2025-04-16T07:15:00Z"/>
              <w:rFonts w:ascii="Arial" w:hAnsi="Arial" w:cs="Arial"/>
              <w:sz w:val="18"/>
              <w:szCs w:val="22"/>
              <w:rtl/>
            </w:rPr>
          </w:rPrChange>
        </w:rPr>
      </w:pPr>
      <w:del w:id="693" w:author="Yael Gottlieb" w:date="2025-04-16T10:15:00Z" w16du:dateUtc="2025-04-16T07:15:00Z">
        <w:r w:rsidRPr="00AB5A4E" w:rsidDel="00C56747">
          <w:rPr>
            <w:rFonts w:asciiTheme="minorBidi" w:hAnsiTheme="minorBidi" w:cstheme="minorBidi"/>
            <w:sz w:val="24"/>
            <w:rtl/>
            <w:rPrChange w:id="694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   3.11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695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עובד קבלן יקבל ממעסיקו את ההסברים לאופי ולדרישות העבודה אותה הוא יבצע, יקבל ציוד מגן אישי בכמות </w:delText>
        </w:r>
      </w:del>
    </w:p>
    <w:p w14:paraId="41E5F1C2" w14:textId="1D9E0C4D" w:rsidR="00C9209F" w:rsidRPr="00AB5A4E" w:rsidDel="00C56747" w:rsidRDefault="00C9209F" w:rsidP="00576C85">
      <w:pPr>
        <w:spacing w:line="360" w:lineRule="auto"/>
        <w:ind w:left="360"/>
        <w:rPr>
          <w:del w:id="696" w:author="Yael Gottlieb" w:date="2025-04-16T10:15:00Z" w16du:dateUtc="2025-04-16T07:15:00Z"/>
          <w:rFonts w:asciiTheme="minorBidi" w:hAnsiTheme="minorBidi" w:cstheme="minorBidi"/>
          <w:sz w:val="24"/>
          <w:rPrChange w:id="697" w:author="Yael Gottlieb" w:date="2025-04-15T13:53:00Z" w16du:dateUtc="2025-04-15T10:53:00Z">
            <w:rPr>
              <w:del w:id="698" w:author="Yael Gottlieb" w:date="2025-04-16T10:15:00Z" w16du:dateUtc="2025-04-16T07:15:00Z"/>
              <w:rFonts w:ascii="Arial" w:hAnsi="Arial" w:cs="Arial"/>
              <w:sz w:val="18"/>
              <w:szCs w:val="22"/>
            </w:rPr>
          </w:rPrChange>
        </w:rPr>
      </w:pPr>
      <w:del w:id="699" w:author="Yael Gottlieb" w:date="2025-04-16T10:15:00Z" w16du:dateUtc="2025-04-16T07:15:00Z">
        <w:r w:rsidRPr="00AB5A4E" w:rsidDel="00C56747">
          <w:rPr>
            <w:rFonts w:asciiTheme="minorBidi" w:hAnsiTheme="minorBidi" w:cstheme="minorBidi"/>
            <w:sz w:val="24"/>
            <w:rtl/>
            <w:rPrChange w:id="700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מספקת ומתאימה לסוג פעולת העובד. </w:delText>
        </w:r>
      </w:del>
    </w:p>
    <w:p w14:paraId="2D787B44" w14:textId="7DA040F4" w:rsidR="00C9209F" w:rsidRPr="00AB5A4E" w:rsidDel="00C56747" w:rsidRDefault="00C9209F" w:rsidP="00576C85">
      <w:pPr>
        <w:spacing w:line="360" w:lineRule="auto"/>
        <w:rPr>
          <w:del w:id="701" w:author="Yael Gottlieb" w:date="2025-04-16T10:15:00Z" w16du:dateUtc="2025-04-16T07:15:00Z"/>
          <w:rFonts w:asciiTheme="minorBidi" w:hAnsiTheme="minorBidi" w:cstheme="minorBidi"/>
          <w:sz w:val="24"/>
          <w:rPrChange w:id="702" w:author="Yael Gottlieb" w:date="2025-04-15T13:53:00Z" w16du:dateUtc="2025-04-15T10:53:00Z">
            <w:rPr>
              <w:del w:id="703" w:author="Yael Gottlieb" w:date="2025-04-16T10:15:00Z" w16du:dateUtc="2025-04-16T07:15:00Z"/>
              <w:rFonts w:ascii="Arial" w:hAnsi="Arial" w:cs="Arial"/>
              <w:sz w:val="18"/>
              <w:szCs w:val="22"/>
            </w:rPr>
          </w:rPrChange>
        </w:rPr>
      </w:pPr>
      <w:del w:id="704" w:author="Yael Gottlieb" w:date="2025-04-16T10:15:00Z" w16du:dateUtc="2025-04-16T07:15:00Z">
        <w:r w:rsidRPr="00AB5A4E" w:rsidDel="00C56747">
          <w:rPr>
            <w:rFonts w:asciiTheme="minorBidi" w:hAnsiTheme="minorBidi" w:cstheme="minorBidi"/>
            <w:sz w:val="24"/>
            <w:rtl/>
            <w:rPrChange w:id="705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  3.12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706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707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708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קבלן חוץ ישתמש בציודו ובכליו אשר יביא עימו, כאשר שימוש בציוד וכלים מהמפעל יהווה חריג ובידיעת מנהל  </w:delText>
        </w:r>
      </w:del>
    </w:p>
    <w:p w14:paraId="021DA6BD" w14:textId="077BB8D8" w:rsidR="00C9209F" w:rsidRPr="00AB5A4E" w:rsidDel="00C56747" w:rsidRDefault="00C9209F" w:rsidP="00576C85">
      <w:pPr>
        <w:tabs>
          <w:tab w:val="left" w:pos="709"/>
          <w:tab w:val="left" w:pos="851"/>
        </w:tabs>
        <w:spacing w:line="360" w:lineRule="auto"/>
        <w:ind w:left="360"/>
        <w:rPr>
          <w:del w:id="709" w:author="Yael Gottlieb" w:date="2025-04-16T10:15:00Z" w16du:dateUtc="2025-04-16T07:15:00Z"/>
          <w:rFonts w:asciiTheme="minorBidi" w:hAnsiTheme="minorBidi" w:cstheme="minorBidi"/>
          <w:sz w:val="24"/>
          <w:rtl/>
          <w:rPrChange w:id="710" w:author="Yael Gottlieb" w:date="2025-04-15T13:53:00Z" w16du:dateUtc="2025-04-15T10:53:00Z">
            <w:rPr>
              <w:del w:id="711" w:author="Yael Gottlieb" w:date="2025-04-16T10:15:00Z" w16du:dateUtc="2025-04-16T07:15:00Z"/>
              <w:rFonts w:ascii="Arial" w:hAnsi="Arial" w:cs="Arial" w:hint="cs"/>
              <w:sz w:val="18"/>
              <w:szCs w:val="22"/>
              <w:rtl/>
            </w:rPr>
          </w:rPrChange>
        </w:rPr>
      </w:pPr>
      <w:del w:id="712" w:author="Yael Gottlieb" w:date="2025-04-16T10:15:00Z" w16du:dateUtc="2025-04-16T07:15:00Z">
        <w:r w:rsidRPr="00AB5A4E" w:rsidDel="00C56747">
          <w:rPr>
            <w:rFonts w:asciiTheme="minorBidi" w:hAnsiTheme="minorBidi" w:cstheme="minorBidi"/>
            <w:sz w:val="24"/>
            <w:rtl/>
            <w:rPrChange w:id="713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המפעל.  הציוד יהיה תיקני, בדוק ובעל תסקיר בודק מוסמך באם נדרש כך בחוק.</w:delText>
        </w:r>
      </w:del>
    </w:p>
    <w:p w14:paraId="46925BA1" w14:textId="57AF2FEA" w:rsidR="00C9209F" w:rsidRPr="00AB5A4E" w:rsidDel="00C56747" w:rsidRDefault="00C9209F" w:rsidP="00576C85">
      <w:pPr>
        <w:tabs>
          <w:tab w:val="left" w:pos="709"/>
          <w:tab w:val="left" w:pos="851"/>
        </w:tabs>
        <w:spacing w:line="360" w:lineRule="auto"/>
        <w:ind w:left="360"/>
        <w:rPr>
          <w:del w:id="714" w:author="Yael Gottlieb" w:date="2025-04-16T10:15:00Z" w16du:dateUtc="2025-04-16T07:15:00Z"/>
          <w:rFonts w:asciiTheme="minorBidi" w:hAnsiTheme="minorBidi" w:cstheme="minorBidi"/>
          <w:sz w:val="24"/>
          <w:rtl/>
          <w:rPrChange w:id="715" w:author="Yael Gottlieb" w:date="2025-04-15T13:53:00Z" w16du:dateUtc="2025-04-15T10:53:00Z">
            <w:rPr>
              <w:del w:id="716" w:author="Yael Gottlieb" w:date="2025-04-16T10:15:00Z" w16du:dateUtc="2025-04-16T07:15:00Z"/>
              <w:rFonts w:ascii="Arial" w:hAnsi="Arial" w:cs="Arial" w:hint="cs"/>
              <w:sz w:val="18"/>
              <w:szCs w:val="22"/>
              <w:rtl/>
            </w:rPr>
          </w:rPrChange>
        </w:rPr>
      </w:pPr>
    </w:p>
    <w:p w14:paraId="77D20774" w14:textId="11A30042" w:rsidR="00C9209F" w:rsidRPr="00AB5A4E" w:rsidDel="00C56747" w:rsidRDefault="00C9209F" w:rsidP="00576C85">
      <w:pPr>
        <w:tabs>
          <w:tab w:val="left" w:pos="709"/>
          <w:tab w:val="left" w:pos="851"/>
        </w:tabs>
        <w:spacing w:line="360" w:lineRule="auto"/>
        <w:ind w:left="360"/>
        <w:rPr>
          <w:del w:id="717" w:author="Yael Gottlieb" w:date="2025-04-16T10:15:00Z" w16du:dateUtc="2025-04-16T07:15:00Z"/>
          <w:rFonts w:asciiTheme="minorBidi" w:hAnsiTheme="minorBidi" w:cstheme="minorBidi"/>
          <w:sz w:val="24"/>
          <w:rPrChange w:id="718" w:author="Yael Gottlieb" w:date="2025-04-15T13:53:00Z" w16du:dateUtc="2025-04-15T10:53:00Z">
            <w:rPr>
              <w:del w:id="719" w:author="Yael Gottlieb" w:date="2025-04-16T10:15:00Z" w16du:dateUtc="2025-04-16T07:15:00Z"/>
              <w:rFonts w:ascii="Arial" w:hAnsi="Arial" w:cs="Arial"/>
              <w:sz w:val="18"/>
              <w:szCs w:val="22"/>
            </w:rPr>
          </w:rPrChange>
        </w:rPr>
      </w:pPr>
    </w:p>
    <w:p w14:paraId="4F74E76C" w14:textId="2038E378" w:rsidR="00C9209F" w:rsidRPr="00AB5A4E" w:rsidDel="00C56747" w:rsidRDefault="00C9209F" w:rsidP="00F87223">
      <w:pPr>
        <w:pStyle w:val="ListParagraph"/>
        <w:numPr>
          <w:ilvl w:val="2"/>
          <w:numId w:val="2"/>
        </w:numPr>
        <w:suppressAutoHyphens/>
        <w:autoSpaceDN w:val="0"/>
        <w:spacing w:line="360" w:lineRule="auto"/>
        <w:ind w:left="720" w:hanging="720"/>
        <w:jc w:val="both"/>
        <w:textAlignment w:val="baseline"/>
        <w:rPr>
          <w:del w:id="720" w:author="Yael Gottlieb" w:date="2025-04-16T10:16:00Z" w16du:dateUtc="2025-04-16T07:16:00Z"/>
          <w:rFonts w:asciiTheme="minorBidi" w:hAnsiTheme="minorBidi" w:cstheme="minorBidi"/>
          <w:sz w:val="24"/>
          <w:rtl/>
          <w:rPrChange w:id="721" w:author="Yael Gottlieb" w:date="2025-04-15T13:53:00Z" w16du:dateUtc="2025-04-15T10:53:00Z">
            <w:rPr>
              <w:del w:id="722" w:author="Yael Gottlieb" w:date="2025-04-16T10:16:00Z" w16du:dateUtc="2025-04-16T07:16:00Z"/>
              <w:rFonts w:ascii="Arial" w:hAnsi="Arial" w:cs="Arial" w:hint="cs"/>
              <w:sz w:val="18"/>
              <w:szCs w:val="22"/>
              <w:rtl/>
            </w:rPr>
          </w:rPrChange>
        </w:rPr>
        <w:pPrChange w:id="723" w:author="Yael Gottlieb" w:date="2025-04-16T10:16:00Z" w16du:dateUtc="2025-04-16T07:16:00Z">
          <w:pPr>
            <w:spacing w:line="360" w:lineRule="auto"/>
            <w:ind w:left="720" w:hanging="720"/>
          </w:pPr>
        </w:pPrChange>
      </w:pPr>
      <w:del w:id="724" w:author="Yael Gottlieb" w:date="2025-04-16T10:15:00Z" w16du:dateUtc="2025-04-16T07:15:00Z">
        <w:r w:rsidRPr="00C56747" w:rsidDel="00C56747">
          <w:rPr>
            <w:rFonts w:asciiTheme="minorBidi" w:hAnsiTheme="minorBidi" w:cstheme="minorBidi"/>
            <w:sz w:val="24"/>
            <w:rtl/>
            <w:rPrChange w:id="725" w:author="Yael Gottlieb" w:date="2025-04-16T10:16:00Z" w16du:dateUtc="2025-04-16T07:16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</w:delText>
        </w:r>
        <w:r w:rsidRPr="00C56747" w:rsidDel="00C56747">
          <w:rPr>
            <w:rFonts w:asciiTheme="minorBidi" w:hAnsiTheme="minorBidi" w:cstheme="minorBidi"/>
            <w:sz w:val="24"/>
            <w:rtl/>
            <w:rPrChange w:id="726" w:author="Yael Gottlieb" w:date="2025-04-16T10:16:00Z" w16du:dateUtc="2025-04-16T07:16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3.13</w:delText>
        </w:r>
        <w:r w:rsidRPr="00C56747" w:rsidDel="00C56747">
          <w:rPr>
            <w:rFonts w:asciiTheme="minorBidi" w:hAnsiTheme="minorBidi" w:cstheme="minorBidi"/>
            <w:sz w:val="24"/>
            <w:rtl/>
            <w:rPrChange w:id="727" w:author="Yael Gottlieb" w:date="2025-04-16T10:16:00Z" w16du:dateUtc="2025-04-16T07:16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</w:delText>
        </w:r>
      </w:del>
      <w:del w:id="728" w:author="Yael Gottlieb" w:date="2025-04-16T10:16:00Z" w16du:dateUtc="2025-04-16T07:16:00Z">
        <w:r w:rsidRPr="00C56747" w:rsidDel="00C56747">
          <w:rPr>
            <w:rFonts w:asciiTheme="minorBidi" w:hAnsiTheme="minorBidi" w:cstheme="minorBidi"/>
            <w:sz w:val="24"/>
            <w:rtl/>
            <w:rPrChange w:id="729" w:author="Yael Gottlieb" w:date="2025-04-16T10:16:00Z" w16du:dateUtc="2025-04-16T07:16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</w:delText>
        </w:r>
      </w:del>
      <w:r w:rsidRPr="00C56747">
        <w:rPr>
          <w:rFonts w:asciiTheme="minorBidi" w:hAnsiTheme="minorBidi" w:cstheme="minorBidi"/>
          <w:sz w:val="24"/>
          <w:rtl/>
          <w:rPrChange w:id="730" w:author="Yael Gottlieb" w:date="2025-04-16T10:16:00Z" w16du:dateUtc="2025-04-16T07:16:00Z">
            <w:rPr>
              <w:rFonts w:ascii="Arial" w:hAnsi="Arial" w:cs="Arial"/>
              <w:sz w:val="18"/>
              <w:szCs w:val="22"/>
              <w:rtl/>
            </w:rPr>
          </w:rPrChange>
        </w:rPr>
        <w:t>אם מסיבה כלשהי, יעבוד הקבלן או עובדיו שלא על-פי התנאים להם התחייב מלכתחילה, תופסק עבודתו,</w:t>
      </w:r>
    </w:p>
    <w:p w14:paraId="52DF04DB" w14:textId="24A226A4" w:rsidR="00C9209F" w:rsidRPr="00C56747" w:rsidRDefault="00C9209F" w:rsidP="00F87223">
      <w:pPr>
        <w:pStyle w:val="ListParagraph"/>
        <w:numPr>
          <w:ilvl w:val="2"/>
          <w:numId w:val="2"/>
        </w:numPr>
        <w:suppressAutoHyphens/>
        <w:autoSpaceDN w:val="0"/>
        <w:spacing w:line="360" w:lineRule="auto"/>
        <w:ind w:left="720" w:hanging="720"/>
        <w:jc w:val="both"/>
        <w:textAlignment w:val="baseline"/>
        <w:rPr>
          <w:rFonts w:asciiTheme="minorBidi" w:hAnsiTheme="minorBidi" w:cstheme="minorBidi"/>
          <w:sz w:val="24"/>
          <w:rPrChange w:id="731" w:author="Yael Gottlieb" w:date="2025-04-16T10:16:00Z" w16du:dateUtc="2025-04-16T07:16:00Z">
            <w:rPr>
              <w:rFonts w:ascii="Arial" w:hAnsi="Arial" w:cs="Arial"/>
              <w:sz w:val="18"/>
              <w:szCs w:val="22"/>
            </w:rPr>
          </w:rPrChange>
        </w:rPr>
        <w:pPrChange w:id="732" w:author="Yael Gottlieb" w:date="2025-04-16T10:16:00Z" w16du:dateUtc="2025-04-16T07:16:00Z">
          <w:pPr>
            <w:spacing w:line="360" w:lineRule="auto"/>
            <w:ind w:left="720" w:hanging="720"/>
          </w:pPr>
        </w:pPrChange>
      </w:pPr>
      <w:del w:id="733" w:author="Yael Gottlieb" w:date="2025-04-16T10:16:00Z" w16du:dateUtc="2025-04-16T07:16:00Z">
        <w:r w:rsidRPr="00C56747" w:rsidDel="00C56747">
          <w:rPr>
            <w:rFonts w:asciiTheme="minorBidi" w:hAnsiTheme="minorBidi" w:cstheme="minorBidi"/>
            <w:sz w:val="24"/>
            <w:rtl/>
            <w:rPrChange w:id="734" w:author="Yael Gottlieb" w:date="2025-04-16T10:16:00Z" w16du:dateUtc="2025-04-16T07:16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           </w:delText>
        </w:r>
      </w:del>
      <w:r w:rsidRPr="00C56747">
        <w:rPr>
          <w:rFonts w:asciiTheme="minorBidi" w:hAnsiTheme="minorBidi" w:cstheme="minorBidi"/>
          <w:sz w:val="24"/>
          <w:rtl/>
          <w:rPrChange w:id="735" w:author="Yael Gottlieb" w:date="2025-04-16T10:16:00Z" w16du:dateUtc="2025-04-16T07:16:00Z">
            <w:rPr>
              <w:rFonts w:ascii="Arial" w:hAnsi="Arial" w:cs="Arial"/>
              <w:sz w:val="18"/>
              <w:szCs w:val="22"/>
              <w:rtl/>
            </w:rPr>
          </w:rPrChange>
        </w:rPr>
        <w:t xml:space="preserve"> והנזק שיגרם יושת עליו במלואו. </w:t>
      </w:r>
    </w:p>
    <w:p w14:paraId="50CA319B" w14:textId="6D3344CD" w:rsidR="00C9209F" w:rsidRPr="00AB5A4E" w:rsidDel="00C56747" w:rsidRDefault="00C9209F" w:rsidP="00C56747">
      <w:pPr>
        <w:pStyle w:val="ListParagraph"/>
        <w:numPr>
          <w:ilvl w:val="2"/>
          <w:numId w:val="2"/>
        </w:numPr>
        <w:tabs>
          <w:tab w:val="clear" w:pos="1224"/>
        </w:tabs>
        <w:suppressAutoHyphens/>
        <w:autoSpaceDN w:val="0"/>
        <w:spacing w:line="360" w:lineRule="auto"/>
        <w:ind w:left="651" w:hanging="709"/>
        <w:jc w:val="both"/>
        <w:textAlignment w:val="baseline"/>
        <w:rPr>
          <w:del w:id="736" w:author="Yael Gottlieb" w:date="2025-04-16T10:16:00Z" w16du:dateUtc="2025-04-16T07:16:00Z"/>
          <w:rFonts w:asciiTheme="minorBidi" w:hAnsiTheme="minorBidi" w:cstheme="minorBidi"/>
          <w:sz w:val="24"/>
          <w:rPrChange w:id="737" w:author="Yael Gottlieb" w:date="2025-04-15T13:53:00Z" w16du:dateUtc="2025-04-15T10:53:00Z">
            <w:rPr>
              <w:del w:id="738" w:author="Yael Gottlieb" w:date="2025-04-16T10:16:00Z" w16du:dateUtc="2025-04-16T07:16:00Z"/>
              <w:rFonts w:ascii="Arial" w:hAnsi="Arial" w:cs="Arial"/>
              <w:sz w:val="18"/>
              <w:szCs w:val="22"/>
            </w:rPr>
          </w:rPrChange>
        </w:rPr>
        <w:pPrChange w:id="739" w:author="Yael Gottlieb" w:date="2025-04-16T10:17:00Z" w16du:dateUtc="2025-04-16T07:17:00Z">
          <w:pPr>
            <w:tabs>
              <w:tab w:val="left" w:pos="851"/>
            </w:tabs>
            <w:spacing w:line="360" w:lineRule="auto"/>
          </w:pPr>
        </w:pPrChange>
      </w:pPr>
      <w:del w:id="740" w:author="Yael Gottlieb" w:date="2025-04-16T10:16:00Z" w16du:dateUtc="2025-04-16T07:16:00Z">
        <w:r w:rsidRPr="00C56747" w:rsidDel="00C56747">
          <w:rPr>
            <w:rFonts w:asciiTheme="minorBidi" w:hAnsiTheme="minorBidi" w:cstheme="minorBidi"/>
            <w:sz w:val="24"/>
            <w:rtl/>
            <w:rPrChange w:id="741" w:author="Yael Gottlieb" w:date="2025-04-16T10:16:00Z" w16du:dateUtc="2025-04-16T07:16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3.1</w:delText>
        </w:r>
        <w:r w:rsidRPr="00C56747" w:rsidDel="00C56747">
          <w:rPr>
            <w:rFonts w:asciiTheme="minorBidi" w:hAnsiTheme="minorBidi" w:cstheme="minorBidi"/>
            <w:sz w:val="24"/>
            <w:rtl/>
            <w:rPrChange w:id="742" w:author="Yael Gottlieb" w:date="2025-04-16T10:16:00Z" w16du:dateUtc="2025-04-16T07:16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4</w:delText>
        </w:r>
        <w:r w:rsidRPr="00C56747" w:rsidDel="00C56747">
          <w:rPr>
            <w:rFonts w:asciiTheme="minorBidi" w:hAnsiTheme="minorBidi" w:cstheme="minorBidi"/>
            <w:sz w:val="24"/>
            <w:rtl/>
            <w:rPrChange w:id="743" w:author="Yael Gottlieb" w:date="2025-04-16T10:16:00Z" w16du:dateUtc="2025-04-16T07:16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</w:delText>
        </w:r>
      </w:del>
      <w:r w:rsidRPr="00C56747">
        <w:rPr>
          <w:rFonts w:asciiTheme="minorBidi" w:hAnsiTheme="minorBidi" w:cstheme="minorBidi"/>
          <w:sz w:val="24"/>
          <w:rtl/>
          <w:rPrChange w:id="744" w:author="Yael Gottlieb" w:date="2025-04-16T10:16:00Z" w16du:dateUtc="2025-04-16T07:16:00Z">
            <w:rPr>
              <w:rFonts w:ascii="Arial" w:hAnsi="Arial" w:cs="Arial"/>
              <w:sz w:val="18"/>
              <w:szCs w:val="22"/>
              <w:rtl/>
            </w:rPr>
          </w:rPrChange>
        </w:rPr>
        <w:t>כאשר תופסק עבודתו של קבלן חוץ מסיבה כלשהי על-ידי סמכות כלשהי מהמפעל,  לא יורשה הקבלן להמשיך</w:t>
      </w:r>
      <w:ins w:id="745" w:author="Yael Gottlieb" w:date="2025-04-16T10:18:00Z" w16du:dateUtc="2025-04-16T07:18:00Z">
        <w:r w:rsidR="00C56747">
          <w:rPr>
            <w:rFonts w:asciiTheme="minorBidi" w:hAnsiTheme="minorBidi" w:cstheme="minorBidi" w:hint="cs"/>
            <w:sz w:val="24"/>
            <w:rtl/>
          </w:rPr>
          <w:t xml:space="preserve"> </w:t>
        </w:r>
      </w:ins>
      <w:del w:id="746" w:author="Yael Gottlieb" w:date="2025-04-16T10:18:00Z" w16du:dateUtc="2025-04-16T07:18:00Z">
        <w:r w:rsidRPr="00C56747" w:rsidDel="00C56747">
          <w:rPr>
            <w:rFonts w:asciiTheme="minorBidi" w:hAnsiTheme="minorBidi" w:cstheme="minorBidi"/>
            <w:sz w:val="24"/>
            <w:rtl/>
            <w:rPrChange w:id="747" w:author="Yael Gottlieb" w:date="2025-04-16T10:16:00Z" w16du:dateUtc="2025-04-16T07:16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</w:delText>
        </w:r>
      </w:del>
      <w:del w:id="748" w:author="Yael Gottlieb" w:date="2025-04-16T10:16:00Z" w16du:dateUtc="2025-04-16T07:16:00Z">
        <w:r w:rsidRPr="00C56747" w:rsidDel="00C56747">
          <w:rPr>
            <w:rFonts w:asciiTheme="minorBidi" w:hAnsiTheme="minorBidi" w:cstheme="minorBidi"/>
            <w:sz w:val="24"/>
            <w:rtl/>
            <w:rPrChange w:id="749" w:author="Yael Gottlieb" w:date="2025-04-16T10:16:00Z" w16du:dateUtc="2025-04-16T07:16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</w:delText>
        </w:r>
      </w:del>
    </w:p>
    <w:p w14:paraId="77DDDE4C" w14:textId="3B18FBCA" w:rsidR="00C9209F" w:rsidRPr="00C56747" w:rsidRDefault="00C9209F" w:rsidP="00C56747">
      <w:pPr>
        <w:pStyle w:val="ListParagraph"/>
        <w:suppressAutoHyphens/>
        <w:autoSpaceDN w:val="0"/>
        <w:spacing w:line="360" w:lineRule="auto"/>
        <w:ind w:left="651"/>
        <w:jc w:val="both"/>
        <w:textAlignment w:val="baseline"/>
        <w:rPr>
          <w:rFonts w:asciiTheme="minorBidi" w:hAnsiTheme="minorBidi" w:cstheme="minorBidi"/>
          <w:sz w:val="24"/>
          <w:rPrChange w:id="750" w:author="Yael Gottlieb" w:date="2025-04-16T10:16:00Z" w16du:dateUtc="2025-04-16T07:16:00Z">
            <w:rPr>
              <w:rFonts w:ascii="Arial" w:hAnsi="Arial" w:cs="Arial"/>
              <w:sz w:val="18"/>
              <w:szCs w:val="22"/>
            </w:rPr>
          </w:rPrChange>
        </w:rPr>
        <w:pPrChange w:id="751" w:author="Yael Gottlieb" w:date="2025-04-16T10:18:00Z" w16du:dateUtc="2025-04-16T07:18:00Z">
          <w:pPr>
            <w:spacing w:line="360" w:lineRule="auto"/>
            <w:ind w:left="360"/>
          </w:pPr>
        </w:pPrChange>
      </w:pPr>
      <w:del w:id="752" w:author="Yael Gottlieb" w:date="2025-04-16T10:16:00Z" w16du:dateUtc="2025-04-16T07:16:00Z">
        <w:r w:rsidRPr="00C56747" w:rsidDel="00C56747">
          <w:rPr>
            <w:rFonts w:asciiTheme="minorBidi" w:hAnsiTheme="minorBidi" w:cstheme="minorBidi"/>
            <w:sz w:val="24"/>
            <w:rtl/>
            <w:rPrChange w:id="753" w:author="Yael Gottlieb" w:date="2025-04-16T10:16:00Z" w16du:dateUtc="2025-04-16T07:16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</w:delText>
        </w:r>
      </w:del>
      <w:del w:id="754" w:author="Yael Gottlieb" w:date="2025-04-16T10:18:00Z" w16du:dateUtc="2025-04-16T07:18:00Z">
        <w:r w:rsidRPr="00C56747" w:rsidDel="00C56747">
          <w:rPr>
            <w:rFonts w:asciiTheme="minorBidi" w:hAnsiTheme="minorBidi" w:cstheme="minorBidi"/>
            <w:sz w:val="24"/>
            <w:rtl/>
            <w:rPrChange w:id="755" w:author="Yael Gottlieb" w:date="2025-04-16T10:16:00Z" w16du:dateUtc="2025-04-16T07:16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</w:delText>
        </w:r>
      </w:del>
      <w:r w:rsidRPr="00C56747">
        <w:rPr>
          <w:rFonts w:asciiTheme="minorBidi" w:hAnsiTheme="minorBidi" w:cstheme="minorBidi"/>
          <w:sz w:val="24"/>
          <w:rtl/>
          <w:rPrChange w:id="756" w:author="Yael Gottlieb" w:date="2025-04-16T10:16:00Z" w16du:dateUtc="2025-04-16T07:16:00Z">
            <w:rPr>
              <w:rFonts w:ascii="Arial" w:hAnsi="Arial" w:cs="Arial"/>
              <w:sz w:val="18"/>
              <w:szCs w:val="22"/>
              <w:rtl/>
            </w:rPr>
          </w:rPrChange>
        </w:rPr>
        <w:t xml:space="preserve">ולחדש עבודתו ללא היתר מחודש מנותן הוראת הפסקת העבודה או </w:t>
      </w:r>
      <w:del w:id="757" w:author="Yael Gottlieb" w:date="2025-04-16T10:18:00Z" w16du:dateUtc="2025-04-16T07:18:00Z">
        <w:r w:rsidRPr="00C56747" w:rsidDel="00C56747">
          <w:rPr>
            <w:rFonts w:asciiTheme="minorBidi" w:hAnsiTheme="minorBidi" w:cstheme="minorBidi"/>
            <w:sz w:val="24"/>
            <w:rtl/>
            <w:rPrChange w:id="758" w:author="Yael Gottlieb" w:date="2025-04-16T10:16:00Z" w16du:dateUtc="2025-04-16T07:16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היתר מסמנכ"ל תפעול וכ"א המפעל.</w:delText>
        </w:r>
      </w:del>
      <w:ins w:id="759" w:author="Yael Gottlieb" w:date="2025-04-16T10:18:00Z" w16du:dateUtc="2025-04-16T07:18:00Z">
        <w:r w:rsidR="00C56747">
          <w:rPr>
            <w:rFonts w:asciiTheme="minorBidi" w:hAnsiTheme="minorBidi" w:cstheme="minorBidi" w:hint="cs"/>
            <w:sz w:val="24"/>
            <w:rtl/>
          </w:rPr>
          <w:t>ממונה הבטיחות של המפעל.</w:t>
        </w:r>
      </w:ins>
      <w:r w:rsidRPr="00C56747">
        <w:rPr>
          <w:rFonts w:asciiTheme="minorBidi" w:hAnsiTheme="minorBidi" w:cstheme="minorBidi"/>
          <w:sz w:val="24"/>
          <w:rtl/>
          <w:rPrChange w:id="760" w:author="Yael Gottlieb" w:date="2025-04-16T10:16:00Z" w16du:dateUtc="2025-04-16T07:16:00Z">
            <w:rPr>
              <w:rFonts w:ascii="Arial" w:hAnsi="Arial" w:cs="Arial"/>
              <w:sz w:val="18"/>
              <w:szCs w:val="22"/>
              <w:rtl/>
            </w:rPr>
          </w:rPrChange>
        </w:rPr>
        <w:t xml:space="preserve"> </w:t>
      </w:r>
    </w:p>
    <w:p w14:paraId="15A60565" w14:textId="7861A8AC" w:rsidR="00C9209F" w:rsidRPr="00AB5A4E" w:rsidDel="00C56747" w:rsidRDefault="00C9209F" w:rsidP="00C56747">
      <w:pPr>
        <w:tabs>
          <w:tab w:val="left" w:pos="851"/>
        </w:tabs>
        <w:spacing w:line="360" w:lineRule="auto"/>
        <w:rPr>
          <w:del w:id="761" w:author="Yael Gottlieb" w:date="2025-04-16T10:18:00Z" w16du:dateUtc="2025-04-16T07:18:00Z"/>
          <w:rFonts w:asciiTheme="minorBidi" w:hAnsiTheme="minorBidi" w:cstheme="minorBidi"/>
          <w:sz w:val="24"/>
          <w:rtl/>
          <w:rPrChange w:id="762" w:author="Yael Gottlieb" w:date="2025-04-15T13:53:00Z" w16du:dateUtc="2025-04-15T10:53:00Z">
            <w:rPr>
              <w:del w:id="763" w:author="Yael Gottlieb" w:date="2025-04-16T10:18:00Z" w16du:dateUtc="2025-04-16T07:18:00Z"/>
              <w:rFonts w:ascii="Arial" w:hAnsi="Arial" w:cs="Arial"/>
              <w:sz w:val="18"/>
              <w:szCs w:val="22"/>
              <w:rtl/>
            </w:rPr>
          </w:rPrChange>
        </w:rPr>
        <w:pPrChange w:id="764" w:author="Yael Gottlieb" w:date="2025-04-16T10:18:00Z" w16du:dateUtc="2025-04-16T07:18:00Z">
          <w:pPr>
            <w:tabs>
              <w:tab w:val="left" w:pos="851"/>
            </w:tabs>
            <w:spacing w:line="360" w:lineRule="auto"/>
          </w:pPr>
        </w:pPrChange>
      </w:pPr>
      <w:del w:id="765" w:author="Yael Gottlieb" w:date="2025-04-16T10:18:00Z" w16du:dateUtc="2025-04-16T07:18:00Z">
        <w:r w:rsidRPr="00AB5A4E" w:rsidDel="00C56747">
          <w:rPr>
            <w:rFonts w:asciiTheme="minorBidi" w:hAnsiTheme="minorBidi" w:cstheme="minorBidi"/>
            <w:sz w:val="24"/>
            <w:rtl/>
            <w:rPrChange w:id="766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3.1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767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5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768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כל בעל סמכות מקרב עובדי ומנהלי המפעל, המזמין קבלן חוץ לעבוד במפעל, ידווח על כך במקביל </w:delText>
        </w:r>
      </w:del>
    </w:p>
    <w:p w14:paraId="1D29A9DE" w14:textId="3A80063C" w:rsidR="00C9209F" w:rsidRPr="00AB5A4E" w:rsidRDefault="00C9209F" w:rsidP="00C56747">
      <w:pPr>
        <w:tabs>
          <w:tab w:val="left" w:pos="851"/>
        </w:tabs>
        <w:spacing w:line="360" w:lineRule="auto"/>
        <w:rPr>
          <w:rFonts w:asciiTheme="minorBidi" w:hAnsiTheme="minorBidi" w:cstheme="minorBidi"/>
          <w:sz w:val="24"/>
          <w:rtl/>
          <w:rPrChange w:id="769" w:author="Yael Gottlieb" w:date="2025-04-15T13:53:00Z" w16du:dateUtc="2025-04-15T10:53:00Z">
            <w:rPr>
              <w:rFonts w:ascii="Arial" w:hAnsi="Arial" w:cs="Arial"/>
              <w:sz w:val="18"/>
              <w:szCs w:val="22"/>
              <w:rtl/>
            </w:rPr>
          </w:rPrChange>
        </w:rPr>
        <w:pPrChange w:id="770" w:author="Yael Gottlieb" w:date="2025-04-16T10:18:00Z" w16du:dateUtc="2025-04-16T07:18:00Z">
          <w:pPr>
            <w:spacing w:line="360" w:lineRule="auto"/>
            <w:ind w:left="360"/>
          </w:pPr>
        </w:pPrChange>
      </w:pPr>
      <w:del w:id="771" w:author="Yael Gottlieb" w:date="2025-04-16T10:18:00Z" w16du:dateUtc="2025-04-16T07:18:00Z">
        <w:r w:rsidRPr="00AB5A4E" w:rsidDel="00C56747">
          <w:rPr>
            <w:rFonts w:asciiTheme="minorBidi" w:hAnsiTheme="minorBidi" w:cstheme="minorBidi"/>
            <w:sz w:val="24"/>
            <w:rtl/>
            <w:rPrChange w:id="772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לקבלן, גם לממונה על הבטיחות, לצורך התארגנות יעילה בהתאם. </w:delText>
        </w:r>
      </w:del>
    </w:p>
    <w:p w14:paraId="626669A3" w14:textId="77777777" w:rsidR="00C9209F" w:rsidRPr="00AB5A4E" w:rsidRDefault="00C9209F" w:rsidP="00C56747">
      <w:pPr>
        <w:pStyle w:val="ListParagraph"/>
        <w:numPr>
          <w:ilvl w:val="0"/>
          <w:numId w:val="34"/>
        </w:numPr>
        <w:tabs>
          <w:tab w:val="left" w:pos="992"/>
          <w:tab w:val="left" w:pos="1134"/>
        </w:tabs>
        <w:spacing w:line="360" w:lineRule="auto"/>
        <w:rPr>
          <w:rFonts w:asciiTheme="minorBidi" w:hAnsiTheme="minorBidi" w:cstheme="minorBidi"/>
          <w:b/>
          <w:bCs/>
          <w:sz w:val="24"/>
          <w:u w:val="single"/>
          <w:rtl/>
          <w:rPrChange w:id="773" w:author="Yael Gottlieb" w:date="2025-04-15T13:53:00Z" w16du:dateUtc="2025-04-15T10:53:00Z">
            <w:rPr>
              <w:rFonts w:ascii="Arial" w:hAnsi="Arial" w:cs="Arial"/>
              <w:b/>
              <w:bCs/>
              <w:sz w:val="18"/>
              <w:szCs w:val="22"/>
              <w:u w:val="single"/>
              <w:rtl/>
            </w:rPr>
          </w:rPrChange>
        </w:rPr>
        <w:pPrChange w:id="774" w:author="Yael Gottlieb" w:date="2025-04-16T10:24:00Z" w16du:dateUtc="2025-04-16T07:24:00Z">
          <w:pPr>
            <w:spacing w:line="360" w:lineRule="auto"/>
            <w:ind w:left="360"/>
          </w:pPr>
        </w:pPrChange>
      </w:pPr>
      <w:del w:id="775" w:author="Yael Gottlieb" w:date="2025-04-16T10:24:00Z" w16du:dateUtc="2025-04-16T07:24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776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rtl/>
              </w:rPr>
            </w:rPrChange>
          </w:rPr>
          <w:delText>4.</w:delText>
        </w:r>
      </w:del>
      <w:r w:rsidRPr="00AB5A4E">
        <w:rPr>
          <w:rFonts w:asciiTheme="minorBidi" w:hAnsiTheme="minorBidi" w:cstheme="minorBidi"/>
          <w:b/>
          <w:bCs/>
          <w:sz w:val="24"/>
          <w:u w:val="single"/>
          <w:rtl/>
          <w:rPrChange w:id="777" w:author="Yael Gottlieb" w:date="2025-04-15T13:53:00Z" w16du:dateUtc="2025-04-15T10:53:00Z">
            <w:rPr>
              <w:rFonts w:ascii="Arial" w:hAnsi="Arial" w:cs="Arial"/>
              <w:b/>
              <w:bCs/>
              <w:sz w:val="18"/>
              <w:szCs w:val="22"/>
              <w:u w:val="single"/>
              <w:rtl/>
            </w:rPr>
          </w:rPrChange>
        </w:rPr>
        <w:t xml:space="preserve"> נספחים: </w:t>
      </w:r>
    </w:p>
    <w:p w14:paraId="0DEF70B4" w14:textId="77777777" w:rsidR="00C9209F" w:rsidRPr="00AB5A4E" w:rsidRDefault="00C9209F" w:rsidP="00C56747">
      <w:pPr>
        <w:pStyle w:val="ListParagraph"/>
        <w:numPr>
          <w:ilvl w:val="1"/>
          <w:numId w:val="34"/>
        </w:numPr>
        <w:tabs>
          <w:tab w:val="left" w:pos="992"/>
          <w:tab w:val="left" w:pos="1134"/>
        </w:tabs>
        <w:spacing w:line="360" w:lineRule="auto"/>
        <w:rPr>
          <w:rFonts w:asciiTheme="minorBidi" w:hAnsiTheme="minorBidi" w:cstheme="minorBidi"/>
          <w:sz w:val="24"/>
          <w:rtl/>
          <w:rPrChange w:id="778" w:author="Yael Gottlieb" w:date="2025-04-15T13:53:00Z" w16du:dateUtc="2025-04-15T10:53:00Z">
            <w:rPr>
              <w:rFonts w:ascii="Arial" w:hAnsi="Arial" w:cs="Arial"/>
              <w:sz w:val="18"/>
              <w:szCs w:val="22"/>
              <w:rtl/>
            </w:rPr>
          </w:rPrChange>
        </w:rPr>
        <w:pPrChange w:id="779" w:author="Yael Gottlieb" w:date="2025-04-16T10:24:00Z" w16du:dateUtc="2025-04-16T07:24:00Z">
          <w:pPr>
            <w:spacing w:line="360" w:lineRule="auto"/>
            <w:ind w:left="360"/>
          </w:pPr>
        </w:pPrChange>
      </w:pPr>
      <w:del w:id="780" w:author="Yael Gottlieb" w:date="2025-04-16T10:24:00Z" w16du:dateUtc="2025-04-16T07:24:00Z">
        <w:r w:rsidRPr="00AB5A4E" w:rsidDel="00C56747">
          <w:rPr>
            <w:rFonts w:asciiTheme="minorBidi" w:hAnsiTheme="minorBidi" w:cstheme="minorBidi"/>
            <w:sz w:val="24"/>
            <w:rtl/>
            <w:rPrChange w:id="78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4.1 </w:delText>
        </w:r>
      </w:del>
      <w:r w:rsidRPr="00AB5A4E">
        <w:rPr>
          <w:rFonts w:asciiTheme="minorBidi" w:hAnsiTheme="minorBidi" w:cstheme="minorBidi"/>
          <w:sz w:val="24"/>
          <w:rtl/>
          <w:rPrChange w:id="782" w:author="Yael Gottlieb" w:date="2025-04-15T13:53:00Z" w16du:dateUtc="2025-04-15T10:53:00Z">
            <w:rPr>
              <w:rFonts w:ascii="Arial" w:hAnsi="Arial" w:cs="Arial"/>
              <w:sz w:val="18"/>
              <w:szCs w:val="22"/>
              <w:rtl/>
            </w:rPr>
          </w:rPrChange>
        </w:rPr>
        <w:t xml:space="preserve">טופס היתר עבודה לקבלן חוץ במפעל. </w:t>
      </w:r>
    </w:p>
    <w:p w14:paraId="35C35EBE" w14:textId="77777777" w:rsidR="00C9209F" w:rsidRPr="00AB5A4E" w:rsidRDefault="00C9209F" w:rsidP="00C56747">
      <w:pPr>
        <w:pStyle w:val="ListParagraph"/>
        <w:numPr>
          <w:ilvl w:val="1"/>
          <w:numId w:val="34"/>
        </w:numPr>
        <w:tabs>
          <w:tab w:val="left" w:pos="992"/>
          <w:tab w:val="left" w:pos="1134"/>
        </w:tabs>
        <w:spacing w:line="360" w:lineRule="auto"/>
        <w:rPr>
          <w:rFonts w:asciiTheme="minorBidi" w:hAnsiTheme="minorBidi" w:cstheme="minorBidi"/>
          <w:sz w:val="24"/>
          <w:rtl/>
          <w:rPrChange w:id="783" w:author="Yael Gottlieb" w:date="2025-04-15T13:53:00Z" w16du:dateUtc="2025-04-15T10:53:00Z">
            <w:rPr>
              <w:rFonts w:ascii="Arial" w:hAnsi="Arial" w:cs="Arial"/>
              <w:sz w:val="18"/>
              <w:szCs w:val="22"/>
              <w:rtl/>
            </w:rPr>
          </w:rPrChange>
        </w:rPr>
        <w:pPrChange w:id="784" w:author="Yael Gottlieb" w:date="2025-04-16T10:24:00Z" w16du:dateUtc="2025-04-16T07:24:00Z">
          <w:pPr>
            <w:spacing w:line="360" w:lineRule="auto"/>
            <w:ind w:left="360"/>
          </w:pPr>
        </w:pPrChange>
      </w:pPr>
      <w:del w:id="785" w:author="Yael Gottlieb" w:date="2025-04-16T10:24:00Z" w16du:dateUtc="2025-04-16T07:24:00Z">
        <w:r w:rsidRPr="00AB5A4E" w:rsidDel="00C56747">
          <w:rPr>
            <w:rFonts w:asciiTheme="minorBidi" w:hAnsiTheme="minorBidi" w:cstheme="minorBidi"/>
            <w:sz w:val="24"/>
            <w:rtl/>
            <w:rPrChange w:id="786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4.2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78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tab/>
        </w:r>
      </w:del>
      <w:r w:rsidRPr="00AB5A4E">
        <w:rPr>
          <w:rFonts w:asciiTheme="minorBidi" w:hAnsiTheme="minorBidi" w:cstheme="minorBidi"/>
          <w:sz w:val="24"/>
          <w:rtl/>
          <w:rPrChange w:id="788" w:author="Yael Gottlieb" w:date="2025-04-15T13:53:00Z" w16du:dateUtc="2025-04-15T10:53:00Z">
            <w:rPr>
              <w:rFonts w:ascii="Arial" w:hAnsi="Arial" w:cs="Arial"/>
              <w:sz w:val="18"/>
              <w:szCs w:val="22"/>
              <w:rtl/>
            </w:rPr>
          </w:rPrChange>
        </w:rPr>
        <w:t>נספח בטיחות ואיה"ס לעובדי קבלן חוץ.</w:t>
      </w:r>
    </w:p>
    <w:p w14:paraId="23165F17" w14:textId="1ACC1BDB" w:rsidR="00C9209F" w:rsidRPr="00AB5A4E" w:rsidRDefault="00C9209F" w:rsidP="00C56747">
      <w:pPr>
        <w:pStyle w:val="ListParagraph"/>
        <w:numPr>
          <w:ilvl w:val="0"/>
          <w:numId w:val="34"/>
        </w:numPr>
        <w:tabs>
          <w:tab w:val="left" w:pos="992"/>
          <w:tab w:val="left" w:pos="1134"/>
        </w:tabs>
        <w:spacing w:line="360" w:lineRule="auto"/>
        <w:rPr>
          <w:rFonts w:asciiTheme="minorBidi" w:hAnsiTheme="minorBidi" w:cstheme="minorBidi"/>
          <w:b/>
          <w:bCs/>
          <w:sz w:val="24"/>
          <w:u w:val="single"/>
          <w:rtl/>
          <w:rPrChange w:id="789" w:author="Yael Gottlieb" w:date="2025-04-15T13:53:00Z" w16du:dateUtc="2025-04-15T10:53:00Z">
            <w:rPr>
              <w:rFonts w:ascii="Arial" w:hAnsi="Arial" w:cs="Arial"/>
              <w:b/>
              <w:bCs/>
              <w:sz w:val="18"/>
              <w:szCs w:val="22"/>
              <w:u w:val="single"/>
              <w:rtl/>
            </w:rPr>
          </w:rPrChange>
        </w:rPr>
        <w:pPrChange w:id="790" w:author="Yael Gottlieb" w:date="2025-04-16T10:24:00Z" w16du:dateUtc="2025-04-16T07:24:00Z">
          <w:pPr>
            <w:spacing w:line="360" w:lineRule="auto"/>
            <w:ind w:left="360"/>
          </w:pPr>
        </w:pPrChange>
      </w:pPr>
      <w:del w:id="791" w:author="Yael Gottlieb" w:date="2025-04-16T10:24:00Z" w16du:dateUtc="2025-04-16T07:24:00Z"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792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u w:val="single"/>
                <w:rtl/>
              </w:rPr>
            </w:rPrChange>
          </w:rPr>
          <w:delText xml:space="preserve">5. </w:delText>
        </w:r>
      </w:del>
      <w:r w:rsidRPr="00AB5A4E">
        <w:rPr>
          <w:rFonts w:asciiTheme="minorBidi" w:hAnsiTheme="minorBidi" w:cstheme="minorBidi"/>
          <w:b/>
          <w:bCs/>
          <w:sz w:val="24"/>
          <w:u w:val="single"/>
          <w:rtl/>
          <w:rPrChange w:id="793" w:author="Yael Gottlieb" w:date="2025-04-15T13:53:00Z" w16du:dateUtc="2025-04-15T10:53:00Z">
            <w:rPr>
              <w:rFonts w:ascii="Arial" w:hAnsi="Arial" w:cs="Arial"/>
              <w:b/>
              <w:bCs/>
              <w:sz w:val="18"/>
              <w:szCs w:val="22"/>
              <w:u w:val="single"/>
              <w:rtl/>
            </w:rPr>
          </w:rPrChange>
        </w:rPr>
        <w:t xml:space="preserve">תחולה: </w:t>
      </w:r>
    </w:p>
    <w:p w14:paraId="2C4AB472" w14:textId="191A5AD5" w:rsidR="00C9209F" w:rsidRPr="00AB5A4E" w:rsidDel="00C56747" w:rsidRDefault="00C9209F" w:rsidP="00FB420E">
      <w:pPr>
        <w:pStyle w:val="ListParagraph"/>
        <w:numPr>
          <w:ilvl w:val="1"/>
          <w:numId w:val="34"/>
        </w:numPr>
        <w:tabs>
          <w:tab w:val="left" w:pos="992"/>
          <w:tab w:val="left" w:pos="1134"/>
        </w:tabs>
        <w:spacing w:line="360" w:lineRule="auto"/>
        <w:ind w:left="368" w:hanging="368"/>
        <w:rPr>
          <w:del w:id="794" w:author="Yael Gottlieb" w:date="2025-04-16T10:19:00Z" w16du:dateUtc="2025-04-16T07:19:00Z"/>
          <w:rFonts w:asciiTheme="minorBidi" w:hAnsiTheme="minorBidi" w:cstheme="minorBidi"/>
          <w:sz w:val="24"/>
          <w:rtl/>
          <w:rPrChange w:id="795" w:author="Yael Gottlieb" w:date="2025-04-15T13:53:00Z" w16du:dateUtc="2025-04-15T10:53:00Z">
            <w:rPr>
              <w:del w:id="796" w:author="Yael Gottlieb" w:date="2025-04-16T10:19:00Z" w16du:dateUtc="2025-04-16T07:19:00Z"/>
              <w:rFonts w:ascii="Arial" w:hAnsi="Arial" w:cs="Arial"/>
              <w:sz w:val="18"/>
              <w:szCs w:val="22"/>
              <w:rtl/>
            </w:rPr>
          </w:rPrChange>
        </w:rPr>
        <w:pPrChange w:id="797" w:author="Yael Gottlieb" w:date="2025-04-16T10:25:00Z" w16du:dateUtc="2025-04-16T07:25:00Z">
          <w:pPr>
            <w:spacing w:line="360" w:lineRule="auto"/>
          </w:pPr>
        </w:pPrChange>
      </w:pPr>
      <w:r w:rsidRPr="00AB5A4E">
        <w:rPr>
          <w:rFonts w:asciiTheme="minorBidi" w:hAnsiTheme="minorBidi" w:cstheme="minorBidi"/>
          <w:sz w:val="24"/>
          <w:rtl/>
          <w:rPrChange w:id="798" w:author="Yael Gottlieb" w:date="2025-04-15T13:53:00Z" w16du:dateUtc="2025-04-15T10:53:00Z">
            <w:rPr>
              <w:rFonts w:ascii="Arial" w:hAnsi="Arial" w:cs="Arial"/>
              <w:sz w:val="18"/>
              <w:szCs w:val="22"/>
              <w:rtl/>
            </w:rPr>
          </w:rPrChange>
        </w:rPr>
        <w:t xml:space="preserve">      </w:t>
      </w:r>
      <w:del w:id="799" w:author="Yael Gottlieb" w:date="2025-04-16T10:25:00Z" w16du:dateUtc="2025-04-16T07:25:00Z">
        <w:r w:rsidRPr="00AB5A4E" w:rsidDel="00C56747">
          <w:rPr>
            <w:rFonts w:asciiTheme="minorBidi" w:hAnsiTheme="minorBidi" w:cstheme="minorBidi"/>
            <w:sz w:val="24"/>
            <w:rtl/>
            <w:rPrChange w:id="800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5.1 </w:delText>
        </w:r>
      </w:del>
      <w:r w:rsidRPr="00AB5A4E">
        <w:rPr>
          <w:rFonts w:asciiTheme="minorBidi" w:hAnsiTheme="minorBidi" w:cstheme="minorBidi"/>
          <w:sz w:val="24"/>
          <w:rtl/>
          <w:rPrChange w:id="801" w:author="Yael Gottlieb" w:date="2025-04-15T13:53:00Z" w16du:dateUtc="2025-04-15T10:53:00Z">
            <w:rPr>
              <w:rFonts w:ascii="Arial" w:hAnsi="Arial" w:cs="Arial"/>
              <w:sz w:val="18"/>
              <w:szCs w:val="22"/>
              <w:rtl/>
            </w:rPr>
          </w:rPrChange>
        </w:rPr>
        <w:t>נוהל  זה חל על כל בעלי הסמכות במפעל, המזמינים עבודות אצל קבלני חוץ,</w:t>
      </w:r>
      <w:ins w:id="802" w:author="Yael Gottlieb" w:date="2025-04-16T10:25:00Z" w16du:dateUtc="2025-04-16T07:25:00Z">
        <w:r w:rsidR="00FB420E">
          <w:rPr>
            <w:rFonts w:asciiTheme="minorBidi" w:hAnsiTheme="minorBidi" w:cstheme="minorBidi" w:hint="cs"/>
            <w:sz w:val="24"/>
            <w:rtl/>
          </w:rPr>
          <w:t xml:space="preserve"> </w:t>
        </w:r>
      </w:ins>
      <w:del w:id="803" w:author="Yael Gottlieb" w:date="2025-04-16T10:25:00Z" w16du:dateUtc="2025-04-16T07:25:00Z">
        <w:r w:rsidRPr="00AB5A4E" w:rsidDel="00FB420E">
          <w:rPr>
            <w:rFonts w:asciiTheme="minorBidi" w:hAnsiTheme="minorBidi" w:cstheme="minorBidi"/>
            <w:sz w:val="24"/>
            <w:rtl/>
            <w:rPrChange w:id="804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</w:delText>
        </w:r>
      </w:del>
      <w:del w:id="805" w:author="Yael Gottlieb" w:date="2025-04-16T10:19:00Z" w16du:dateUtc="2025-04-16T07:19:00Z">
        <w:r w:rsidRPr="00AB5A4E" w:rsidDel="00C56747">
          <w:rPr>
            <w:rFonts w:asciiTheme="minorBidi" w:hAnsiTheme="minorBidi" w:cstheme="minorBidi"/>
            <w:sz w:val="24"/>
            <w:rtl/>
            <w:rPrChange w:id="806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ו</w:delText>
        </w:r>
      </w:del>
      <w:ins w:id="807" w:author="Yael Gottlieb" w:date="2025-04-16T10:19:00Z" w16du:dateUtc="2025-04-16T07:19:00Z">
        <w:r w:rsidR="00C56747">
          <w:rPr>
            <w:rFonts w:asciiTheme="minorBidi" w:hAnsiTheme="minorBidi" w:cstheme="minorBidi" w:hint="cs"/>
            <w:sz w:val="24"/>
            <w:rtl/>
          </w:rPr>
          <w:t>ו</w:t>
        </w:r>
      </w:ins>
      <w:r w:rsidRPr="00AB5A4E">
        <w:rPr>
          <w:rFonts w:asciiTheme="minorBidi" w:hAnsiTheme="minorBidi" w:cstheme="minorBidi"/>
          <w:sz w:val="24"/>
          <w:rtl/>
          <w:rPrChange w:id="808" w:author="Yael Gottlieb" w:date="2025-04-15T13:53:00Z" w16du:dateUtc="2025-04-15T10:53:00Z">
            <w:rPr>
              <w:rFonts w:ascii="Arial" w:hAnsi="Arial" w:cs="Arial"/>
              <w:sz w:val="18"/>
              <w:szCs w:val="22"/>
              <w:rtl/>
            </w:rPr>
          </w:rPrChange>
        </w:rPr>
        <w:t xml:space="preserve">המעסיקים אותם </w:t>
      </w:r>
    </w:p>
    <w:p w14:paraId="48F95101" w14:textId="2AB2C199" w:rsidR="00C9209F" w:rsidRPr="00AB5A4E" w:rsidRDefault="00C9209F" w:rsidP="00FB420E">
      <w:pPr>
        <w:spacing w:line="360" w:lineRule="auto"/>
        <w:ind w:left="368" w:hanging="368"/>
        <w:rPr>
          <w:rFonts w:asciiTheme="minorBidi" w:hAnsiTheme="minorBidi" w:cstheme="minorBidi"/>
          <w:sz w:val="24"/>
          <w:rtl/>
          <w:rPrChange w:id="809" w:author="Yael Gottlieb" w:date="2025-04-15T13:53:00Z" w16du:dateUtc="2025-04-15T10:53:00Z">
            <w:rPr>
              <w:rFonts w:ascii="Arial" w:hAnsi="Arial" w:cs="Arial" w:hint="cs"/>
              <w:sz w:val="18"/>
              <w:szCs w:val="22"/>
              <w:rtl/>
            </w:rPr>
          </w:rPrChange>
        </w:rPr>
        <w:pPrChange w:id="810" w:author="Yael Gottlieb" w:date="2025-04-16T10:25:00Z" w16du:dateUtc="2025-04-16T07:25:00Z">
          <w:pPr>
            <w:spacing w:line="360" w:lineRule="auto"/>
          </w:pPr>
        </w:pPrChange>
      </w:pPr>
      <w:del w:id="811" w:author="Yael Gottlieb" w:date="2025-04-16T10:19:00Z" w16du:dateUtc="2025-04-16T07:19:00Z">
        <w:r w:rsidRPr="00AB5A4E" w:rsidDel="00C56747">
          <w:rPr>
            <w:rFonts w:asciiTheme="minorBidi" w:hAnsiTheme="minorBidi" w:cstheme="minorBidi"/>
            <w:sz w:val="24"/>
            <w:rtl/>
            <w:rPrChange w:id="812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</w:delText>
        </w:r>
      </w:del>
      <w:r w:rsidRPr="00AB5A4E">
        <w:rPr>
          <w:rFonts w:asciiTheme="minorBidi" w:hAnsiTheme="minorBidi" w:cstheme="minorBidi"/>
          <w:sz w:val="24"/>
          <w:rtl/>
          <w:rPrChange w:id="813" w:author="Yael Gottlieb" w:date="2025-04-15T13:53:00Z" w16du:dateUtc="2025-04-15T10:53:00Z">
            <w:rPr>
              <w:rFonts w:ascii="Arial" w:hAnsi="Arial" w:cs="Arial"/>
              <w:sz w:val="18"/>
              <w:szCs w:val="22"/>
              <w:rtl/>
            </w:rPr>
          </w:rPrChange>
        </w:rPr>
        <w:t xml:space="preserve">בתחומי במפעל או בשם המפעל. </w:t>
      </w:r>
    </w:p>
    <w:p w14:paraId="1FA57A2B" w14:textId="0374A250" w:rsidR="00C9209F" w:rsidRPr="00AB5A4E" w:rsidDel="00C56747" w:rsidRDefault="00C9209F" w:rsidP="00576C85">
      <w:pPr>
        <w:spacing w:line="360" w:lineRule="auto"/>
        <w:rPr>
          <w:del w:id="814" w:author="Yael Gottlieb" w:date="2025-04-16T10:22:00Z" w16du:dateUtc="2025-04-16T07:22:00Z"/>
          <w:rFonts w:asciiTheme="minorBidi" w:hAnsiTheme="minorBidi" w:cstheme="minorBidi"/>
          <w:sz w:val="24"/>
          <w:rtl/>
          <w:rPrChange w:id="815" w:author="Yael Gottlieb" w:date="2025-04-15T13:53:00Z" w16du:dateUtc="2025-04-15T10:53:00Z">
            <w:rPr>
              <w:del w:id="816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</w:pPr>
    </w:p>
    <w:p w14:paraId="2A4C7F31" w14:textId="137E4B73" w:rsidR="00C9209F" w:rsidRPr="00AB5A4E" w:rsidDel="00C56747" w:rsidRDefault="00C9209F" w:rsidP="00576C85">
      <w:pPr>
        <w:spacing w:line="360" w:lineRule="auto"/>
        <w:rPr>
          <w:del w:id="817" w:author="Yael Gottlieb" w:date="2025-04-16T10:19:00Z" w16du:dateUtc="2025-04-16T07:19:00Z"/>
          <w:rFonts w:asciiTheme="minorBidi" w:hAnsiTheme="minorBidi" w:cstheme="minorBidi"/>
          <w:b/>
          <w:bCs/>
          <w:sz w:val="24"/>
          <w:u w:val="single"/>
          <w:rtl/>
          <w:rPrChange w:id="818" w:author="Yael Gottlieb" w:date="2025-04-15T13:53:00Z" w16du:dateUtc="2025-04-15T10:53:00Z">
            <w:rPr>
              <w:del w:id="819" w:author="Yael Gottlieb" w:date="2025-04-16T10:19:00Z" w16du:dateUtc="2025-04-16T07:19:00Z"/>
              <w:rFonts w:ascii="Arial" w:hAnsi="Arial" w:cs="Arial"/>
              <w:b/>
              <w:bCs/>
              <w:sz w:val="24"/>
              <w:u w:val="single"/>
              <w:rtl/>
            </w:rPr>
          </w:rPrChange>
        </w:rPr>
      </w:pPr>
      <w:del w:id="820" w:author="Yael Gottlieb" w:date="2025-04-16T10:19:00Z" w16du:dateUtc="2025-04-16T07:19:00Z">
        <w:r w:rsidRPr="00AB5A4E" w:rsidDel="00C56747">
          <w:rPr>
            <w:rFonts w:asciiTheme="minorBidi" w:hAnsiTheme="minorBidi" w:cstheme="minorBidi"/>
            <w:sz w:val="24"/>
            <w:rtl/>
            <w:rPrChange w:id="82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822" w:author="Yael Gottlieb" w:date="2025-04-15T13:53:00Z" w16du:dateUtc="2025-04-15T10:53:00Z">
              <w:rPr>
                <w:rFonts w:ascii="Arial" w:hAnsi="Arial" w:cs="Arial"/>
                <w:sz w:val="36"/>
                <w:szCs w:val="36"/>
                <w:rtl/>
              </w:rPr>
            </w:rPrChange>
          </w:rPr>
          <w:delText xml:space="preserve">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823" w:author="Yael Gottlieb" w:date="2025-04-15T13:53:00Z" w16du:dateUtc="2025-04-15T10:53:00Z">
              <w:rPr>
                <w:rFonts w:ascii="Arial" w:hAnsi="Arial" w:cs="Arial"/>
                <w:sz w:val="24"/>
                <w:rtl/>
              </w:rPr>
            </w:rPrChange>
          </w:rPr>
          <w:delText xml:space="preserve">       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824" w:author="Yael Gottlieb" w:date="2025-04-15T13:53:00Z" w16du:dateUtc="2025-04-15T10:53:00Z">
              <w:rPr>
                <w:rFonts w:ascii="Arial" w:hAnsi="Arial" w:cs="Arial"/>
                <w:b/>
                <w:bCs/>
                <w:sz w:val="24"/>
                <w:rtl/>
              </w:rPr>
            </w:rPrChange>
          </w:rPr>
          <w:delText xml:space="preserve">                  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825" w:author="Yael Gottlieb" w:date="2025-04-15T13:53:00Z" w16du:dateUtc="2025-04-15T10:53:00Z">
              <w:rPr>
                <w:rFonts w:ascii="Arial" w:hAnsi="Arial" w:cs="Arial"/>
                <w:b/>
                <w:bCs/>
                <w:sz w:val="24"/>
                <w:u w:val="single"/>
                <w:rtl/>
              </w:rPr>
            </w:rPrChange>
          </w:rPr>
          <w:delText>היתר עבודה קבלני חוץ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826" w:author="Yael Gottlieb" w:date="2025-04-15T13:53:00Z" w16du:dateUtc="2025-04-15T10:53:00Z">
              <w:rPr>
                <w:rFonts w:ascii="Arial" w:hAnsi="Arial" w:cs="Arial"/>
                <w:b/>
                <w:bCs/>
                <w:sz w:val="24"/>
                <w:rtl/>
              </w:rPr>
            </w:rPrChange>
          </w:rPr>
          <w:delText xml:space="preserve">  </w:delText>
        </w:r>
        <w:r w:rsidRPr="00AB5A4E" w:rsidDel="00C56747">
          <w:rPr>
            <w:rFonts w:asciiTheme="minorBidi" w:hAnsiTheme="minorBidi" w:cstheme="minorBidi"/>
            <w:b/>
            <w:bCs/>
            <w:color w:val="FF0000"/>
            <w:sz w:val="24"/>
            <w:rtl/>
            <w:rPrChange w:id="827" w:author="Yael Gottlieb" w:date="2025-04-15T13:53:00Z" w16du:dateUtc="2025-04-15T10:53:00Z">
              <w:rPr>
                <w:rFonts w:ascii="Arial" w:hAnsi="Arial" w:cs="Arial"/>
                <w:b/>
                <w:bCs/>
                <w:color w:val="FF0000"/>
                <w:sz w:val="24"/>
                <w:rtl/>
              </w:rPr>
            </w:rPrChange>
          </w:rPr>
          <w:delText>1</w:delText>
        </w:r>
      </w:del>
    </w:p>
    <w:p w14:paraId="53B83DC9" w14:textId="3B46B2EE" w:rsidR="00C9209F" w:rsidRPr="00AB5A4E" w:rsidDel="00C56747" w:rsidRDefault="00C9209F" w:rsidP="00C56747">
      <w:pPr>
        <w:spacing w:line="360" w:lineRule="auto"/>
        <w:rPr>
          <w:del w:id="828" w:author="Yael Gottlieb" w:date="2025-04-16T10:22:00Z" w16du:dateUtc="2025-04-16T07:22:00Z"/>
          <w:rFonts w:asciiTheme="minorBidi" w:hAnsiTheme="minorBidi" w:cstheme="minorBidi"/>
          <w:b/>
          <w:bCs/>
          <w:sz w:val="24"/>
          <w:rtl/>
          <w:rPrChange w:id="829" w:author="Yael Gottlieb" w:date="2025-04-15T13:53:00Z" w16du:dateUtc="2025-04-15T10:53:00Z">
            <w:rPr>
              <w:del w:id="830" w:author="Yael Gottlieb" w:date="2025-04-16T10:22:00Z" w16du:dateUtc="2025-04-16T07:22:00Z"/>
              <w:rFonts w:ascii="Arial" w:hAnsi="Arial" w:cs="Arial"/>
              <w:b/>
              <w:bCs/>
              <w:sz w:val="12"/>
              <w:szCs w:val="12"/>
              <w:rtl/>
            </w:rPr>
          </w:rPrChange>
        </w:rPr>
        <w:pPrChange w:id="831" w:author="Yael Gottlieb" w:date="2025-04-16T10:22:00Z" w16du:dateUtc="2025-04-16T07:22:00Z">
          <w:pPr/>
        </w:pPrChange>
      </w:pPr>
      <w:del w:id="832" w:author="Yael Gottlieb" w:date="2025-04-16T10:19:00Z" w16du:dateUtc="2025-04-16T07:19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833" w:author="Yael Gottlieb" w:date="2025-04-15T13:53:00Z" w16du:dateUtc="2025-04-15T10:53:00Z">
              <w:rPr>
                <w:rFonts w:ascii="Arial" w:hAnsi="Arial" w:cs="Arial"/>
                <w:b/>
                <w:bCs/>
                <w:sz w:val="12"/>
                <w:szCs w:val="12"/>
                <w:rtl/>
              </w:rPr>
            </w:rPrChange>
          </w:rPr>
          <w:delText>חלק א'- בקשה לקבלת היתר</w:delText>
        </w:r>
      </w:del>
    </w:p>
    <w:tbl>
      <w:tblPr>
        <w:tblpPr w:leftFromText="180" w:rightFromText="180" w:vertAnchor="text" w:horzAnchor="margin" w:tblpY="33"/>
        <w:bidiVisual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1E0" w:firstRow="1" w:lastRow="1" w:firstColumn="1" w:lastColumn="1" w:noHBand="0" w:noVBand="0"/>
      </w:tblPr>
      <w:tblGrid>
        <w:gridCol w:w="8256"/>
      </w:tblGrid>
      <w:tr w:rsidR="00C56747" w:rsidRPr="00C56747" w:rsidDel="00C56747" w14:paraId="16AF2726" w14:textId="77777777" w:rsidTr="009B1A7D">
        <w:trPr>
          <w:trHeight w:val="1571"/>
          <w:del w:id="834" w:author="Yael Gottlieb" w:date="2025-04-16T10:19:00Z" w16du:dateUtc="2025-04-16T07:19:00Z"/>
        </w:trPr>
        <w:tc>
          <w:tcPr>
            <w:tcW w:w="10348" w:type="dxa"/>
          </w:tcPr>
          <w:p w14:paraId="5E2730B1" w14:textId="5150B697" w:rsidR="00C9209F" w:rsidRPr="00AB5A4E" w:rsidDel="00C56747" w:rsidRDefault="00C9209F" w:rsidP="00C56747">
            <w:pPr>
              <w:spacing w:line="360" w:lineRule="auto"/>
              <w:rPr>
                <w:del w:id="835" w:author="Yael Gottlieb" w:date="2025-04-16T10:19:00Z" w16du:dateUtc="2025-04-16T07:19:00Z"/>
                <w:rFonts w:asciiTheme="minorBidi" w:hAnsiTheme="minorBidi" w:cstheme="minorBidi"/>
                <w:bCs/>
                <w:sz w:val="24"/>
                <w:rtl/>
                <w:rPrChange w:id="836" w:author="Yael Gottlieb" w:date="2025-04-15T13:53:00Z" w16du:dateUtc="2025-04-15T10:53:00Z">
                  <w:rPr>
                    <w:del w:id="837" w:author="Yael Gottlieb" w:date="2025-04-16T10:19:00Z" w16du:dateUtc="2025-04-16T07:19:00Z"/>
                    <w:rFonts w:ascii="Arial" w:hAnsi="Arial" w:cs="Arial"/>
                    <w:bCs/>
                    <w:sz w:val="12"/>
                    <w:szCs w:val="12"/>
                    <w:rtl/>
                  </w:rPr>
                </w:rPrChange>
              </w:rPr>
              <w:pPrChange w:id="838" w:author="Yael Gottlieb" w:date="2025-04-16T10:22:00Z" w16du:dateUtc="2025-04-16T07:22:00Z">
                <w:pPr>
                  <w:pStyle w:val="Header"/>
                  <w:framePr w:hSpace="180" w:wrap="around" w:vAnchor="text" w:hAnchor="margin" w:y="33"/>
                </w:pPr>
              </w:pPrChange>
            </w:pPr>
          </w:p>
          <w:p w14:paraId="2083ECFD" w14:textId="20799EFE" w:rsidR="00C9209F" w:rsidRPr="00AB5A4E" w:rsidDel="00C56747" w:rsidRDefault="00C9209F" w:rsidP="00C56747">
            <w:pPr>
              <w:spacing w:line="360" w:lineRule="auto"/>
              <w:rPr>
                <w:del w:id="839" w:author="Yael Gottlieb" w:date="2025-04-16T10:19:00Z" w16du:dateUtc="2025-04-16T07:19:00Z"/>
                <w:rFonts w:asciiTheme="minorBidi" w:hAnsiTheme="minorBidi" w:cstheme="minorBidi"/>
                <w:b/>
                <w:sz w:val="24"/>
                <w:rtl/>
                <w:rPrChange w:id="840" w:author="Yael Gottlieb" w:date="2025-04-15T13:53:00Z" w16du:dateUtc="2025-04-15T10:53:00Z">
                  <w:rPr>
                    <w:del w:id="841" w:author="Yael Gottlieb" w:date="2025-04-16T10:19:00Z" w16du:dateUtc="2025-04-16T07:19:00Z"/>
                    <w:rFonts w:ascii="Arial" w:hAnsi="Arial" w:cs="Arial"/>
                    <w:b/>
                    <w:sz w:val="12"/>
                    <w:szCs w:val="12"/>
                    <w:rtl/>
                  </w:rPr>
                </w:rPrChange>
              </w:rPr>
              <w:pPrChange w:id="842" w:author="Yael Gottlieb" w:date="2025-04-16T10:22:00Z" w16du:dateUtc="2025-04-16T07:22:00Z">
                <w:pPr>
                  <w:pStyle w:val="Header"/>
                  <w:framePr w:hSpace="180" w:wrap="around" w:vAnchor="text" w:hAnchor="margin" w:y="33"/>
                </w:pPr>
              </w:pPrChange>
            </w:pPr>
            <w:del w:id="843" w:author="Yael Gottlieb" w:date="2025-04-16T10:19:00Z" w16du:dateUtc="2025-04-16T07:19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844" w:author="Yael Gottlieb" w:date="2025-04-15T13:53:00Z" w16du:dateUtc="2025-04-15T10:53:00Z">
                    <w:rPr>
                      <w:rFonts w:ascii="Arial" w:hAnsi="Arial" w:cs="Arial"/>
                      <w:b/>
                      <w:sz w:val="12"/>
                      <w:szCs w:val="12"/>
                      <w:rtl/>
                    </w:rPr>
                  </w:rPrChange>
                </w:rPr>
                <w:delText>פרטי הבקשה:_______________________________________________________________________________________</w:delText>
              </w:r>
            </w:del>
          </w:p>
          <w:p w14:paraId="002774F7" w14:textId="74D52B78" w:rsidR="00C9209F" w:rsidRPr="00AB5A4E" w:rsidDel="00C56747" w:rsidRDefault="00C9209F" w:rsidP="00C56747">
            <w:pPr>
              <w:spacing w:line="360" w:lineRule="auto"/>
              <w:rPr>
                <w:del w:id="845" w:author="Yael Gottlieb" w:date="2025-04-16T10:19:00Z" w16du:dateUtc="2025-04-16T07:19:00Z"/>
                <w:rFonts w:asciiTheme="minorBidi" w:hAnsiTheme="minorBidi" w:cstheme="minorBidi"/>
                <w:b/>
                <w:sz w:val="24"/>
                <w:rtl/>
                <w:rPrChange w:id="846" w:author="Yael Gottlieb" w:date="2025-04-15T13:53:00Z" w16du:dateUtc="2025-04-15T10:53:00Z">
                  <w:rPr>
                    <w:del w:id="847" w:author="Yael Gottlieb" w:date="2025-04-16T10:19:00Z" w16du:dateUtc="2025-04-16T07:19:00Z"/>
                    <w:rFonts w:ascii="Arial" w:hAnsi="Arial" w:cs="Arial"/>
                    <w:b/>
                    <w:sz w:val="12"/>
                    <w:szCs w:val="12"/>
                    <w:rtl/>
                  </w:rPr>
                </w:rPrChange>
              </w:rPr>
              <w:pPrChange w:id="848" w:author="Yael Gottlieb" w:date="2025-04-16T10:22:00Z" w16du:dateUtc="2025-04-16T07:22:00Z">
                <w:pPr>
                  <w:pStyle w:val="Header"/>
                  <w:framePr w:hSpace="180" w:wrap="around" w:vAnchor="text" w:hAnchor="margin" w:y="33"/>
                </w:pPr>
              </w:pPrChange>
            </w:pPr>
            <w:del w:id="849" w:author="Yael Gottlieb" w:date="2025-04-16T10:19:00Z" w16du:dateUtc="2025-04-16T07:19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850" w:author="Yael Gottlieb" w:date="2025-04-15T13:53:00Z" w16du:dateUtc="2025-04-15T10:53:00Z">
                    <w:rPr>
                      <w:rFonts w:ascii="Arial" w:hAnsi="Arial" w:cs="Arial"/>
                      <w:b/>
                      <w:sz w:val="12"/>
                      <w:szCs w:val="12"/>
                      <w:rtl/>
                    </w:rPr>
                  </w:rPrChange>
                </w:rPr>
                <w:delText xml:space="preserve">                    </w:delText>
              </w:r>
            </w:del>
          </w:p>
          <w:p w14:paraId="04BECD0C" w14:textId="30F19973" w:rsidR="00C9209F" w:rsidRPr="00AB5A4E" w:rsidDel="00C56747" w:rsidRDefault="00C9209F" w:rsidP="00C56747">
            <w:pPr>
              <w:spacing w:line="360" w:lineRule="auto"/>
              <w:rPr>
                <w:del w:id="851" w:author="Yael Gottlieb" w:date="2025-04-16T10:19:00Z" w16du:dateUtc="2025-04-16T07:19:00Z"/>
                <w:rFonts w:asciiTheme="minorBidi" w:hAnsiTheme="minorBidi" w:cstheme="minorBidi"/>
                <w:b/>
                <w:sz w:val="24"/>
                <w:rtl/>
                <w:rPrChange w:id="852" w:author="Yael Gottlieb" w:date="2025-04-15T13:53:00Z" w16du:dateUtc="2025-04-15T10:53:00Z">
                  <w:rPr>
                    <w:del w:id="853" w:author="Yael Gottlieb" w:date="2025-04-16T10:19:00Z" w16du:dateUtc="2025-04-16T07:19:00Z"/>
                    <w:rFonts w:ascii="Arial" w:hAnsi="Arial" w:cs="Arial"/>
                    <w:b/>
                    <w:sz w:val="12"/>
                    <w:szCs w:val="12"/>
                    <w:rtl/>
                  </w:rPr>
                </w:rPrChange>
              </w:rPr>
              <w:pPrChange w:id="854" w:author="Yael Gottlieb" w:date="2025-04-16T10:22:00Z" w16du:dateUtc="2025-04-16T07:22:00Z">
                <w:pPr>
                  <w:pStyle w:val="Header"/>
                  <w:framePr w:hSpace="180" w:wrap="around" w:vAnchor="text" w:hAnchor="margin" w:y="33"/>
                </w:pPr>
              </w:pPrChange>
            </w:pPr>
            <w:del w:id="855" w:author="Yael Gottlieb" w:date="2025-04-16T10:19:00Z" w16du:dateUtc="2025-04-16T07:19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856" w:author="Yael Gottlieb" w:date="2025-04-15T13:53:00Z" w16du:dateUtc="2025-04-15T10:53:00Z">
                    <w:rPr>
                      <w:rFonts w:ascii="Arial" w:hAnsi="Arial" w:cs="Arial"/>
                      <w:b/>
                      <w:sz w:val="12"/>
                      <w:szCs w:val="12"/>
                      <w:rtl/>
                    </w:rPr>
                  </w:rPrChange>
                </w:rPr>
                <w:delText>מקום העבודה:______________________________________________________________________________________</w:delText>
              </w:r>
            </w:del>
          </w:p>
          <w:p w14:paraId="26CD0A5F" w14:textId="3F98982F" w:rsidR="00C9209F" w:rsidRPr="00AB5A4E" w:rsidDel="00C56747" w:rsidRDefault="00C9209F" w:rsidP="00C56747">
            <w:pPr>
              <w:spacing w:line="360" w:lineRule="auto"/>
              <w:rPr>
                <w:del w:id="857" w:author="Yael Gottlieb" w:date="2025-04-16T10:19:00Z" w16du:dateUtc="2025-04-16T07:19:00Z"/>
                <w:rFonts w:asciiTheme="minorBidi" w:hAnsiTheme="minorBidi" w:cstheme="minorBidi"/>
                <w:b/>
                <w:sz w:val="24"/>
                <w:rtl/>
                <w:rPrChange w:id="858" w:author="Yael Gottlieb" w:date="2025-04-15T13:53:00Z" w16du:dateUtc="2025-04-15T10:53:00Z">
                  <w:rPr>
                    <w:del w:id="859" w:author="Yael Gottlieb" w:date="2025-04-16T10:19:00Z" w16du:dateUtc="2025-04-16T07:19:00Z"/>
                    <w:rFonts w:ascii="Arial" w:hAnsi="Arial" w:cs="Arial"/>
                    <w:b/>
                    <w:sz w:val="12"/>
                    <w:szCs w:val="12"/>
                    <w:rtl/>
                  </w:rPr>
                </w:rPrChange>
              </w:rPr>
              <w:pPrChange w:id="860" w:author="Yael Gottlieb" w:date="2025-04-16T10:22:00Z" w16du:dateUtc="2025-04-16T07:22:00Z">
                <w:pPr>
                  <w:pStyle w:val="Header"/>
                  <w:framePr w:hSpace="180" w:wrap="around" w:vAnchor="text" w:hAnchor="margin" w:y="33"/>
                </w:pPr>
              </w:pPrChange>
            </w:pPr>
          </w:p>
          <w:p w14:paraId="2313AB87" w14:textId="5C1320E2" w:rsidR="00C9209F" w:rsidRPr="00AB5A4E" w:rsidDel="00C56747" w:rsidRDefault="00C9209F" w:rsidP="00C56747">
            <w:pPr>
              <w:spacing w:line="360" w:lineRule="auto"/>
              <w:rPr>
                <w:del w:id="861" w:author="Yael Gottlieb" w:date="2025-04-16T10:19:00Z" w16du:dateUtc="2025-04-16T07:19:00Z"/>
                <w:rFonts w:asciiTheme="minorBidi" w:hAnsiTheme="minorBidi" w:cstheme="minorBidi"/>
                <w:b/>
                <w:sz w:val="24"/>
                <w:rtl/>
                <w:rPrChange w:id="862" w:author="Yael Gottlieb" w:date="2025-04-15T13:53:00Z" w16du:dateUtc="2025-04-15T10:53:00Z">
                  <w:rPr>
                    <w:del w:id="863" w:author="Yael Gottlieb" w:date="2025-04-16T10:19:00Z" w16du:dateUtc="2025-04-16T07:19:00Z"/>
                    <w:rFonts w:ascii="Arial" w:hAnsi="Arial" w:cs="Arial"/>
                    <w:b/>
                    <w:sz w:val="12"/>
                    <w:szCs w:val="12"/>
                    <w:rtl/>
                  </w:rPr>
                </w:rPrChange>
              </w:rPr>
              <w:pPrChange w:id="864" w:author="Yael Gottlieb" w:date="2025-04-16T10:22:00Z" w16du:dateUtc="2025-04-16T07:22:00Z">
                <w:pPr>
                  <w:pStyle w:val="Header"/>
                  <w:framePr w:hSpace="180" w:wrap="around" w:vAnchor="text" w:hAnchor="margin" w:y="33"/>
                </w:pPr>
              </w:pPrChange>
            </w:pPr>
            <w:del w:id="865" w:author="Yael Gottlieb" w:date="2025-04-16T10:19:00Z" w16du:dateUtc="2025-04-16T07:19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866" w:author="Yael Gottlieb" w:date="2025-04-15T13:53:00Z" w16du:dateUtc="2025-04-15T10:53:00Z">
                    <w:rPr>
                      <w:rFonts w:ascii="Arial" w:hAnsi="Arial" w:cs="Arial"/>
                      <w:b/>
                      <w:sz w:val="12"/>
                      <w:szCs w:val="12"/>
                      <w:rtl/>
                    </w:rPr>
                  </w:rPrChange>
                </w:rPr>
                <w:delText>סוג כלי העבודה בהם ישתמשו:___________________________________________________________________________</w:delText>
              </w:r>
            </w:del>
          </w:p>
          <w:p w14:paraId="44A81280" w14:textId="64E167D3" w:rsidR="00C9209F" w:rsidRPr="00AB5A4E" w:rsidDel="00C56747" w:rsidRDefault="00C9209F" w:rsidP="00C56747">
            <w:pPr>
              <w:spacing w:line="360" w:lineRule="auto"/>
              <w:rPr>
                <w:del w:id="867" w:author="Yael Gottlieb" w:date="2025-04-16T10:19:00Z" w16du:dateUtc="2025-04-16T07:19:00Z"/>
                <w:rFonts w:asciiTheme="minorBidi" w:hAnsiTheme="minorBidi" w:cstheme="minorBidi"/>
                <w:b/>
                <w:sz w:val="24"/>
                <w:rtl/>
                <w:rPrChange w:id="868" w:author="Yael Gottlieb" w:date="2025-04-15T13:53:00Z" w16du:dateUtc="2025-04-15T10:53:00Z">
                  <w:rPr>
                    <w:del w:id="869" w:author="Yael Gottlieb" w:date="2025-04-16T10:19:00Z" w16du:dateUtc="2025-04-16T07:19:00Z"/>
                    <w:rFonts w:ascii="Arial" w:hAnsi="Arial" w:cs="Arial"/>
                    <w:b/>
                    <w:sz w:val="12"/>
                    <w:szCs w:val="12"/>
                    <w:rtl/>
                  </w:rPr>
                </w:rPrChange>
              </w:rPr>
              <w:pPrChange w:id="870" w:author="Yael Gottlieb" w:date="2025-04-16T10:22:00Z" w16du:dateUtc="2025-04-16T07:22:00Z">
                <w:pPr>
                  <w:pStyle w:val="Header"/>
                  <w:framePr w:hSpace="180" w:wrap="around" w:vAnchor="text" w:hAnchor="margin" w:y="33"/>
                </w:pPr>
              </w:pPrChange>
            </w:pPr>
          </w:p>
          <w:p w14:paraId="7EDAA062" w14:textId="3658EECE" w:rsidR="00C9209F" w:rsidRPr="00AB5A4E" w:rsidDel="00C56747" w:rsidRDefault="00C9209F" w:rsidP="00C56747">
            <w:pPr>
              <w:spacing w:line="360" w:lineRule="auto"/>
              <w:rPr>
                <w:del w:id="871" w:author="Yael Gottlieb" w:date="2025-04-16T10:19:00Z" w16du:dateUtc="2025-04-16T07:19:00Z"/>
                <w:rFonts w:asciiTheme="minorBidi" w:hAnsiTheme="minorBidi" w:cstheme="minorBidi"/>
                <w:b/>
                <w:sz w:val="24"/>
                <w:rtl/>
                <w:rPrChange w:id="872" w:author="Yael Gottlieb" w:date="2025-04-15T13:53:00Z" w16du:dateUtc="2025-04-15T10:53:00Z">
                  <w:rPr>
                    <w:del w:id="873" w:author="Yael Gottlieb" w:date="2025-04-16T10:19:00Z" w16du:dateUtc="2025-04-16T07:19:00Z"/>
                    <w:rFonts w:ascii="Arial" w:hAnsi="Arial" w:cs="Arial"/>
                    <w:b/>
                    <w:sz w:val="12"/>
                    <w:szCs w:val="12"/>
                    <w:rtl/>
                  </w:rPr>
                </w:rPrChange>
              </w:rPr>
              <w:pPrChange w:id="874" w:author="Yael Gottlieb" w:date="2025-04-16T10:22:00Z" w16du:dateUtc="2025-04-16T07:22:00Z">
                <w:pPr>
                  <w:pStyle w:val="Header"/>
                  <w:framePr w:hSpace="180" w:wrap="around" w:vAnchor="text" w:hAnchor="margin" w:y="33"/>
                </w:pPr>
              </w:pPrChange>
            </w:pPr>
            <w:del w:id="875" w:author="Yael Gottlieb" w:date="2025-04-16T10:19:00Z" w16du:dateUtc="2025-04-16T07:19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876" w:author="Yael Gottlieb" w:date="2025-04-15T13:53:00Z" w16du:dateUtc="2025-04-15T10:53:00Z">
                    <w:rPr>
                      <w:rFonts w:ascii="Arial" w:hAnsi="Arial" w:cs="Arial"/>
                      <w:b/>
                      <w:sz w:val="12"/>
                      <w:szCs w:val="12"/>
                      <w:rtl/>
                    </w:rPr>
                  </w:rPrChange>
                </w:rPr>
                <w:delText xml:space="preserve"> שם ומשפחה של מבקש ההיתר___________________________________________________________________________</w:delText>
              </w:r>
            </w:del>
          </w:p>
          <w:p w14:paraId="2447DD11" w14:textId="33D0CB32" w:rsidR="00C9209F" w:rsidRPr="00AB5A4E" w:rsidDel="00C56747" w:rsidRDefault="00C9209F" w:rsidP="00C56747">
            <w:pPr>
              <w:spacing w:line="360" w:lineRule="auto"/>
              <w:rPr>
                <w:del w:id="877" w:author="Yael Gottlieb" w:date="2025-04-16T10:19:00Z" w16du:dateUtc="2025-04-16T07:19:00Z"/>
                <w:rFonts w:asciiTheme="minorBidi" w:hAnsiTheme="minorBidi" w:cstheme="minorBidi"/>
                <w:bCs/>
                <w:sz w:val="24"/>
                <w:rtl/>
                <w:rPrChange w:id="878" w:author="Yael Gottlieb" w:date="2025-04-15T13:53:00Z" w16du:dateUtc="2025-04-15T10:53:00Z">
                  <w:rPr>
                    <w:del w:id="879" w:author="Yael Gottlieb" w:date="2025-04-16T10:19:00Z" w16du:dateUtc="2025-04-16T07:19:00Z"/>
                    <w:rFonts w:ascii="Arial" w:hAnsi="Arial" w:cs="Arial"/>
                    <w:bCs/>
                    <w:sz w:val="16"/>
                    <w:szCs w:val="16"/>
                    <w:rtl/>
                  </w:rPr>
                </w:rPrChange>
              </w:rPr>
              <w:pPrChange w:id="880" w:author="Yael Gottlieb" w:date="2025-04-16T10:22:00Z" w16du:dateUtc="2025-04-16T07:22:00Z">
                <w:pPr>
                  <w:pStyle w:val="Header"/>
                  <w:framePr w:hSpace="180" w:wrap="around" w:vAnchor="text" w:hAnchor="margin" w:y="33"/>
                </w:pPr>
              </w:pPrChange>
            </w:pPr>
            <w:del w:id="881" w:author="Yael Gottlieb" w:date="2025-04-16T10:19:00Z" w16du:dateUtc="2025-04-16T07:19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882" w:author="Yael Gottlieb" w:date="2025-04-15T13:53:00Z" w16du:dateUtc="2025-04-15T10:53:00Z">
                    <w:rPr>
                      <w:rFonts w:ascii="Arial" w:hAnsi="Arial" w:cs="Arial"/>
                      <w:b/>
                      <w:sz w:val="12"/>
                      <w:szCs w:val="12"/>
                      <w:rtl/>
                    </w:rPr>
                  </w:rPrChange>
                </w:rPr>
                <w:delText xml:space="preserve">                                                       שם משפחה                              תפקיד                                        חתימה                                         תאריך</w:delText>
              </w:r>
            </w:del>
          </w:p>
        </w:tc>
      </w:tr>
    </w:tbl>
    <w:p w14:paraId="26030244" w14:textId="224B1B0C" w:rsidR="00C9209F" w:rsidRPr="00AB5A4E" w:rsidDel="00C56747" w:rsidRDefault="00C9209F" w:rsidP="00C56747">
      <w:pPr>
        <w:spacing w:line="360" w:lineRule="auto"/>
        <w:rPr>
          <w:del w:id="883" w:author="Yael Gottlieb" w:date="2025-04-16T10:22:00Z" w16du:dateUtc="2025-04-16T07:22:00Z"/>
          <w:rFonts w:asciiTheme="minorBidi" w:hAnsiTheme="minorBidi" w:cstheme="minorBidi"/>
          <w:b/>
          <w:bCs/>
          <w:sz w:val="24"/>
          <w:u w:val="single"/>
          <w:rtl/>
          <w:rPrChange w:id="884" w:author="Yael Gottlieb" w:date="2025-04-15T13:53:00Z" w16du:dateUtc="2025-04-15T10:53:00Z">
            <w:rPr>
              <w:del w:id="885" w:author="Yael Gottlieb" w:date="2025-04-16T10:22:00Z" w16du:dateUtc="2025-04-16T07:22:00Z"/>
              <w:rFonts w:ascii="Arial" w:hAnsi="Arial" w:cs="Arial"/>
              <w:b/>
              <w:bCs/>
              <w:sz w:val="8"/>
              <w:szCs w:val="8"/>
              <w:u w:val="single"/>
              <w:rtl/>
            </w:rPr>
          </w:rPrChange>
        </w:rPr>
        <w:pPrChange w:id="886" w:author="Yael Gottlieb" w:date="2025-04-16T10:22:00Z" w16du:dateUtc="2025-04-16T07:22:00Z">
          <w:pPr>
            <w:jc w:val="center"/>
          </w:pPr>
        </w:pPrChange>
      </w:pPr>
    </w:p>
    <w:p w14:paraId="5C7AAEA9" w14:textId="749D080F" w:rsidR="00C9209F" w:rsidRPr="00AB5A4E" w:rsidDel="00C56747" w:rsidRDefault="00C9209F" w:rsidP="00C56747">
      <w:pPr>
        <w:spacing w:line="360" w:lineRule="auto"/>
        <w:rPr>
          <w:del w:id="887" w:author="Yael Gottlieb" w:date="2025-04-16T10:22:00Z" w16du:dateUtc="2025-04-16T07:22:00Z"/>
          <w:rFonts w:asciiTheme="minorBidi" w:hAnsiTheme="minorBidi" w:cstheme="minorBidi"/>
          <w:b/>
          <w:bCs/>
          <w:sz w:val="24"/>
          <w:rtl/>
          <w:rPrChange w:id="888" w:author="Yael Gottlieb" w:date="2025-04-15T13:53:00Z" w16du:dateUtc="2025-04-15T10:53:00Z">
            <w:rPr>
              <w:del w:id="889" w:author="Yael Gottlieb" w:date="2025-04-16T10:22:00Z" w16du:dateUtc="2025-04-16T07:22:00Z"/>
              <w:rFonts w:ascii="Arial" w:hAnsi="Arial" w:cs="Arial"/>
              <w:b/>
              <w:bCs/>
              <w:sz w:val="12"/>
              <w:szCs w:val="12"/>
              <w:rtl/>
            </w:rPr>
          </w:rPrChange>
        </w:rPr>
        <w:pPrChange w:id="890" w:author="Yael Gottlieb" w:date="2025-04-16T10:22:00Z" w16du:dateUtc="2025-04-16T07:22:00Z">
          <w:pPr>
            <w:tabs>
              <w:tab w:val="left" w:pos="2585"/>
            </w:tabs>
          </w:pPr>
        </w:pPrChange>
      </w:pPr>
      <w:del w:id="891" w:author="Yael Gottlieb" w:date="2025-04-16T10:19:00Z" w16du:dateUtc="2025-04-16T07:19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892" w:author="Yael Gottlieb" w:date="2025-04-15T13:53:00Z" w16du:dateUtc="2025-04-15T10:53:00Z">
              <w:rPr>
                <w:rFonts w:ascii="Arial" w:hAnsi="Arial" w:cs="Arial"/>
                <w:b/>
                <w:bCs/>
                <w:sz w:val="12"/>
                <w:szCs w:val="12"/>
                <w:rtl/>
              </w:rPr>
            </w:rPrChange>
          </w:rPr>
          <w:delText xml:space="preserve">חלק ב' – תנאים נוספים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893" w:author="Yael Gottlieb" w:date="2025-04-15T13:53:00Z" w16du:dateUtc="2025-04-15T10:53:00Z">
              <w:rPr>
                <w:rFonts w:ascii="Arial" w:hAnsi="Arial" w:cs="Arial"/>
                <w:b/>
                <w:bCs/>
                <w:sz w:val="12"/>
                <w:szCs w:val="12"/>
                <w:rtl/>
              </w:rPr>
            </w:rPrChange>
          </w:rPr>
          <w:tab/>
          <w:delText xml:space="preserve">  </w:delText>
        </w:r>
      </w:del>
    </w:p>
    <w:tbl>
      <w:tblPr>
        <w:tblpPr w:leftFromText="180" w:rightFromText="180" w:vertAnchor="text" w:horzAnchor="margin" w:tblpY="18"/>
        <w:bidiVisual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1E0" w:firstRow="1" w:lastRow="1" w:firstColumn="1" w:lastColumn="1" w:noHBand="0" w:noVBand="0"/>
      </w:tblPr>
      <w:tblGrid>
        <w:gridCol w:w="8256"/>
      </w:tblGrid>
      <w:tr w:rsidR="00C56747" w:rsidRPr="00C56747" w:rsidDel="00C56747" w14:paraId="71780718" w14:textId="77777777" w:rsidTr="009B1A7D">
        <w:trPr>
          <w:trHeight w:val="2999"/>
          <w:del w:id="894" w:author="Yael Gottlieb" w:date="2025-04-16T10:20:00Z" w16du:dateUtc="2025-04-16T07:20:00Z"/>
        </w:trPr>
        <w:tc>
          <w:tcPr>
            <w:tcW w:w="10308" w:type="dxa"/>
          </w:tcPr>
          <w:p w14:paraId="698B7FEE" w14:textId="426BC133" w:rsidR="00C9209F" w:rsidRPr="00AB5A4E" w:rsidDel="00C56747" w:rsidRDefault="00C9209F" w:rsidP="00C56747">
            <w:pPr>
              <w:spacing w:line="360" w:lineRule="auto"/>
              <w:rPr>
                <w:del w:id="895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896" w:author="Yael Gottlieb" w:date="2025-04-15T13:53:00Z" w16du:dateUtc="2025-04-15T10:53:00Z">
                  <w:rPr>
                    <w:del w:id="897" w:author="Yael Gottlieb" w:date="2025-04-16T10:20:00Z" w16du:dateUtc="2025-04-16T07:20:00Z"/>
                    <w:rFonts w:ascii="Arial" w:hAnsi="Arial" w:cs="Arial"/>
                    <w:b/>
                    <w:sz w:val="2"/>
                    <w:szCs w:val="2"/>
                    <w:rtl/>
                  </w:rPr>
                </w:rPrChange>
              </w:rPr>
              <w:pPrChange w:id="898" w:author="Yael Gottlieb" w:date="2025-04-16T10:22:00Z" w16du:dateUtc="2025-04-16T07:22:00Z">
                <w:pPr>
                  <w:pStyle w:val="Header"/>
                  <w:framePr w:hSpace="180" w:wrap="around" w:vAnchor="text" w:hAnchor="margin" w:y="18"/>
                </w:pPr>
              </w:pPrChange>
            </w:pPr>
          </w:p>
          <w:p w14:paraId="27B7B4F0" w14:textId="44ECD738" w:rsidR="00C9209F" w:rsidRPr="00AB5A4E" w:rsidDel="00C56747" w:rsidRDefault="00C9209F" w:rsidP="00C56747">
            <w:pPr>
              <w:spacing w:line="360" w:lineRule="auto"/>
              <w:rPr>
                <w:del w:id="899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00" w:author="Yael Gottlieb" w:date="2025-04-15T13:53:00Z" w16du:dateUtc="2025-04-15T10:53:00Z">
                  <w:rPr>
                    <w:del w:id="901" w:author="Yael Gottlieb" w:date="2025-04-16T10:20:00Z" w16du:dateUtc="2025-04-16T07:20:00Z"/>
                    <w:rFonts w:ascii="Arial" w:hAnsi="Arial" w:cs="Arial"/>
                    <w:sz w:val="12"/>
                    <w:szCs w:val="12"/>
                    <w:rtl/>
                  </w:rPr>
                </w:rPrChange>
              </w:rPr>
              <w:pPrChange w:id="902" w:author="Yael Gottlieb" w:date="2025-04-16T10:22:00Z" w16du:dateUtc="2025-04-16T07:22:00Z">
                <w:pPr/>
              </w:pPrChange>
            </w:pPr>
            <w:del w:id="903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bCs/>
                  <w:sz w:val="24"/>
                  <w:rtl/>
                  <w:rPrChange w:id="904" w:author="Yael Gottlieb" w:date="2025-04-15T13:53:00Z" w16du:dateUtc="2025-04-15T10:53:00Z">
                    <w:rPr>
                      <w:rFonts w:ascii="Arial" w:hAnsi="Arial" w:cs="Arial"/>
                      <w:b/>
                      <w:bCs/>
                      <w:sz w:val="16"/>
                      <w:szCs w:val="16"/>
                      <w:rtl/>
                    </w:rPr>
                  </w:rPrChange>
                </w:rPr>
                <w:delText xml:space="preserve">הוראות מקדימות: </w:delText>
              </w:r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905" w:author="Yael Gottlieb" w:date="2025-04-15T13:53:00Z" w16du:dateUtc="2025-04-15T10:53:00Z">
                    <w:rPr>
                      <w:rFonts w:ascii="Arial" w:hAnsi="Arial" w:cs="Arial"/>
                      <w:sz w:val="12"/>
                      <w:szCs w:val="12"/>
                      <w:rtl/>
                    </w:rPr>
                  </w:rPrChange>
                </w:rPr>
                <w:delText>(ראה</w:delText>
              </w:r>
              <w:r w:rsidRPr="00AB5A4E" w:rsidDel="00C56747">
                <w:rPr>
                  <w:rFonts w:asciiTheme="minorBidi" w:hAnsiTheme="minorBidi" w:cstheme="minorBidi"/>
                  <w:b/>
                  <w:bCs/>
                  <w:sz w:val="24"/>
                  <w:rtl/>
                  <w:rPrChange w:id="906" w:author="Yael Gottlieb" w:date="2025-04-15T13:53:00Z" w16du:dateUtc="2025-04-15T10:53:00Z">
                    <w:rPr>
                      <w:rFonts w:ascii="Arial" w:hAnsi="Arial" w:cs="Arial"/>
                      <w:b/>
                      <w:bCs/>
                      <w:sz w:val="16"/>
                      <w:szCs w:val="16"/>
                      <w:rtl/>
                    </w:rPr>
                  </w:rPrChange>
                </w:rPr>
                <w:delText xml:space="preserve"> </w:delText>
              </w:r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907" w:author="Yael Gottlieb" w:date="2025-04-15T13:53:00Z" w16du:dateUtc="2025-04-15T10:53:00Z">
                    <w:rPr>
                      <w:rFonts w:ascii="Arial" w:hAnsi="Arial" w:cs="Arial"/>
                      <w:sz w:val="12"/>
                      <w:szCs w:val="12"/>
                      <w:rtl/>
                    </w:rPr>
                  </w:rPrChange>
                </w:rPr>
                <w:delText>הסברים מעבר לדף)</w:delText>
              </w:r>
            </w:del>
          </w:p>
          <w:p w14:paraId="4DA52F1B" w14:textId="4D095D27" w:rsidR="00C9209F" w:rsidRPr="00AB5A4E" w:rsidDel="00C56747" w:rsidRDefault="00C9209F" w:rsidP="00C56747">
            <w:pPr>
              <w:spacing w:line="360" w:lineRule="auto"/>
              <w:rPr>
                <w:del w:id="908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09" w:author="Yael Gottlieb" w:date="2025-04-15T13:53:00Z" w16du:dateUtc="2025-04-15T10:53:00Z">
                  <w:rPr>
                    <w:del w:id="910" w:author="Yael Gottlieb" w:date="2025-04-16T10:20:00Z" w16du:dateUtc="2025-04-16T07:20:00Z"/>
                    <w:rFonts w:ascii="Arial" w:hAnsi="Arial" w:cs="Arial"/>
                    <w:sz w:val="12"/>
                    <w:szCs w:val="12"/>
                    <w:rtl/>
                  </w:rPr>
                </w:rPrChange>
              </w:rPr>
              <w:pPrChange w:id="911" w:author="Yael Gottlieb" w:date="2025-04-16T10:22:00Z" w16du:dateUtc="2025-04-16T07:22:00Z">
                <w:pPr/>
              </w:pPrChange>
            </w:pPr>
            <w:del w:id="912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913" w:author="Yael Gottlieb" w:date="2025-04-15T13:53:00Z" w16du:dateUtc="2025-04-15T10:53:00Z">
                    <w:rPr>
                      <w:rFonts w:ascii="Arial" w:hAnsi="Arial" w:cs="Arial"/>
                      <w:sz w:val="12"/>
                      <w:szCs w:val="12"/>
                      <w:rtl/>
                    </w:rPr>
                  </w:rPrChange>
                </w:rPr>
                <w:delText>ההכנות והתנאים המוקדמים לשם ביצוע העבודה הם:___________________________________________________________</w:delText>
              </w:r>
            </w:del>
          </w:p>
          <w:p w14:paraId="550D096E" w14:textId="7B478AE3" w:rsidR="00C9209F" w:rsidRPr="00AB5A4E" w:rsidDel="00C56747" w:rsidRDefault="00C9209F" w:rsidP="00C56747">
            <w:pPr>
              <w:spacing w:line="360" w:lineRule="auto"/>
              <w:rPr>
                <w:del w:id="914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15" w:author="Yael Gottlieb" w:date="2025-04-15T13:53:00Z" w16du:dateUtc="2025-04-15T10:53:00Z">
                  <w:rPr>
                    <w:del w:id="916" w:author="Yael Gottlieb" w:date="2025-04-16T10:20:00Z" w16du:dateUtc="2025-04-16T07:20:00Z"/>
                    <w:rFonts w:ascii="Arial" w:hAnsi="Arial" w:cs="Arial"/>
                    <w:sz w:val="12"/>
                    <w:szCs w:val="12"/>
                    <w:rtl/>
                  </w:rPr>
                </w:rPrChange>
              </w:rPr>
              <w:pPrChange w:id="917" w:author="Yael Gottlieb" w:date="2025-04-16T10:22:00Z" w16du:dateUtc="2025-04-16T07:22:00Z">
                <w:pPr/>
              </w:pPrChange>
            </w:pPr>
            <w:del w:id="918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919" w:author="Yael Gottlieb" w:date="2025-04-15T13:53:00Z" w16du:dateUtc="2025-04-15T10:53:00Z">
                    <w:rPr>
                      <w:rFonts w:ascii="Arial" w:hAnsi="Arial" w:cs="Arial"/>
                      <w:sz w:val="12"/>
                      <w:szCs w:val="12"/>
                      <w:rtl/>
                    </w:rPr>
                  </w:rPrChange>
                </w:rPr>
                <w:delText>הוראות מהנדס תהליך / פרויקט / מנהל הקמה     א' ב' ג' ד' ה' ו' ז' ח' ט' י'</w:delText>
              </w:r>
            </w:del>
          </w:p>
          <w:p w14:paraId="702FAD01" w14:textId="02A831FC" w:rsidR="00C9209F" w:rsidRPr="00AB5A4E" w:rsidDel="00C56747" w:rsidRDefault="00C9209F" w:rsidP="00C56747">
            <w:pPr>
              <w:spacing w:line="360" w:lineRule="auto"/>
              <w:rPr>
                <w:del w:id="920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21" w:author="Yael Gottlieb" w:date="2025-04-15T13:53:00Z" w16du:dateUtc="2025-04-15T10:53:00Z">
                  <w:rPr>
                    <w:del w:id="922" w:author="Yael Gottlieb" w:date="2025-04-16T10:20:00Z" w16du:dateUtc="2025-04-16T07:20:00Z"/>
                    <w:rFonts w:ascii="Arial" w:hAnsi="Arial" w:cs="Arial"/>
                    <w:sz w:val="12"/>
                    <w:szCs w:val="12"/>
                    <w:rtl/>
                  </w:rPr>
                </w:rPrChange>
              </w:rPr>
              <w:pPrChange w:id="923" w:author="Yael Gottlieb" w:date="2025-04-16T10:22:00Z" w16du:dateUtc="2025-04-16T07:22:00Z">
                <w:pPr/>
              </w:pPrChange>
            </w:pPr>
            <w:del w:id="924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925" w:author="Yael Gottlieb" w:date="2025-04-15T13:53:00Z" w16du:dateUtc="2025-04-15T10:53:00Z">
                    <w:rPr>
                      <w:rFonts w:ascii="Arial" w:hAnsi="Arial" w:cs="Arial"/>
                      <w:sz w:val="12"/>
                      <w:szCs w:val="12"/>
                      <w:rtl/>
                    </w:rPr>
                  </w:rPrChange>
                </w:rPr>
                <w:delText>(סמן בעיגול)</w:delText>
              </w:r>
            </w:del>
          </w:p>
          <w:p w14:paraId="700CFCB7" w14:textId="09924C6B" w:rsidR="00C9209F" w:rsidRPr="00AB5A4E" w:rsidDel="00C56747" w:rsidRDefault="00C9209F" w:rsidP="00C56747">
            <w:pPr>
              <w:spacing w:line="360" w:lineRule="auto"/>
              <w:rPr>
                <w:del w:id="926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27" w:author="Yael Gottlieb" w:date="2025-04-15T13:53:00Z" w16du:dateUtc="2025-04-15T10:53:00Z">
                  <w:rPr>
                    <w:del w:id="928" w:author="Yael Gottlieb" w:date="2025-04-16T10:20:00Z" w16du:dateUtc="2025-04-16T07:20:00Z"/>
                    <w:rFonts w:ascii="Arial" w:hAnsi="Arial" w:cs="Arial"/>
                    <w:sz w:val="12"/>
                    <w:szCs w:val="12"/>
                    <w:rtl/>
                  </w:rPr>
                </w:rPrChange>
              </w:rPr>
              <w:pPrChange w:id="929" w:author="Yael Gottlieb" w:date="2025-04-16T10:22:00Z" w16du:dateUtc="2025-04-16T07:22:00Z">
                <w:pPr/>
              </w:pPrChange>
            </w:pPr>
            <w:del w:id="930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931" w:author="Yael Gottlieb" w:date="2025-04-15T13:53:00Z" w16du:dateUtc="2025-04-15T10:53:00Z">
                    <w:rPr>
                      <w:rFonts w:ascii="Arial" w:hAnsi="Arial" w:cs="Arial"/>
                      <w:sz w:val="12"/>
                      <w:szCs w:val="12"/>
                      <w:rtl/>
                    </w:rPr>
                  </w:rPrChange>
                </w:rPr>
                <w:delText>_________________________________________________________________________________________________</w:delText>
              </w:r>
            </w:del>
          </w:p>
          <w:p w14:paraId="3D47F456" w14:textId="4C8A5D5E" w:rsidR="00C9209F" w:rsidRPr="00AB5A4E" w:rsidDel="00C56747" w:rsidRDefault="00C9209F" w:rsidP="00C56747">
            <w:pPr>
              <w:spacing w:line="360" w:lineRule="auto"/>
              <w:rPr>
                <w:del w:id="932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33" w:author="Yael Gottlieb" w:date="2025-04-15T13:53:00Z" w16du:dateUtc="2025-04-15T10:53:00Z">
                  <w:rPr>
                    <w:del w:id="934" w:author="Yael Gottlieb" w:date="2025-04-16T10:20:00Z" w16du:dateUtc="2025-04-16T07:20:00Z"/>
                    <w:rFonts w:ascii="Arial" w:hAnsi="Arial" w:cs="Arial"/>
                    <w:sz w:val="12"/>
                    <w:szCs w:val="12"/>
                    <w:rtl/>
                  </w:rPr>
                </w:rPrChange>
              </w:rPr>
              <w:pPrChange w:id="935" w:author="Yael Gottlieb" w:date="2025-04-16T10:22:00Z" w16du:dateUtc="2025-04-16T07:22:00Z">
                <w:pPr/>
              </w:pPrChange>
            </w:pPr>
          </w:p>
          <w:p w14:paraId="0C756AD3" w14:textId="18F472B7" w:rsidR="00C9209F" w:rsidRPr="00AB5A4E" w:rsidDel="00C56747" w:rsidRDefault="00C9209F" w:rsidP="00C56747">
            <w:pPr>
              <w:spacing w:line="360" w:lineRule="auto"/>
              <w:rPr>
                <w:del w:id="936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37" w:author="Yael Gottlieb" w:date="2025-04-15T13:53:00Z" w16du:dateUtc="2025-04-15T10:53:00Z">
                  <w:rPr>
                    <w:del w:id="938" w:author="Yael Gottlieb" w:date="2025-04-16T10:20:00Z" w16du:dateUtc="2025-04-16T07:20:00Z"/>
                    <w:rFonts w:ascii="Arial" w:hAnsi="Arial" w:cs="Arial"/>
                    <w:sz w:val="14"/>
                    <w:szCs w:val="14"/>
                    <w:rtl/>
                  </w:rPr>
                </w:rPrChange>
              </w:rPr>
              <w:pPrChange w:id="939" w:author="Yael Gottlieb" w:date="2025-04-16T10:22:00Z" w16du:dateUtc="2025-04-16T07:22:00Z">
                <w:pPr/>
              </w:pPrChange>
            </w:pPr>
            <w:del w:id="940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941" w:author="Yael Gottlieb" w:date="2025-04-15T13:53:00Z" w16du:dateUtc="2025-04-15T10:53:00Z">
                    <w:rPr>
                      <w:rFonts w:ascii="Arial" w:hAnsi="Arial" w:cs="Arial"/>
                      <w:sz w:val="12"/>
                      <w:szCs w:val="12"/>
                      <w:rtl/>
                    </w:rPr>
                  </w:rPrChange>
                </w:rPr>
                <w:delText>_________________________________________________________________________________________________</w:delText>
              </w:r>
            </w:del>
          </w:p>
          <w:p w14:paraId="0F8FE37E" w14:textId="20347662" w:rsidR="00C9209F" w:rsidRPr="00AB5A4E" w:rsidDel="00C56747" w:rsidRDefault="00C9209F" w:rsidP="00C56747">
            <w:pPr>
              <w:spacing w:line="360" w:lineRule="auto"/>
              <w:rPr>
                <w:del w:id="942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43" w:author="Yael Gottlieb" w:date="2025-04-15T13:53:00Z" w16du:dateUtc="2025-04-15T10:53:00Z">
                  <w:rPr>
                    <w:del w:id="944" w:author="Yael Gottlieb" w:date="2025-04-16T10:20:00Z" w16du:dateUtc="2025-04-16T07:20:00Z"/>
                    <w:rFonts w:ascii="Arial" w:hAnsi="Arial" w:cs="Arial"/>
                    <w:sz w:val="14"/>
                    <w:szCs w:val="14"/>
                    <w:rtl/>
                  </w:rPr>
                </w:rPrChange>
              </w:rPr>
              <w:pPrChange w:id="945" w:author="Yael Gottlieb" w:date="2025-04-16T10:22:00Z" w16du:dateUtc="2025-04-16T07:22:00Z">
                <w:pPr/>
              </w:pPrChange>
            </w:pPr>
            <w:del w:id="946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bCs/>
                  <w:sz w:val="24"/>
                  <w:rtl/>
                  <w:rPrChange w:id="947" w:author="Yael Gottlieb" w:date="2025-04-15T13:53:00Z" w16du:dateUtc="2025-04-15T10:53:00Z">
                    <w:rPr>
                      <w:rFonts w:ascii="Arial" w:hAnsi="Arial" w:cs="Arial"/>
                      <w:b/>
                      <w:bCs/>
                      <w:sz w:val="16"/>
                      <w:szCs w:val="16"/>
                      <w:rtl/>
                    </w:rPr>
                  </w:rPrChange>
                </w:rPr>
                <w:delText>הוראות ממונה על הבטיחות:</w:delText>
              </w:r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948" w:author="Yael Gottlieb" w:date="2025-04-15T13:53:00Z" w16du:dateUtc="2025-04-15T10:53:00Z">
                    <w:rPr>
                      <w:rFonts w:ascii="Arial" w:hAnsi="Arial" w:cs="Arial"/>
                      <w:sz w:val="14"/>
                      <w:szCs w:val="14"/>
                      <w:rtl/>
                    </w:rPr>
                  </w:rPrChange>
                </w:rPr>
                <w:delText xml:space="preserve">       </w:delText>
              </w:r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949" w:author="Yael Gottlieb" w:date="2025-04-15T13:53:00Z" w16du:dateUtc="2025-04-15T10:53:00Z">
                    <w:rPr>
                      <w:rFonts w:ascii="Arial" w:hAnsi="Arial" w:cs="Arial"/>
                      <w:sz w:val="12"/>
                      <w:szCs w:val="12"/>
                      <w:rtl/>
                    </w:rPr>
                  </w:rPrChange>
                </w:rPr>
                <w:delText>1 , 2 , 3 , 4 , 5 , 6 , 7 , 8 , 9 , 10 , 11 , 12 , 13 , 14 , 15 , 16 , 17, 18, 19</w:delText>
              </w:r>
            </w:del>
          </w:p>
          <w:p w14:paraId="1E170D27" w14:textId="151FD5A1" w:rsidR="00C9209F" w:rsidRPr="00AB5A4E" w:rsidDel="00C56747" w:rsidRDefault="00C9209F" w:rsidP="00C56747">
            <w:pPr>
              <w:spacing w:line="360" w:lineRule="auto"/>
              <w:rPr>
                <w:del w:id="950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51" w:author="Yael Gottlieb" w:date="2025-04-15T13:53:00Z" w16du:dateUtc="2025-04-15T10:53:00Z">
                  <w:rPr>
                    <w:del w:id="952" w:author="Yael Gottlieb" w:date="2025-04-16T10:20:00Z" w16du:dateUtc="2025-04-16T07:20:00Z"/>
                    <w:rFonts w:ascii="Arial" w:hAnsi="Arial" w:cs="Arial"/>
                    <w:sz w:val="14"/>
                    <w:szCs w:val="14"/>
                    <w:rtl/>
                  </w:rPr>
                </w:rPrChange>
              </w:rPr>
              <w:pPrChange w:id="953" w:author="Yael Gottlieb" w:date="2025-04-16T10:22:00Z" w16du:dateUtc="2025-04-16T07:22:00Z">
                <w:pPr/>
              </w:pPrChange>
            </w:pPr>
            <w:del w:id="954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955" w:author="Yael Gottlieb" w:date="2025-04-15T13:53:00Z" w16du:dateUtc="2025-04-15T10:53:00Z">
                    <w:rPr>
                      <w:rFonts w:ascii="Arial" w:hAnsi="Arial" w:cs="Arial"/>
                      <w:sz w:val="12"/>
                      <w:szCs w:val="12"/>
                      <w:rtl/>
                    </w:rPr>
                  </w:rPrChange>
                </w:rPr>
                <w:delText>(סימן בעיגול)</w:delText>
              </w:r>
            </w:del>
          </w:p>
          <w:p w14:paraId="7560435E" w14:textId="6EF3071C" w:rsidR="00C9209F" w:rsidRPr="00AB5A4E" w:rsidDel="00C56747" w:rsidRDefault="00C9209F" w:rsidP="00C56747">
            <w:pPr>
              <w:spacing w:line="360" w:lineRule="auto"/>
              <w:rPr>
                <w:del w:id="956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57" w:author="Yael Gottlieb" w:date="2025-04-15T13:53:00Z" w16du:dateUtc="2025-04-15T10:53:00Z">
                  <w:rPr>
                    <w:del w:id="958" w:author="Yael Gottlieb" w:date="2025-04-16T10:20:00Z" w16du:dateUtc="2025-04-16T07:20:00Z"/>
                    <w:rFonts w:ascii="Arial" w:hAnsi="Arial" w:cs="Arial"/>
                    <w:sz w:val="16"/>
                    <w:szCs w:val="16"/>
                    <w:rtl/>
                  </w:rPr>
                </w:rPrChange>
              </w:rPr>
              <w:pPrChange w:id="959" w:author="Yael Gottlieb" w:date="2025-04-16T10:22:00Z" w16du:dateUtc="2025-04-16T07:22:00Z">
                <w:pPr/>
              </w:pPrChange>
            </w:pPr>
            <w:del w:id="960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961" w:author="Yael Gottlieb" w:date="2025-04-15T13:53:00Z" w16du:dateUtc="2025-04-15T10:53:00Z">
                    <w:rPr>
                      <w:rFonts w:ascii="Arial" w:hAnsi="Arial" w:cs="Arial"/>
                      <w:sz w:val="14"/>
                      <w:szCs w:val="14"/>
                      <w:rtl/>
                    </w:rPr>
                  </w:rPrChange>
                </w:rPr>
                <w:delText>________________________________________________________________________________________</w:delText>
              </w:r>
            </w:del>
          </w:p>
          <w:p w14:paraId="090561D1" w14:textId="7C64A565" w:rsidR="00C9209F" w:rsidRPr="00AB5A4E" w:rsidDel="00C56747" w:rsidRDefault="00C9209F" w:rsidP="00C56747">
            <w:pPr>
              <w:spacing w:line="360" w:lineRule="auto"/>
              <w:rPr>
                <w:del w:id="962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63" w:author="Yael Gottlieb" w:date="2025-04-15T13:53:00Z" w16du:dateUtc="2025-04-15T10:53:00Z">
                  <w:rPr>
                    <w:del w:id="964" w:author="Yael Gottlieb" w:date="2025-04-16T10:20:00Z" w16du:dateUtc="2025-04-16T07:20:00Z"/>
                    <w:rFonts w:ascii="Arial" w:hAnsi="Arial" w:cs="Arial"/>
                    <w:sz w:val="16"/>
                    <w:szCs w:val="16"/>
                    <w:rtl/>
                  </w:rPr>
                </w:rPrChange>
              </w:rPr>
              <w:pPrChange w:id="965" w:author="Yael Gottlieb" w:date="2025-04-16T10:22:00Z" w16du:dateUtc="2025-04-16T07:22:00Z">
                <w:pPr/>
              </w:pPrChange>
            </w:pPr>
          </w:p>
          <w:p w14:paraId="2E863B5C" w14:textId="35164C44" w:rsidR="00C9209F" w:rsidRPr="00AB5A4E" w:rsidDel="00C56747" w:rsidRDefault="00C9209F" w:rsidP="00C56747">
            <w:pPr>
              <w:spacing w:line="360" w:lineRule="auto"/>
              <w:rPr>
                <w:del w:id="966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67" w:author="Yael Gottlieb" w:date="2025-04-15T13:53:00Z" w16du:dateUtc="2025-04-15T10:53:00Z">
                  <w:rPr>
                    <w:del w:id="968" w:author="Yael Gottlieb" w:date="2025-04-16T10:20:00Z" w16du:dateUtc="2025-04-16T07:20:00Z"/>
                    <w:rFonts w:ascii="Arial" w:hAnsi="Arial" w:cs="Arial"/>
                    <w:sz w:val="16"/>
                    <w:szCs w:val="16"/>
                    <w:rtl/>
                  </w:rPr>
                </w:rPrChange>
              </w:rPr>
              <w:pPrChange w:id="969" w:author="Yael Gottlieb" w:date="2025-04-16T10:22:00Z" w16du:dateUtc="2025-04-16T07:22:00Z">
                <w:pPr/>
              </w:pPrChange>
            </w:pPr>
            <w:del w:id="970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971" w:author="Yael Gottlieb" w:date="2025-04-15T13:53:00Z" w16du:dateUtc="2025-04-15T10:53:00Z">
                    <w:rPr>
                      <w:rFonts w:ascii="Arial" w:hAnsi="Arial" w:cs="Arial"/>
                      <w:sz w:val="14"/>
                      <w:szCs w:val="14"/>
                      <w:rtl/>
                    </w:rPr>
                  </w:rPrChange>
                </w:rPr>
                <w:delText>________________________________________________________________________________________</w:delText>
              </w:r>
            </w:del>
          </w:p>
          <w:p w14:paraId="6EA0073E" w14:textId="3378AA84" w:rsidR="00C9209F" w:rsidRPr="00AB5A4E" w:rsidDel="00C56747" w:rsidRDefault="00C9209F" w:rsidP="00C56747">
            <w:pPr>
              <w:spacing w:line="360" w:lineRule="auto"/>
              <w:rPr>
                <w:del w:id="972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73" w:author="Yael Gottlieb" w:date="2025-04-15T13:53:00Z" w16du:dateUtc="2025-04-15T10:53:00Z">
                  <w:rPr>
                    <w:del w:id="974" w:author="Yael Gottlieb" w:date="2025-04-16T10:20:00Z" w16du:dateUtc="2025-04-16T07:20:00Z"/>
                    <w:rFonts w:ascii="Arial" w:hAnsi="Arial" w:cs="Arial"/>
                    <w:sz w:val="16"/>
                    <w:szCs w:val="16"/>
                    <w:rtl/>
                  </w:rPr>
                </w:rPrChange>
              </w:rPr>
              <w:pPrChange w:id="975" w:author="Yael Gottlieb" w:date="2025-04-16T10:22:00Z" w16du:dateUtc="2025-04-16T07:22:00Z">
                <w:pPr/>
              </w:pPrChange>
            </w:pPr>
          </w:p>
          <w:p w14:paraId="0C42D907" w14:textId="1FCCDB38" w:rsidR="00C9209F" w:rsidRPr="00AB5A4E" w:rsidDel="00C56747" w:rsidRDefault="00C9209F" w:rsidP="00C56747">
            <w:pPr>
              <w:spacing w:line="360" w:lineRule="auto"/>
              <w:rPr>
                <w:del w:id="976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77" w:author="Yael Gottlieb" w:date="2025-04-15T13:53:00Z" w16du:dateUtc="2025-04-15T10:53:00Z">
                  <w:rPr>
                    <w:del w:id="978" w:author="Yael Gottlieb" w:date="2025-04-16T10:20:00Z" w16du:dateUtc="2025-04-16T07:20:00Z"/>
                    <w:rFonts w:ascii="Arial" w:hAnsi="Arial" w:cs="Arial"/>
                    <w:sz w:val="18"/>
                    <w:szCs w:val="18"/>
                    <w:rtl/>
                  </w:rPr>
                </w:rPrChange>
              </w:rPr>
              <w:pPrChange w:id="979" w:author="Yael Gottlieb" w:date="2025-04-16T10:22:00Z" w16du:dateUtc="2025-04-16T07:22:00Z">
                <w:pPr/>
              </w:pPrChange>
            </w:pPr>
            <w:del w:id="980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981" w:author="Yael Gottlieb" w:date="2025-04-15T13:53:00Z" w16du:dateUtc="2025-04-15T10:53:00Z">
                    <w:rPr>
                      <w:rFonts w:ascii="Arial" w:hAnsi="Arial" w:cs="Arial"/>
                      <w:sz w:val="14"/>
                      <w:szCs w:val="14"/>
                      <w:rtl/>
                    </w:rPr>
                  </w:rPrChange>
                </w:rPr>
                <w:delText>שם ממונה על הבטיחות______________________                                   שם מהנדס/מנהל______________________</w:delText>
              </w:r>
            </w:del>
          </w:p>
          <w:p w14:paraId="7B8C8CA0" w14:textId="1102AF11" w:rsidR="00C9209F" w:rsidRPr="00AB5A4E" w:rsidDel="00C56747" w:rsidRDefault="00C9209F" w:rsidP="00C56747">
            <w:pPr>
              <w:spacing w:line="360" w:lineRule="auto"/>
              <w:rPr>
                <w:del w:id="982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83" w:author="Yael Gottlieb" w:date="2025-04-15T13:53:00Z" w16du:dateUtc="2025-04-15T10:53:00Z">
                  <w:rPr>
                    <w:del w:id="984" w:author="Yael Gottlieb" w:date="2025-04-16T10:20:00Z" w16du:dateUtc="2025-04-16T07:20:00Z"/>
                    <w:rFonts w:ascii="Arial" w:hAnsi="Arial" w:cs="Arial"/>
                    <w:sz w:val="18"/>
                    <w:szCs w:val="18"/>
                    <w:rtl/>
                  </w:rPr>
                </w:rPrChange>
              </w:rPr>
              <w:pPrChange w:id="985" w:author="Yael Gottlieb" w:date="2025-04-16T10:22:00Z" w16du:dateUtc="2025-04-16T07:22:00Z">
                <w:pPr/>
              </w:pPrChange>
            </w:pPr>
          </w:p>
          <w:p w14:paraId="59FBC0F9" w14:textId="2F02C9BD" w:rsidR="00C9209F" w:rsidRPr="00AB5A4E" w:rsidDel="00C56747" w:rsidRDefault="00C9209F" w:rsidP="00C56747">
            <w:pPr>
              <w:spacing w:line="360" w:lineRule="auto"/>
              <w:rPr>
                <w:del w:id="986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87" w:author="Yael Gottlieb" w:date="2025-04-15T13:53:00Z" w16du:dateUtc="2025-04-15T10:53:00Z">
                  <w:rPr>
                    <w:del w:id="988" w:author="Yael Gottlieb" w:date="2025-04-16T10:20:00Z" w16du:dateUtc="2025-04-16T07:20:00Z"/>
                    <w:rFonts w:ascii="Arial" w:hAnsi="Arial" w:cs="Arial"/>
                    <w:sz w:val="18"/>
                    <w:szCs w:val="18"/>
                    <w:rtl/>
                  </w:rPr>
                </w:rPrChange>
              </w:rPr>
              <w:pPrChange w:id="989" w:author="Yael Gottlieb" w:date="2025-04-16T10:22:00Z" w16du:dateUtc="2025-04-16T07:22:00Z">
                <w:pPr/>
              </w:pPrChange>
            </w:pPr>
            <w:del w:id="990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991" w:author="Yael Gottlieb" w:date="2025-04-15T13:53:00Z" w16du:dateUtc="2025-04-15T10:53:00Z">
                    <w:rPr>
                      <w:rFonts w:ascii="Arial" w:hAnsi="Arial" w:cs="Arial"/>
                      <w:sz w:val="18"/>
                      <w:szCs w:val="18"/>
                      <w:rtl/>
                    </w:rPr>
                  </w:rPrChange>
                </w:rPr>
                <w:delText>________________             __________                _______________          __________</w:delText>
              </w:r>
            </w:del>
          </w:p>
          <w:p w14:paraId="2A26EB32" w14:textId="190211BB" w:rsidR="00C9209F" w:rsidRPr="00AB5A4E" w:rsidDel="00C56747" w:rsidRDefault="00C9209F" w:rsidP="00C56747">
            <w:pPr>
              <w:spacing w:line="360" w:lineRule="auto"/>
              <w:rPr>
                <w:del w:id="992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93" w:author="Yael Gottlieb" w:date="2025-04-15T13:53:00Z" w16du:dateUtc="2025-04-15T10:53:00Z">
                  <w:rPr>
                    <w:del w:id="994" w:author="Yael Gottlieb" w:date="2025-04-16T10:20:00Z" w16du:dateUtc="2025-04-16T07:20:00Z"/>
                    <w:rFonts w:ascii="Arial" w:hAnsi="Arial" w:cs="Arial"/>
                    <w:sz w:val="14"/>
                    <w:szCs w:val="14"/>
                    <w:rtl/>
                  </w:rPr>
                </w:rPrChange>
              </w:rPr>
              <w:pPrChange w:id="995" w:author="Yael Gottlieb" w:date="2025-04-16T10:22:00Z" w16du:dateUtc="2025-04-16T07:22:00Z">
                <w:pPr/>
              </w:pPrChange>
            </w:pPr>
            <w:del w:id="996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997" w:author="Yael Gottlieb" w:date="2025-04-15T13:53:00Z" w16du:dateUtc="2025-04-15T10:53:00Z">
                    <w:rPr>
                      <w:rFonts w:ascii="Arial" w:hAnsi="Arial" w:cs="Arial"/>
                      <w:sz w:val="14"/>
                      <w:szCs w:val="14"/>
                      <w:rtl/>
                    </w:rPr>
                  </w:rPrChange>
                </w:rPr>
                <w:delText>חתימת ממונה על הבטיחות                          תאריך                                     חתימת מהנדס/מנהל                         תאריך</w:delText>
              </w:r>
            </w:del>
          </w:p>
          <w:p w14:paraId="3219B5BB" w14:textId="7F6F0401" w:rsidR="00C9209F" w:rsidRPr="00AB5A4E" w:rsidDel="00C56747" w:rsidRDefault="00C9209F" w:rsidP="00C56747">
            <w:pPr>
              <w:spacing w:line="360" w:lineRule="auto"/>
              <w:rPr>
                <w:del w:id="998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999" w:author="Yael Gottlieb" w:date="2025-04-15T13:53:00Z" w16du:dateUtc="2025-04-15T10:53:00Z">
                  <w:rPr>
                    <w:del w:id="1000" w:author="Yael Gottlieb" w:date="2025-04-16T10:20:00Z" w16du:dateUtc="2025-04-16T07:20:00Z"/>
                    <w:rFonts w:ascii="Arial" w:hAnsi="Arial" w:cs="Arial"/>
                    <w:sz w:val="8"/>
                    <w:szCs w:val="8"/>
                    <w:rtl/>
                  </w:rPr>
                </w:rPrChange>
              </w:rPr>
              <w:pPrChange w:id="1001" w:author="Yael Gottlieb" w:date="2025-04-16T10:22:00Z" w16du:dateUtc="2025-04-16T07:22:00Z">
                <w:pPr/>
              </w:pPrChange>
            </w:pPr>
          </w:p>
        </w:tc>
      </w:tr>
    </w:tbl>
    <w:p w14:paraId="6432F184" w14:textId="4E10A9CF" w:rsidR="00C9209F" w:rsidRPr="00AB5A4E" w:rsidDel="00C56747" w:rsidRDefault="00C9209F" w:rsidP="00C56747">
      <w:pPr>
        <w:spacing w:line="360" w:lineRule="auto"/>
        <w:rPr>
          <w:del w:id="1002" w:author="Yael Gottlieb" w:date="2025-04-16T10:20:00Z" w16du:dateUtc="2025-04-16T07:20:00Z"/>
          <w:rFonts w:asciiTheme="minorBidi" w:hAnsiTheme="minorBidi" w:cstheme="minorBidi"/>
          <w:b/>
          <w:bCs/>
          <w:sz w:val="24"/>
          <w:rtl/>
          <w:rPrChange w:id="1003" w:author="Yael Gottlieb" w:date="2025-04-15T13:53:00Z" w16du:dateUtc="2025-04-15T10:53:00Z">
            <w:rPr>
              <w:del w:id="1004" w:author="Yael Gottlieb" w:date="2025-04-16T10:20:00Z" w16du:dateUtc="2025-04-16T07:20:00Z"/>
              <w:rFonts w:ascii="Arial" w:hAnsi="Arial" w:cs="Arial"/>
              <w:b/>
              <w:bCs/>
              <w:sz w:val="12"/>
              <w:szCs w:val="12"/>
              <w:rtl/>
            </w:rPr>
          </w:rPrChange>
        </w:rPr>
        <w:pPrChange w:id="1005" w:author="Yael Gottlieb" w:date="2025-04-16T10:22:00Z" w16du:dateUtc="2025-04-16T07:22:00Z">
          <w:pPr/>
        </w:pPrChange>
      </w:pPr>
      <w:del w:id="1006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1007" w:author="Yael Gottlieb" w:date="2025-04-15T13:53:00Z" w16du:dateUtc="2025-04-15T10:53:00Z">
              <w:rPr>
                <w:rFonts w:ascii="Arial" w:hAnsi="Arial" w:cs="Arial"/>
                <w:b/>
                <w:bCs/>
                <w:sz w:val="12"/>
                <w:szCs w:val="12"/>
                <w:rtl/>
              </w:rPr>
            </w:rPrChange>
          </w:rPr>
          <w:delText>חלק ג' – האישור</w:delText>
        </w:r>
      </w:del>
    </w:p>
    <w:p w14:paraId="1168432D" w14:textId="623EEBC5" w:rsidR="00C9209F" w:rsidRPr="00AB5A4E" w:rsidDel="00C56747" w:rsidRDefault="00C9209F" w:rsidP="00C56747">
      <w:pPr>
        <w:spacing w:line="360" w:lineRule="auto"/>
        <w:rPr>
          <w:del w:id="1008" w:author="Yael Gottlieb" w:date="2025-04-16T10:22:00Z" w16du:dateUtc="2025-04-16T07:22:00Z"/>
          <w:rFonts w:asciiTheme="minorBidi" w:hAnsiTheme="minorBidi" w:cstheme="minorBidi"/>
          <w:sz w:val="24"/>
          <w:rtl/>
          <w:rPrChange w:id="1009" w:author="Yael Gottlieb" w:date="2025-04-15T13:53:00Z" w16du:dateUtc="2025-04-15T10:53:00Z">
            <w:rPr>
              <w:del w:id="1010" w:author="Yael Gottlieb" w:date="2025-04-16T10:22:00Z" w16du:dateUtc="2025-04-16T07:22:00Z"/>
              <w:rFonts w:ascii="Arial" w:hAnsi="Arial" w:cs="Arial"/>
              <w:sz w:val="12"/>
              <w:szCs w:val="12"/>
              <w:rtl/>
            </w:rPr>
          </w:rPrChange>
        </w:rPr>
        <w:pPrChange w:id="1011" w:author="Yael Gottlieb" w:date="2025-04-16T10:22:00Z" w16du:dateUtc="2025-04-16T07:22:00Z">
          <w:pPr/>
        </w:pPrChange>
      </w:pPr>
    </w:p>
    <w:tbl>
      <w:tblPr>
        <w:tblpPr w:leftFromText="180" w:rightFromText="180" w:vertAnchor="text" w:horzAnchor="margin" w:tblpY="67"/>
        <w:bidiVisual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1E0" w:firstRow="1" w:lastRow="1" w:firstColumn="1" w:lastColumn="1" w:noHBand="0" w:noVBand="0"/>
      </w:tblPr>
      <w:tblGrid>
        <w:gridCol w:w="8256"/>
      </w:tblGrid>
      <w:tr w:rsidR="00C56747" w:rsidRPr="00C56747" w:rsidDel="00C56747" w14:paraId="2DB54149" w14:textId="77777777" w:rsidTr="009B1A7D">
        <w:trPr>
          <w:trHeight w:val="2103"/>
          <w:del w:id="1012" w:author="Yael Gottlieb" w:date="2025-04-16T10:20:00Z" w16du:dateUtc="2025-04-16T07:20:00Z"/>
        </w:trPr>
        <w:tc>
          <w:tcPr>
            <w:tcW w:w="10308" w:type="dxa"/>
          </w:tcPr>
          <w:p w14:paraId="67E5D03D" w14:textId="298980E0" w:rsidR="00C9209F" w:rsidRPr="00AB5A4E" w:rsidDel="00C56747" w:rsidRDefault="00C9209F" w:rsidP="00C56747">
            <w:pPr>
              <w:spacing w:line="360" w:lineRule="auto"/>
              <w:rPr>
                <w:del w:id="1013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014" w:author="Yael Gottlieb" w:date="2025-04-15T13:53:00Z" w16du:dateUtc="2025-04-15T10:53:00Z">
                  <w:rPr>
                    <w:del w:id="1015" w:author="Yael Gottlieb" w:date="2025-04-16T10:20:00Z" w16du:dateUtc="2025-04-16T07:20:00Z"/>
                    <w:rFonts w:ascii="Arial" w:hAnsi="Arial" w:cs="Arial"/>
                    <w:b/>
                    <w:sz w:val="8"/>
                    <w:szCs w:val="8"/>
                    <w:rtl/>
                  </w:rPr>
                </w:rPrChange>
              </w:rPr>
              <w:pPrChange w:id="1016" w:author="Yael Gottlieb" w:date="2025-04-16T10:22:00Z" w16du:dateUtc="2025-04-16T07:22:00Z">
                <w:pPr>
                  <w:pStyle w:val="Header"/>
                  <w:framePr w:hSpace="180" w:wrap="around" w:vAnchor="text" w:hAnchor="margin" w:y="67"/>
                </w:pPr>
              </w:pPrChange>
            </w:pPr>
            <w:del w:id="1017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1018" w:author="Yael Gottlieb" w:date="2025-04-15T13:53:00Z" w16du:dateUtc="2025-04-15T10:53:00Z">
                    <w:rPr>
                      <w:rFonts w:ascii="Arial" w:hAnsi="Arial" w:cs="Arial"/>
                      <w:b/>
                      <w:sz w:val="14"/>
                      <w:szCs w:val="14"/>
                      <w:rtl/>
                    </w:rPr>
                  </w:rPrChange>
                </w:rPr>
                <w:delText xml:space="preserve"> </w:delText>
              </w:r>
            </w:del>
          </w:p>
          <w:p w14:paraId="7672AB85" w14:textId="7BD4167B" w:rsidR="00C9209F" w:rsidRPr="00AB5A4E" w:rsidDel="00C56747" w:rsidRDefault="00C9209F" w:rsidP="00C56747">
            <w:pPr>
              <w:spacing w:line="360" w:lineRule="auto"/>
              <w:rPr>
                <w:del w:id="1019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020" w:author="Yael Gottlieb" w:date="2025-04-15T13:53:00Z" w16du:dateUtc="2025-04-15T10:53:00Z">
                  <w:rPr>
                    <w:del w:id="1021" w:author="Yael Gottlieb" w:date="2025-04-16T10:20:00Z" w16du:dateUtc="2025-04-16T07:20:00Z"/>
                    <w:rFonts w:ascii="Arial" w:hAnsi="Arial" w:cs="Arial"/>
                    <w:b/>
                    <w:sz w:val="8"/>
                    <w:szCs w:val="8"/>
                    <w:rtl/>
                  </w:rPr>
                </w:rPrChange>
              </w:rPr>
              <w:pPrChange w:id="1022" w:author="Yael Gottlieb" w:date="2025-04-16T10:22:00Z" w16du:dateUtc="2025-04-16T07:22:00Z">
                <w:pPr>
                  <w:pStyle w:val="Header"/>
                  <w:framePr w:hSpace="180" w:wrap="around" w:vAnchor="text" w:hAnchor="margin" w:y="67"/>
                </w:pPr>
              </w:pPrChange>
            </w:pPr>
            <w:del w:id="1023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1024" w:author="Yael Gottlieb" w:date="2025-04-15T13:53:00Z" w16du:dateUtc="2025-04-15T10:53:00Z">
                    <w:rPr>
                      <w:rFonts w:ascii="Arial" w:hAnsi="Arial" w:cs="Arial"/>
                      <w:b/>
                      <w:sz w:val="14"/>
                      <w:szCs w:val="14"/>
                      <w:rtl/>
                    </w:rPr>
                  </w:rPrChange>
                </w:rPr>
                <w:delText>נה למחוק את המיותר</w:delText>
              </w:r>
            </w:del>
          </w:p>
          <w:p w14:paraId="282AF4B8" w14:textId="126F6FBC" w:rsidR="00C9209F" w:rsidRPr="00AB5A4E" w:rsidDel="00C56747" w:rsidRDefault="00C9209F" w:rsidP="00C56747">
            <w:pPr>
              <w:spacing w:line="360" w:lineRule="auto"/>
              <w:rPr>
                <w:del w:id="1025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026" w:author="Yael Gottlieb" w:date="2025-04-15T13:53:00Z" w16du:dateUtc="2025-04-15T10:53:00Z">
                  <w:rPr>
                    <w:del w:id="1027" w:author="Yael Gottlieb" w:date="2025-04-16T10:20:00Z" w16du:dateUtc="2025-04-16T07:20:00Z"/>
                    <w:rFonts w:ascii="Arial" w:hAnsi="Arial" w:cs="Arial"/>
                    <w:b/>
                    <w:sz w:val="8"/>
                    <w:szCs w:val="8"/>
                    <w:rtl/>
                  </w:rPr>
                </w:rPrChange>
              </w:rPr>
              <w:pPrChange w:id="1028" w:author="Yael Gottlieb" w:date="2025-04-16T10:22:00Z" w16du:dateUtc="2025-04-16T07:22:00Z">
                <w:pPr>
                  <w:pStyle w:val="Header"/>
                  <w:framePr w:hSpace="180" w:wrap="around" w:vAnchor="text" w:hAnchor="margin" w:y="67"/>
                </w:pPr>
              </w:pPrChange>
            </w:pPr>
          </w:p>
          <w:p w14:paraId="12FB03CC" w14:textId="581E4D4C" w:rsidR="00C9209F" w:rsidRPr="00AB5A4E" w:rsidDel="00C56747" w:rsidRDefault="00C9209F" w:rsidP="00C56747">
            <w:pPr>
              <w:spacing w:line="360" w:lineRule="auto"/>
              <w:rPr>
                <w:del w:id="1029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030" w:author="Yael Gottlieb" w:date="2025-04-15T13:53:00Z" w16du:dateUtc="2025-04-15T10:53:00Z">
                  <w:rPr>
                    <w:del w:id="1031" w:author="Yael Gottlieb" w:date="2025-04-16T10:20:00Z" w16du:dateUtc="2025-04-16T07:20:00Z"/>
                    <w:rFonts w:ascii="Arial" w:hAnsi="Arial" w:cs="Arial"/>
                    <w:b/>
                    <w:sz w:val="14"/>
                    <w:szCs w:val="14"/>
                    <w:rtl/>
                  </w:rPr>
                </w:rPrChange>
              </w:rPr>
              <w:pPrChange w:id="1032" w:author="Yael Gottlieb" w:date="2025-04-16T10:22:00Z" w16du:dateUtc="2025-04-16T07:22:00Z">
                <w:pPr>
                  <w:pStyle w:val="Header"/>
                </w:pPr>
              </w:pPrChange>
            </w:pPr>
            <w:del w:id="1033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1034" w:author="Yael Gottlieb" w:date="2025-04-15T13:53:00Z" w16du:dateUtc="2025-04-15T10:53:00Z">
                    <w:rPr>
                      <w:rFonts w:ascii="Arial" w:hAnsi="Arial" w:cs="Arial"/>
                      <w:b/>
                      <w:sz w:val="14"/>
                      <w:szCs w:val="14"/>
                      <w:rtl/>
                    </w:rPr>
                  </w:rPrChange>
                </w:rPr>
                <w:delText xml:space="preserve"> בדקנו ומצאנו כי כל הוראות התדריך המתאימות קוימו (ראה מעבר לדף)</w:delText>
              </w:r>
            </w:del>
          </w:p>
          <w:tbl>
            <w:tblPr>
              <w:tblpPr w:leftFromText="180" w:rightFromText="180" w:vertAnchor="text" w:horzAnchor="margin" w:tblpXSpec="right" w:tblpY="-148"/>
              <w:tblOverlap w:val="never"/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800"/>
              <w:gridCol w:w="720"/>
            </w:tblGrid>
            <w:tr w:rsidR="00C9209F" w:rsidRPr="00AB5A4E" w:rsidDel="00C56747" w14:paraId="17146425" w14:textId="5727D13F" w:rsidTr="009B1A7D">
              <w:trPr>
                <w:trHeight w:val="345"/>
                <w:del w:id="1035" w:author="Yael Gottlieb" w:date="2025-04-16T10:20:00Z" w16du:dateUtc="2025-04-16T07:20:00Z"/>
              </w:trPr>
              <w:tc>
                <w:tcPr>
                  <w:tcW w:w="1800" w:type="dxa"/>
                  <w:vAlign w:val="center"/>
                </w:tcPr>
                <w:p w14:paraId="42CD717E" w14:textId="1D8839D3" w:rsidR="00C9209F" w:rsidRPr="00AB5A4E" w:rsidDel="00C56747" w:rsidRDefault="00C9209F" w:rsidP="00C56747">
                  <w:pPr>
                    <w:spacing w:line="360" w:lineRule="auto"/>
                    <w:rPr>
                      <w:del w:id="1036" w:author="Yael Gottlieb" w:date="2025-04-16T10:20:00Z" w16du:dateUtc="2025-04-16T07:20:00Z"/>
                      <w:rFonts w:asciiTheme="minorBidi" w:hAnsiTheme="minorBidi" w:cstheme="minorBidi"/>
                      <w:b/>
                      <w:sz w:val="24"/>
                      <w:rtl/>
                      <w:rPrChange w:id="1037" w:author="Yael Gottlieb" w:date="2025-04-15T13:53:00Z" w16du:dateUtc="2025-04-15T10:53:00Z">
                        <w:rPr>
                          <w:del w:id="1038" w:author="Yael Gottlieb" w:date="2025-04-16T10:20:00Z" w16du:dateUtc="2025-04-16T07:20:00Z"/>
                          <w:rFonts w:ascii="Arial" w:hAnsi="Arial" w:cs="Arial"/>
                          <w:b/>
                          <w:sz w:val="12"/>
                          <w:szCs w:val="12"/>
                          <w:rtl/>
                        </w:rPr>
                      </w:rPrChange>
                    </w:rPr>
                    <w:pPrChange w:id="1039" w:author="Yael Gottlieb" w:date="2025-04-16T10:22:00Z" w16du:dateUtc="2025-04-16T07:22:00Z">
                      <w:pPr>
                        <w:pStyle w:val="Header"/>
                        <w:framePr w:hSpace="180" w:wrap="around" w:vAnchor="text" w:hAnchor="margin" w:y="67"/>
                      </w:pPr>
                    </w:pPrChange>
                  </w:pPr>
                  <w:del w:id="1040" w:author="Yael Gottlieb" w:date="2025-04-16T10:20:00Z" w16du:dateUtc="2025-04-16T07:20:00Z">
                    <w:r w:rsidRPr="00AB5A4E" w:rsidDel="00C56747">
                      <w:rPr>
                        <w:rFonts w:asciiTheme="minorBidi" w:hAnsiTheme="minorBidi" w:cstheme="minorBidi"/>
                        <w:b/>
                        <w:sz w:val="24"/>
                        <w:rtl/>
                        <w:rPrChange w:id="1041" w:author="Yael Gottlieb" w:date="2025-04-15T13:53:00Z" w16du:dateUtc="2025-04-15T10:53:00Z">
                          <w:rPr>
                            <w:rFonts w:ascii="Arial" w:hAnsi="Arial" w:cs="Arial"/>
                            <w:b/>
                            <w:sz w:val="12"/>
                            <w:szCs w:val="12"/>
                            <w:rtl/>
                          </w:rPr>
                        </w:rPrChange>
                      </w:rPr>
                      <w:delText>העבודה תבוצע באש גלויה</w:delText>
                    </w:r>
                  </w:del>
                </w:p>
              </w:tc>
              <w:tc>
                <w:tcPr>
                  <w:tcW w:w="720" w:type="dxa"/>
                  <w:vAlign w:val="center"/>
                </w:tcPr>
                <w:p w14:paraId="5E87B415" w14:textId="0E1F05A2" w:rsidR="00C9209F" w:rsidRPr="00AB5A4E" w:rsidDel="00C56747" w:rsidRDefault="00C9209F" w:rsidP="00C56747">
                  <w:pPr>
                    <w:spacing w:line="360" w:lineRule="auto"/>
                    <w:rPr>
                      <w:del w:id="1042" w:author="Yael Gottlieb" w:date="2025-04-16T10:20:00Z" w16du:dateUtc="2025-04-16T07:20:00Z"/>
                      <w:rFonts w:asciiTheme="minorBidi" w:hAnsiTheme="minorBidi" w:cstheme="minorBidi"/>
                      <w:b/>
                      <w:sz w:val="24"/>
                      <w:rtl/>
                      <w:rPrChange w:id="1043" w:author="Yael Gottlieb" w:date="2025-04-15T13:53:00Z" w16du:dateUtc="2025-04-15T10:53:00Z">
                        <w:rPr>
                          <w:del w:id="1044" w:author="Yael Gottlieb" w:date="2025-04-16T10:20:00Z" w16du:dateUtc="2025-04-16T07:20:00Z"/>
                          <w:rFonts w:ascii="Arial" w:hAnsi="Arial" w:cs="Arial"/>
                          <w:b/>
                          <w:sz w:val="16"/>
                          <w:szCs w:val="16"/>
                          <w:rtl/>
                        </w:rPr>
                      </w:rPrChange>
                    </w:rPr>
                    <w:pPrChange w:id="1045" w:author="Yael Gottlieb" w:date="2025-04-16T10:22:00Z" w16du:dateUtc="2025-04-16T07:22:00Z">
                      <w:pPr>
                        <w:pStyle w:val="Header"/>
                        <w:framePr w:hSpace="180" w:wrap="around" w:vAnchor="text" w:hAnchor="margin" w:y="67"/>
                        <w:jc w:val="center"/>
                      </w:pPr>
                    </w:pPrChange>
                  </w:pPr>
                </w:p>
              </w:tc>
            </w:tr>
            <w:tr w:rsidR="00C9209F" w:rsidRPr="00AB5A4E" w:rsidDel="00C56747" w14:paraId="52A65E10" w14:textId="252B8762" w:rsidTr="009B1A7D">
              <w:trPr>
                <w:trHeight w:val="345"/>
                <w:del w:id="1046" w:author="Yael Gottlieb" w:date="2025-04-16T10:20:00Z" w16du:dateUtc="2025-04-16T07:20:00Z"/>
              </w:trPr>
              <w:tc>
                <w:tcPr>
                  <w:tcW w:w="1800" w:type="dxa"/>
                  <w:vAlign w:val="center"/>
                </w:tcPr>
                <w:p w14:paraId="0452A31B" w14:textId="2D933CF9" w:rsidR="00C9209F" w:rsidRPr="00AB5A4E" w:rsidDel="00C56747" w:rsidRDefault="00C9209F" w:rsidP="00C56747">
                  <w:pPr>
                    <w:spacing w:line="360" w:lineRule="auto"/>
                    <w:rPr>
                      <w:del w:id="1047" w:author="Yael Gottlieb" w:date="2025-04-16T10:20:00Z" w16du:dateUtc="2025-04-16T07:20:00Z"/>
                      <w:rFonts w:asciiTheme="minorBidi" w:hAnsiTheme="minorBidi" w:cstheme="minorBidi"/>
                      <w:b/>
                      <w:sz w:val="24"/>
                      <w:rtl/>
                      <w:rPrChange w:id="1048" w:author="Yael Gottlieb" w:date="2025-04-15T13:53:00Z" w16du:dateUtc="2025-04-15T10:53:00Z">
                        <w:rPr>
                          <w:del w:id="1049" w:author="Yael Gottlieb" w:date="2025-04-16T10:20:00Z" w16du:dateUtc="2025-04-16T07:20:00Z"/>
                          <w:rFonts w:ascii="Arial" w:hAnsi="Arial" w:cs="Arial"/>
                          <w:b/>
                          <w:sz w:val="12"/>
                          <w:szCs w:val="12"/>
                          <w:rtl/>
                        </w:rPr>
                      </w:rPrChange>
                    </w:rPr>
                    <w:pPrChange w:id="1050" w:author="Yael Gottlieb" w:date="2025-04-16T10:22:00Z" w16du:dateUtc="2025-04-16T07:22:00Z">
                      <w:pPr>
                        <w:pStyle w:val="Header"/>
                        <w:framePr w:hSpace="180" w:wrap="around" w:vAnchor="text" w:hAnchor="margin" w:y="67"/>
                      </w:pPr>
                    </w:pPrChange>
                  </w:pPr>
                  <w:del w:id="1051" w:author="Yael Gottlieb" w:date="2025-04-16T10:20:00Z" w16du:dateUtc="2025-04-16T07:20:00Z">
                    <w:r w:rsidRPr="00AB5A4E" w:rsidDel="00C56747">
                      <w:rPr>
                        <w:rFonts w:asciiTheme="minorBidi" w:hAnsiTheme="minorBidi" w:cstheme="minorBidi"/>
                        <w:b/>
                        <w:sz w:val="24"/>
                        <w:rtl/>
                        <w:rPrChange w:id="1052" w:author="Yael Gottlieb" w:date="2025-04-15T13:53:00Z" w16du:dateUtc="2025-04-15T10:53:00Z">
                          <w:rPr>
                            <w:rFonts w:ascii="Arial" w:hAnsi="Arial" w:cs="Arial"/>
                            <w:b/>
                            <w:sz w:val="12"/>
                            <w:szCs w:val="12"/>
                            <w:rtl/>
                          </w:rPr>
                        </w:rPrChange>
                      </w:rPr>
                      <w:delText xml:space="preserve">העבודה תבוצע ללא </w:delText>
                    </w:r>
                  </w:del>
                </w:p>
                <w:p w14:paraId="7147F71B" w14:textId="2B969443" w:rsidR="00C9209F" w:rsidRPr="00AB5A4E" w:rsidDel="00C56747" w:rsidRDefault="00C9209F" w:rsidP="00C56747">
                  <w:pPr>
                    <w:spacing w:line="360" w:lineRule="auto"/>
                    <w:rPr>
                      <w:del w:id="1053" w:author="Yael Gottlieb" w:date="2025-04-16T10:20:00Z" w16du:dateUtc="2025-04-16T07:20:00Z"/>
                      <w:rFonts w:asciiTheme="minorBidi" w:hAnsiTheme="minorBidi" w:cstheme="minorBidi"/>
                      <w:b/>
                      <w:sz w:val="24"/>
                      <w:rtl/>
                      <w:rPrChange w:id="1054" w:author="Yael Gottlieb" w:date="2025-04-15T13:53:00Z" w16du:dateUtc="2025-04-15T10:53:00Z">
                        <w:rPr>
                          <w:del w:id="1055" w:author="Yael Gottlieb" w:date="2025-04-16T10:20:00Z" w16du:dateUtc="2025-04-16T07:20:00Z"/>
                          <w:rFonts w:ascii="Arial" w:hAnsi="Arial" w:cs="Arial"/>
                          <w:b/>
                          <w:sz w:val="16"/>
                          <w:szCs w:val="16"/>
                          <w:rtl/>
                        </w:rPr>
                      </w:rPrChange>
                    </w:rPr>
                    <w:pPrChange w:id="1056" w:author="Yael Gottlieb" w:date="2025-04-16T10:22:00Z" w16du:dateUtc="2025-04-16T07:22:00Z">
                      <w:pPr>
                        <w:pStyle w:val="Header"/>
                        <w:framePr w:hSpace="180" w:wrap="around" w:vAnchor="text" w:hAnchor="margin" w:y="67"/>
                      </w:pPr>
                    </w:pPrChange>
                  </w:pPr>
                  <w:del w:id="1057" w:author="Yael Gottlieb" w:date="2025-04-16T10:20:00Z" w16du:dateUtc="2025-04-16T07:20:00Z">
                    <w:r w:rsidRPr="00AB5A4E" w:rsidDel="00C56747">
                      <w:rPr>
                        <w:rFonts w:asciiTheme="minorBidi" w:hAnsiTheme="minorBidi" w:cstheme="minorBidi"/>
                        <w:b/>
                        <w:sz w:val="24"/>
                        <w:rtl/>
                        <w:rPrChange w:id="1058" w:author="Yael Gottlieb" w:date="2025-04-15T13:53:00Z" w16du:dateUtc="2025-04-15T10:53:00Z">
                          <w:rPr>
                            <w:rFonts w:ascii="Arial" w:hAnsi="Arial" w:cs="Arial"/>
                            <w:b/>
                            <w:sz w:val="12"/>
                            <w:szCs w:val="12"/>
                            <w:rtl/>
                          </w:rPr>
                        </w:rPrChange>
                      </w:rPr>
                      <w:delText>אש גלויה</w:delText>
                    </w:r>
                  </w:del>
                </w:p>
              </w:tc>
              <w:tc>
                <w:tcPr>
                  <w:tcW w:w="720" w:type="dxa"/>
                  <w:vAlign w:val="center"/>
                </w:tcPr>
                <w:p w14:paraId="70DFBEC4" w14:textId="4AC2906D" w:rsidR="00C9209F" w:rsidRPr="00AB5A4E" w:rsidDel="00C56747" w:rsidRDefault="00C9209F" w:rsidP="00C56747">
                  <w:pPr>
                    <w:spacing w:line="360" w:lineRule="auto"/>
                    <w:rPr>
                      <w:del w:id="1059" w:author="Yael Gottlieb" w:date="2025-04-16T10:20:00Z" w16du:dateUtc="2025-04-16T07:20:00Z"/>
                      <w:rFonts w:asciiTheme="minorBidi" w:hAnsiTheme="minorBidi" w:cstheme="minorBidi"/>
                      <w:b/>
                      <w:sz w:val="24"/>
                      <w:rtl/>
                      <w:rPrChange w:id="1060" w:author="Yael Gottlieb" w:date="2025-04-15T13:53:00Z" w16du:dateUtc="2025-04-15T10:53:00Z">
                        <w:rPr>
                          <w:del w:id="1061" w:author="Yael Gottlieb" w:date="2025-04-16T10:20:00Z" w16du:dateUtc="2025-04-16T07:20:00Z"/>
                          <w:rFonts w:ascii="Arial" w:hAnsi="Arial" w:cs="Arial"/>
                          <w:b/>
                          <w:sz w:val="16"/>
                          <w:szCs w:val="16"/>
                          <w:rtl/>
                        </w:rPr>
                      </w:rPrChange>
                    </w:rPr>
                    <w:pPrChange w:id="1062" w:author="Yael Gottlieb" w:date="2025-04-16T10:22:00Z" w16du:dateUtc="2025-04-16T07:22:00Z">
                      <w:pPr>
                        <w:pStyle w:val="Header"/>
                        <w:framePr w:hSpace="180" w:wrap="around" w:vAnchor="text" w:hAnchor="margin" w:y="67"/>
                        <w:jc w:val="center"/>
                      </w:pPr>
                    </w:pPrChange>
                  </w:pPr>
                </w:p>
              </w:tc>
            </w:tr>
            <w:tr w:rsidR="00C9209F" w:rsidRPr="00AB5A4E" w:rsidDel="00C56747" w14:paraId="126E2CA7" w14:textId="327F6E48" w:rsidTr="009B1A7D">
              <w:trPr>
                <w:trHeight w:val="345"/>
                <w:del w:id="1063" w:author="Yael Gottlieb" w:date="2025-04-16T10:20:00Z" w16du:dateUtc="2025-04-16T07:20:00Z"/>
              </w:trPr>
              <w:tc>
                <w:tcPr>
                  <w:tcW w:w="1800" w:type="dxa"/>
                  <w:vAlign w:val="center"/>
                </w:tcPr>
                <w:p w14:paraId="53736533" w14:textId="11F56FA7" w:rsidR="00C9209F" w:rsidRPr="00AB5A4E" w:rsidDel="00C56747" w:rsidRDefault="00C9209F" w:rsidP="00C56747">
                  <w:pPr>
                    <w:spacing w:line="360" w:lineRule="auto"/>
                    <w:rPr>
                      <w:del w:id="1064" w:author="Yael Gottlieb" w:date="2025-04-16T10:20:00Z" w16du:dateUtc="2025-04-16T07:20:00Z"/>
                      <w:rFonts w:asciiTheme="minorBidi" w:hAnsiTheme="minorBidi" w:cstheme="minorBidi"/>
                      <w:b/>
                      <w:sz w:val="24"/>
                      <w:rtl/>
                      <w:rPrChange w:id="1065" w:author="Yael Gottlieb" w:date="2025-04-15T13:53:00Z" w16du:dateUtc="2025-04-15T10:53:00Z">
                        <w:rPr>
                          <w:del w:id="1066" w:author="Yael Gottlieb" w:date="2025-04-16T10:20:00Z" w16du:dateUtc="2025-04-16T07:20:00Z"/>
                          <w:rFonts w:ascii="Arial" w:hAnsi="Arial" w:cs="Arial"/>
                          <w:b/>
                          <w:sz w:val="12"/>
                          <w:szCs w:val="12"/>
                          <w:rtl/>
                        </w:rPr>
                      </w:rPrChange>
                    </w:rPr>
                    <w:pPrChange w:id="1067" w:author="Yael Gottlieb" w:date="2025-04-16T10:22:00Z" w16du:dateUtc="2025-04-16T07:22:00Z">
                      <w:pPr>
                        <w:pStyle w:val="Header"/>
                        <w:framePr w:hSpace="180" w:wrap="around" w:vAnchor="text" w:hAnchor="margin" w:y="67"/>
                        <w:jc w:val="center"/>
                      </w:pPr>
                    </w:pPrChange>
                  </w:pPr>
                  <w:del w:id="1068" w:author="Yael Gottlieb" w:date="2025-04-16T10:20:00Z" w16du:dateUtc="2025-04-16T07:20:00Z">
                    <w:r w:rsidRPr="00AB5A4E" w:rsidDel="00C56747">
                      <w:rPr>
                        <w:rFonts w:asciiTheme="minorBidi" w:hAnsiTheme="minorBidi" w:cstheme="minorBidi"/>
                        <w:b/>
                        <w:sz w:val="24"/>
                        <w:rtl/>
                        <w:rPrChange w:id="1069" w:author="Yael Gottlieb" w:date="2025-04-15T13:53:00Z" w16du:dateUtc="2025-04-15T10:53:00Z">
                          <w:rPr>
                            <w:rFonts w:ascii="Arial" w:hAnsi="Arial" w:cs="Arial"/>
                            <w:b/>
                            <w:sz w:val="12"/>
                            <w:szCs w:val="12"/>
                            <w:rtl/>
                          </w:rPr>
                        </w:rPrChange>
                      </w:rPr>
                      <w:delText>מותרת עבודת חפירה</w:delText>
                    </w:r>
                  </w:del>
                </w:p>
              </w:tc>
              <w:tc>
                <w:tcPr>
                  <w:tcW w:w="720" w:type="dxa"/>
                  <w:vAlign w:val="center"/>
                </w:tcPr>
                <w:p w14:paraId="0CFE4A1F" w14:textId="0FC9243A" w:rsidR="00C9209F" w:rsidRPr="00AB5A4E" w:rsidDel="00C56747" w:rsidRDefault="00C9209F" w:rsidP="00C56747">
                  <w:pPr>
                    <w:spacing w:line="360" w:lineRule="auto"/>
                    <w:rPr>
                      <w:del w:id="1070" w:author="Yael Gottlieb" w:date="2025-04-16T10:20:00Z" w16du:dateUtc="2025-04-16T07:20:00Z"/>
                      <w:rFonts w:asciiTheme="minorBidi" w:hAnsiTheme="minorBidi" w:cstheme="minorBidi"/>
                      <w:b/>
                      <w:sz w:val="24"/>
                      <w:rtl/>
                      <w:rPrChange w:id="1071" w:author="Yael Gottlieb" w:date="2025-04-15T13:53:00Z" w16du:dateUtc="2025-04-15T10:53:00Z">
                        <w:rPr>
                          <w:del w:id="1072" w:author="Yael Gottlieb" w:date="2025-04-16T10:20:00Z" w16du:dateUtc="2025-04-16T07:20:00Z"/>
                          <w:rFonts w:ascii="Arial" w:hAnsi="Arial" w:cs="Arial"/>
                          <w:b/>
                          <w:sz w:val="16"/>
                          <w:szCs w:val="16"/>
                          <w:rtl/>
                        </w:rPr>
                      </w:rPrChange>
                    </w:rPr>
                    <w:pPrChange w:id="1073" w:author="Yael Gottlieb" w:date="2025-04-16T10:22:00Z" w16du:dateUtc="2025-04-16T07:22:00Z">
                      <w:pPr>
                        <w:pStyle w:val="Header"/>
                        <w:framePr w:hSpace="180" w:wrap="around" w:vAnchor="text" w:hAnchor="margin" w:y="67"/>
                        <w:jc w:val="center"/>
                      </w:pPr>
                    </w:pPrChange>
                  </w:pPr>
                </w:p>
              </w:tc>
            </w:tr>
            <w:tr w:rsidR="00C9209F" w:rsidRPr="00AB5A4E" w:rsidDel="00C56747" w14:paraId="29F4232C" w14:textId="10650A8F" w:rsidTr="009B1A7D">
              <w:trPr>
                <w:trHeight w:val="345"/>
                <w:del w:id="1074" w:author="Yael Gottlieb" w:date="2025-04-16T10:20:00Z" w16du:dateUtc="2025-04-16T07:20:00Z"/>
              </w:trPr>
              <w:tc>
                <w:tcPr>
                  <w:tcW w:w="1800" w:type="dxa"/>
                  <w:vAlign w:val="center"/>
                </w:tcPr>
                <w:p w14:paraId="27B3CEA6" w14:textId="5DB6963F" w:rsidR="00C9209F" w:rsidRPr="00AB5A4E" w:rsidDel="00C56747" w:rsidRDefault="00C9209F" w:rsidP="00C56747">
                  <w:pPr>
                    <w:spacing w:line="360" w:lineRule="auto"/>
                    <w:rPr>
                      <w:del w:id="1075" w:author="Yael Gottlieb" w:date="2025-04-16T10:20:00Z" w16du:dateUtc="2025-04-16T07:20:00Z"/>
                      <w:rFonts w:asciiTheme="minorBidi" w:hAnsiTheme="minorBidi" w:cstheme="minorBidi"/>
                      <w:b/>
                      <w:sz w:val="24"/>
                      <w:rtl/>
                      <w:rPrChange w:id="1076" w:author="Yael Gottlieb" w:date="2025-04-15T13:53:00Z" w16du:dateUtc="2025-04-15T10:53:00Z">
                        <w:rPr>
                          <w:del w:id="1077" w:author="Yael Gottlieb" w:date="2025-04-16T10:20:00Z" w16du:dateUtc="2025-04-16T07:20:00Z"/>
                          <w:rFonts w:ascii="Arial" w:hAnsi="Arial" w:cs="Arial"/>
                          <w:b/>
                          <w:sz w:val="12"/>
                          <w:szCs w:val="12"/>
                          <w:rtl/>
                        </w:rPr>
                      </w:rPrChange>
                    </w:rPr>
                    <w:pPrChange w:id="1078" w:author="Yael Gottlieb" w:date="2025-04-16T10:22:00Z" w16du:dateUtc="2025-04-16T07:22:00Z">
                      <w:pPr>
                        <w:pStyle w:val="Header"/>
                        <w:framePr w:hSpace="180" w:wrap="around" w:vAnchor="text" w:hAnchor="margin" w:y="67"/>
                        <w:jc w:val="center"/>
                      </w:pPr>
                    </w:pPrChange>
                  </w:pPr>
                  <w:del w:id="1079" w:author="Yael Gottlieb" w:date="2025-04-16T10:20:00Z" w16du:dateUtc="2025-04-16T07:20:00Z">
                    <w:r w:rsidRPr="00AB5A4E" w:rsidDel="00C56747">
                      <w:rPr>
                        <w:rFonts w:asciiTheme="minorBidi" w:hAnsiTheme="minorBidi" w:cstheme="minorBidi"/>
                        <w:b/>
                        <w:sz w:val="24"/>
                        <w:rtl/>
                        <w:rPrChange w:id="1080" w:author="Yael Gottlieb" w:date="2025-04-15T13:53:00Z" w16du:dateUtc="2025-04-15T10:53:00Z">
                          <w:rPr>
                            <w:rFonts w:ascii="Arial" w:hAnsi="Arial" w:cs="Arial"/>
                            <w:b/>
                            <w:sz w:val="12"/>
                            <w:szCs w:val="12"/>
                            <w:rtl/>
                          </w:rPr>
                        </w:rPrChange>
                      </w:rPr>
                      <w:delText>מותרת עבודה בחשמל</w:delText>
                    </w:r>
                  </w:del>
                </w:p>
              </w:tc>
              <w:tc>
                <w:tcPr>
                  <w:tcW w:w="720" w:type="dxa"/>
                  <w:vAlign w:val="center"/>
                </w:tcPr>
                <w:p w14:paraId="380B70D3" w14:textId="40AEE3C6" w:rsidR="00C9209F" w:rsidRPr="00AB5A4E" w:rsidDel="00C56747" w:rsidRDefault="00C9209F" w:rsidP="00C56747">
                  <w:pPr>
                    <w:spacing w:line="360" w:lineRule="auto"/>
                    <w:rPr>
                      <w:del w:id="1081" w:author="Yael Gottlieb" w:date="2025-04-16T10:20:00Z" w16du:dateUtc="2025-04-16T07:20:00Z"/>
                      <w:rFonts w:asciiTheme="minorBidi" w:hAnsiTheme="minorBidi" w:cstheme="minorBidi"/>
                      <w:b/>
                      <w:sz w:val="24"/>
                      <w:rtl/>
                      <w:rPrChange w:id="1082" w:author="Yael Gottlieb" w:date="2025-04-15T13:53:00Z" w16du:dateUtc="2025-04-15T10:53:00Z">
                        <w:rPr>
                          <w:del w:id="1083" w:author="Yael Gottlieb" w:date="2025-04-16T10:20:00Z" w16du:dateUtc="2025-04-16T07:20:00Z"/>
                          <w:rFonts w:ascii="Arial" w:hAnsi="Arial" w:cs="Arial"/>
                          <w:b/>
                          <w:sz w:val="16"/>
                          <w:szCs w:val="16"/>
                          <w:rtl/>
                        </w:rPr>
                      </w:rPrChange>
                    </w:rPr>
                    <w:pPrChange w:id="1084" w:author="Yael Gottlieb" w:date="2025-04-16T10:22:00Z" w16du:dateUtc="2025-04-16T07:22:00Z">
                      <w:pPr>
                        <w:pStyle w:val="Header"/>
                        <w:framePr w:hSpace="180" w:wrap="around" w:vAnchor="text" w:hAnchor="margin" w:y="67"/>
                        <w:jc w:val="center"/>
                      </w:pPr>
                    </w:pPrChange>
                  </w:pPr>
                </w:p>
              </w:tc>
            </w:tr>
          </w:tbl>
          <w:p w14:paraId="15F624A1" w14:textId="0F52CB72" w:rsidR="00C9209F" w:rsidRPr="00AB5A4E" w:rsidDel="00C56747" w:rsidRDefault="00C9209F" w:rsidP="00C56747">
            <w:pPr>
              <w:spacing w:line="360" w:lineRule="auto"/>
              <w:rPr>
                <w:del w:id="1085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086" w:author="Yael Gottlieb" w:date="2025-04-15T13:53:00Z" w16du:dateUtc="2025-04-15T10:53:00Z">
                  <w:rPr>
                    <w:del w:id="1087" w:author="Yael Gottlieb" w:date="2025-04-16T10:20:00Z" w16du:dateUtc="2025-04-16T07:20:00Z"/>
                    <w:rFonts w:ascii="Arial" w:hAnsi="Arial" w:cs="Arial"/>
                    <w:b/>
                    <w:sz w:val="14"/>
                    <w:szCs w:val="14"/>
                    <w:rtl/>
                  </w:rPr>
                </w:rPrChange>
              </w:rPr>
              <w:pPrChange w:id="1088" w:author="Yael Gottlieb" w:date="2025-04-16T10:22:00Z" w16du:dateUtc="2025-04-16T07:22:00Z">
                <w:pPr>
                  <w:pStyle w:val="Header"/>
                  <w:jc w:val="both"/>
                </w:pPr>
              </w:pPrChange>
            </w:pPr>
            <w:del w:id="1089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1090" w:author="Yael Gottlieb" w:date="2025-04-15T13:53:00Z" w16du:dateUtc="2025-04-15T10:53:00Z">
                    <w:rPr>
                      <w:rFonts w:ascii="Arial" w:hAnsi="Arial" w:cs="Arial"/>
                      <w:b/>
                      <w:sz w:val="14"/>
                      <w:szCs w:val="14"/>
                      <w:rtl/>
                    </w:rPr>
                  </w:rPrChange>
                </w:rPr>
                <w:delText xml:space="preserve"> וניתן בזה רשות לבצע את עבודת הנ"ל , כפוף לתנאים דלהלן:</w:delText>
              </w:r>
            </w:del>
          </w:p>
          <w:p w14:paraId="1EE7FF92" w14:textId="7653906E" w:rsidR="00C9209F" w:rsidRPr="00AB5A4E" w:rsidDel="00C56747" w:rsidRDefault="00C9209F" w:rsidP="00C56747">
            <w:pPr>
              <w:spacing w:line="360" w:lineRule="auto"/>
              <w:rPr>
                <w:del w:id="1091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092" w:author="Yael Gottlieb" w:date="2025-04-15T13:53:00Z" w16du:dateUtc="2025-04-15T10:53:00Z">
                  <w:rPr>
                    <w:del w:id="1093" w:author="Yael Gottlieb" w:date="2025-04-16T10:20:00Z" w16du:dateUtc="2025-04-16T07:20:00Z"/>
                    <w:rFonts w:ascii="Arial" w:hAnsi="Arial" w:cs="Arial"/>
                    <w:b/>
                    <w:sz w:val="14"/>
                    <w:szCs w:val="14"/>
                    <w:rtl/>
                  </w:rPr>
                </w:rPrChange>
              </w:rPr>
              <w:pPrChange w:id="1094" w:author="Yael Gottlieb" w:date="2025-04-16T10:22:00Z" w16du:dateUtc="2025-04-16T07:22:00Z">
                <w:pPr>
                  <w:pStyle w:val="Header"/>
                  <w:framePr w:hSpace="180" w:wrap="around" w:vAnchor="text" w:hAnchor="margin" w:y="67"/>
                </w:pPr>
              </w:pPrChange>
            </w:pPr>
            <w:del w:id="1095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1096" w:author="Yael Gottlieb" w:date="2025-04-15T13:53:00Z" w16du:dateUtc="2025-04-15T10:53:00Z">
                    <w:rPr>
                      <w:rFonts w:ascii="Arial" w:hAnsi="Arial" w:cs="Arial"/>
                      <w:b/>
                      <w:sz w:val="14"/>
                      <w:szCs w:val="14"/>
                      <w:rtl/>
                    </w:rPr>
                  </w:rPrChange>
                </w:rPr>
                <w:delText xml:space="preserve">  ההוראות בטיחות קבלנים, הוראות בטיחות "גדות",</w:delText>
              </w:r>
            </w:del>
          </w:p>
          <w:p w14:paraId="454437AA" w14:textId="7ED8B8C1" w:rsidR="00C9209F" w:rsidRPr="00AB5A4E" w:rsidDel="00C56747" w:rsidRDefault="00C9209F" w:rsidP="00C56747">
            <w:pPr>
              <w:spacing w:line="360" w:lineRule="auto"/>
              <w:rPr>
                <w:del w:id="1097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098" w:author="Yael Gottlieb" w:date="2025-04-15T13:53:00Z" w16du:dateUtc="2025-04-15T10:53:00Z">
                  <w:rPr>
                    <w:del w:id="1099" w:author="Yael Gottlieb" w:date="2025-04-16T10:20:00Z" w16du:dateUtc="2025-04-16T07:20:00Z"/>
                    <w:rFonts w:ascii="Arial" w:hAnsi="Arial" w:cs="Arial"/>
                    <w:b/>
                    <w:sz w:val="14"/>
                    <w:szCs w:val="14"/>
                    <w:rtl/>
                  </w:rPr>
                </w:rPrChange>
              </w:rPr>
              <w:pPrChange w:id="1100" w:author="Yael Gottlieb" w:date="2025-04-16T10:22:00Z" w16du:dateUtc="2025-04-16T07:22:00Z">
                <w:pPr>
                  <w:pStyle w:val="Header"/>
                  <w:framePr w:hSpace="180" w:wrap="around" w:vAnchor="text" w:hAnchor="margin" w:y="67"/>
                </w:pPr>
              </w:pPrChange>
            </w:pPr>
            <w:del w:id="1101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1102" w:author="Yael Gottlieb" w:date="2025-04-15T13:53:00Z" w16du:dateUtc="2025-04-15T10:53:00Z">
                    <w:rPr>
                      <w:rFonts w:ascii="Arial" w:hAnsi="Arial" w:cs="Arial"/>
                      <w:b/>
                      <w:sz w:val="14"/>
                      <w:szCs w:val="14"/>
                      <w:rtl/>
                    </w:rPr>
                  </w:rPrChange>
                </w:rPr>
                <w:delText xml:space="preserve"> פקודת בטיחות בעבודה.</w:delText>
              </w:r>
            </w:del>
          </w:p>
          <w:p w14:paraId="6518545D" w14:textId="5B34BA6C" w:rsidR="00C9209F" w:rsidRPr="00AB5A4E" w:rsidDel="00C56747" w:rsidRDefault="00C9209F" w:rsidP="00C56747">
            <w:pPr>
              <w:spacing w:line="360" w:lineRule="auto"/>
              <w:rPr>
                <w:del w:id="1103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104" w:author="Yael Gottlieb" w:date="2025-04-15T13:53:00Z" w16du:dateUtc="2025-04-15T10:53:00Z">
                  <w:rPr>
                    <w:del w:id="1105" w:author="Yael Gottlieb" w:date="2025-04-16T10:20:00Z" w16du:dateUtc="2025-04-16T07:20:00Z"/>
                    <w:rFonts w:ascii="Arial" w:hAnsi="Arial" w:cs="Arial"/>
                    <w:b/>
                    <w:sz w:val="16"/>
                    <w:szCs w:val="16"/>
                    <w:rtl/>
                  </w:rPr>
                </w:rPrChange>
              </w:rPr>
              <w:pPrChange w:id="1106" w:author="Yael Gottlieb" w:date="2025-04-16T10:22:00Z" w16du:dateUtc="2025-04-16T07:22:00Z">
                <w:pPr>
                  <w:pStyle w:val="Header"/>
                  <w:framePr w:hSpace="180" w:wrap="around" w:vAnchor="text" w:hAnchor="margin" w:y="67"/>
                </w:pPr>
              </w:pPrChange>
            </w:pPr>
            <w:del w:id="1107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1108" w:author="Yael Gottlieb" w:date="2025-04-15T13:53:00Z" w16du:dateUtc="2025-04-15T10:53:00Z">
                    <w:rPr>
                      <w:rFonts w:ascii="Arial" w:hAnsi="Arial" w:cs="Arial"/>
                      <w:b/>
                      <w:sz w:val="16"/>
                      <w:szCs w:val="16"/>
                      <w:rtl/>
                    </w:rPr>
                  </w:rPrChange>
                </w:rPr>
                <w:delText>________________________________________________________</w:delText>
              </w:r>
            </w:del>
          </w:p>
          <w:p w14:paraId="71696B4B" w14:textId="10E0BA3F" w:rsidR="00C9209F" w:rsidRPr="00AB5A4E" w:rsidDel="00C56747" w:rsidRDefault="00C9209F" w:rsidP="00C56747">
            <w:pPr>
              <w:spacing w:line="360" w:lineRule="auto"/>
              <w:rPr>
                <w:del w:id="1109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110" w:author="Yael Gottlieb" w:date="2025-04-15T13:53:00Z" w16du:dateUtc="2025-04-15T10:53:00Z">
                  <w:rPr>
                    <w:del w:id="1111" w:author="Yael Gottlieb" w:date="2025-04-16T10:20:00Z" w16du:dateUtc="2025-04-16T07:20:00Z"/>
                    <w:rFonts w:ascii="Arial" w:hAnsi="Arial" w:cs="Arial"/>
                    <w:b/>
                    <w:sz w:val="16"/>
                    <w:szCs w:val="16"/>
                    <w:rtl/>
                  </w:rPr>
                </w:rPrChange>
              </w:rPr>
              <w:pPrChange w:id="1112" w:author="Yael Gottlieb" w:date="2025-04-16T10:22:00Z" w16du:dateUtc="2025-04-16T07:22:00Z">
                <w:pPr>
                  <w:pStyle w:val="Header"/>
                  <w:framePr w:hSpace="180" w:wrap="around" w:vAnchor="text" w:hAnchor="margin" w:y="67"/>
                </w:pPr>
              </w:pPrChange>
            </w:pPr>
          </w:p>
          <w:p w14:paraId="74461195" w14:textId="1855C3C7" w:rsidR="00C9209F" w:rsidRPr="00AB5A4E" w:rsidDel="00C56747" w:rsidRDefault="00C9209F" w:rsidP="00C56747">
            <w:pPr>
              <w:spacing w:line="360" w:lineRule="auto"/>
              <w:rPr>
                <w:del w:id="1113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114" w:author="Yael Gottlieb" w:date="2025-04-15T13:53:00Z" w16du:dateUtc="2025-04-15T10:53:00Z">
                  <w:rPr>
                    <w:del w:id="1115" w:author="Yael Gottlieb" w:date="2025-04-16T10:20:00Z" w16du:dateUtc="2025-04-16T07:20:00Z"/>
                    <w:rFonts w:ascii="Arial" w:hAnsi="Arial" w:cs="Arial"/>
                    <w:b/>
                    <w:sz w:val="16"/>
                    <w:szCs w:val="16"/>
                    <w:rtl/>
                  </w:rPr>
                </w:rPrChange>
              </w:rPr>
              <w:pPrChange w:id="1116" w:author="Yael Gottlieb" w:date="2025-04-16T10:22:00Z" w16du:dateUtc="2025-04-16T07:22:00Z">
                <w:pPr>
                  <w:pStyle w:val="Header"/>
                  <w:framePr w:hSpace="180" w:wrap="around" w:vAnchor="text" w:hAnchor="margin" w:y="67"/>
                </w:pPr>
              </w:pPrChange>
            </w:pPr>
            <w:del w:id="1117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1118" w:author="Yael Gottlieb" w:date="2025-04-15T13:53:00Z" w16du:dateUtc="2025-04-15T10:53:00Z">
                    <w:rPr>
                      <w:rFonts w:ascii="Arial" w:hAnsi="Arial" w:cs="Arial"/>
                      <w:b/>
                      <w:sz w:val="16"/>
                      <w:szCs w:val="16"/>
                      <w:rtl/>
                    </w:rPr>
                  </w:rPrChange>
                </w:rPr>
                <w:delText>________________________________________________________</w:delText>
              </w:r>
            </w:del>
          </w:p>
          <w:p w14:paraId="3F1D6C5A" w14:textId="2D44684F" w:rsidR="00C9209F" w:rsidRPr="00AB5A4E" w:rsidDel="00C56747" w:rsidRDefault="00C9209F" w:rsidP="00C56747">
            <w:pPr>
              <w:spacing w:line="360" w:lineRule="auto"/>
              <w:rPr>
                <w:del w:id="1119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120" w:author="Yael Gottlieb" w:date="2025-04-15T13:53:00Z" w16du:dateUtc="2025-04-15T10:53:00Z">
                  <w:rPr>
                    <w:del w:id="1121" w:author="Yael Gottlieb" w:date="2025-04-16T10:20:00Z" w16du:dateUtc="2025-04-16T07:20:00Z"/>
                    <w:rFonts w:ascii="Arial" w:hAnsi="Arial" w:cs="Arial"/>
                    <w:b/>
                    <w:sz w:val="16"/>
                    <w:szCs w:val="16"/>
                    <w:rtl/>
                  </w:rPr>
                </w:rPrChange>
              </w:rPr>
              <w:pPrChange w:id="1122" w:author="Yael Gottlieb" w:date="2025-04-16T10:22:00Z" w16du:dateUtc="2025-04-16T07:22:00Z">
                <w:pPr>
                  <w:pStyle w:val="Header"/>
                  <w:framePr w:hSpace="180" w:wrap="around" w:vAnchor="text" w:hAnchor="margin" w:y="67"/>
                </w:pPr>
              </w:pPrChange>
            </w:pPr>
          </w:p>
          <w:p w14:paraId="66D28FD6" w14:textId="3F5587B6" w:rsidR="00C9209F" w:rsidRPr="00AB5A4E" w:rsidDel="00C56747" w:rsidRDefault="00C9209F" w:rsidP="00C56747">
            <w:pPr>
              <w:spacing w:line="360" w:lineRule="auto"/>
              <w:rPr>
                <w:del w:id="1123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124" w:author="Yael Gottlieb" w:date="2025-04-15T13:53:00Z" w16du:dateUtc="2025-04-15T10:53:00Z">
                  <w:rPr>
                    <w:del w:id="1125" w:author="Yael Gottlieb" w:date="2025-04-16T10:20:00Z" w16du:dateUtc="2025-04-16T07:20:00Z"/>
                    <w:rFonts w:ascii="Arial" w:hAnsi="Arial" w:cs="Arial"/>
                    <w:b/>
                    <w:sz w:val="14"/>
                    <w:szCs w:val="14"/>
                    <w:rtl/>
                  </w:rPr>
                </w:rPrChange>
              </w:rPr>
              <w:pPrChange w:id="1126" w:author="Yael Gottlieb" w:date="2025-04-16T10:22:00Z" w16du:dateUtc="2025-04-16T07:22:00Z">
                <w:pPr>
                  <w:pStyle w:val="Header"/>
                  <w:framePr w:hSpace="180" w:wrap="around" w:vAnchor="text" w:hAnchor="margin" w:y="67"/>
                </w:pPr>
              </w:pPrChange>
            </w:pPr>
            <w:del w:id="1127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1128" w:author="Yael Gottlieb" w:date="2025-04-15T13:53:00Z" w16du:dateUtc="2025-04-15T10:53:00Z">
                    <w:rPr>
                      <w:rFonts w:ascii="Arial" w:hAnsi="Arial" w:cs="Arial"/>
                      <w:b/>
                      <w:sz w:val="16"/>
                      <w:szCs w:val="16"/>
                      <w:rtl/>
                    </w:rPr>
                  </w:rPrChange>
                </w:rPr>
                <w:delText xml:space="preserve"> </w:delText>
              </w:r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1129" w:author="Yael Gottlieb" w:date="2025-04-15T13:53:00Z" w16du:dateUtc="2025-04-15T10:53:00Z">
                    <w:rPr>
                      <w:rFonts w:ascii="Arial" w:hAnsi="Arial" w:cs="Arial"/>
                      <w:b/>
                      <w:sz w:val="14"/>
                      <w:szCs w:val="14"/>
                      <w:rtl/>
                    </w:rPr>
                  </w:rPrChange>
                </w:rPr>
                <w:delText>תוקף ההיתר: מתאריך____________ שעה____________ עד תאריך ______________  שעה _______________</w:delText>
              </w:r>
            </w:del>
          </w:p>
          <w:p w14:paraId="36E4E819" w14:textId="4F4432AC" w:rsidR="00C9209F" w:rsidRPr="00AB5A4E" w:rsidDel="00C56747" w:rsidRDefault="00C9209F" w:rsidP="00C56747">
            <w:pPr>
              <w:spacing w:line="360" w:lineRule="auto"/>
              <w:rPr>
                <w:del w:id="1130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131" w:author="Yael Gottlieb" w:date="2025-04-15T13:53:00Z" w16du:dateUtc="2025-04-15T10:53:00Z">
                  <w:rPr>
                    <w:del w:id="1132" w:author="Yael Gottlieb" w:date="2025-04-16T10:20:00Z" w16du:dateUtc="2025-04-16T07:20:00Z"/>
                    <w:rFonts w:ascii="Arial" w:hAnsi="Arial" w:cs="Arial"/>
                    <w:b/>
                    <w:sz w:val="16"/>
                    <w:szCs w:val="16"/>
                    <w:rtl/>
                  </w:rPr>
                </w:rPrChange>
              </w:rPr>
              <w:pPrChange w:id="1133" w:author="Yael Gottlieb" w:date="2025-04-16T10:22:00Z" w16du:dateUtc="2025-04-16T07:22:00Z">
                <w:pPr>
                  <w:pStyle w:val="Header"/>
                  <w:framePr w:hSpace="180" w:wrap="around" w:vAnchor="text" w:hAnchor="margin" w:y="67"/>
                </w:pPr>
              </w:pPrChange>
            </w:pPr>
            <w:del w:id="1134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1135" w:author="Yael Gottlieb" w:date="2025-04-15T13:53:00Z" w16du:dateUtc="2025-04-15T10:53:00Z">
                    <w:rPr>
                      <w:rFonts w:ascii="Arial" w:hAnsi="Arial" w:cs="Arial"/>
                      <w:b/>
                      <w:sz w:val="16"/>
                      <w:szCs w:val="16"/>
                      <w:rtl/>
                    </w:rPr>
                  </w:rPrChange>
                </w:rPr>
                <w:delText xml:space="preserve"> </w:delText>
              </w:r>
            </w:del>
          </w:p>
          <w:p w14:paraId="06A8DB61" w14:textId="0658DD5C" w:rsidR="00C9209F" w:rsidRPr="00AB5A4E" w:rsidDel="00C56747" w:rsidRDefault="00C9209F" w:rsidP="00C56747">
            <w:pPr>
              <w:spacing w:line="360" w:lineRule="auto"/>
              <w:rPr>
                <w:del w:id="1136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1137" w:author="Yael Gottlieb" w:date="2025-04-15T13:53:00Z" w16du:dateUtc="2025-04-15T10:53:00Z">
                  <w:rPr>
                    <w:del w:id="1138" w:author="Yael Gottlieb" w:date="2025-04-16T10:20:00Z" w16du:dateUtc="2025-04-16T07:20:00Z"/>
                    <w:rFonts w:ascii="Arial" w:hAnsi="Arial" w:cs="Arial"/>
                    <w:sz w:val="18"/>
                    <w:szCs w:val="18"/>
                    <w:rtl/>
                  </w:rPr>
                </w:rPrChange>
              </w:rPr>
              <w:pPrChange w:id="1139" w:author="Yael Gottlieb" w:date="2025-04-16T10:22:00Z" w16du:dateUtc="2025-04-16T07:22:00Z">
                <w:pPr/>
              </w:pPrChange>
            </w:pPr>
            <w:del w:id="1140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1141" w:author="Yael Gottlieb" w:date="2025-04-15T13:53:00Z" w16du:dateUtc="2025-04-15T10:53:00Z">
                    <w:rPr>
                      <w:rFonts w:ascii="Arial" w:hAnsi="Arial" w:cs="Arial"/>
                      <w:sz w:val="18"/>
                      <w:szCs w:val="18"/>
                      <w:rtl/>
                    </w:rPr>
                  </w:rPrChange>
                </w:rPr>
                <w:delText>________________             __________                _______________          __________</w:delText>
              </w:r>
            </w:del>
          </w:p>
          <w:p w14:paraId="16F4D8FB" w14:textId="1A30C2FA" w:rsidR="00C9209F" w:rsidRPr="00AB5A4E" w:rsidDel="00C56747" w:rsidRDefault="00C9209F" w:rsidP="00C56747">
            <w:pPr>
              <w:spacing w:line="360" w:lineRule="auto"/>
              <w:rPr>
                <w:del w:id="1142" w:author="Yael Gottlieb" w:date="2025-04-16T10:20:00Z" w16du:dateUtc="2025-04-16T07:20:00Z"/>
                <w:rFonts w:asciiTheme="minorBidi" w:hAnsiTheme="minorBidi" w:cstheme="minorBidi"/>
                <w:sz w:val="24"/>
                <w:rtl/>
                <w:rPrChange w:id="1143" w:author="Yael Gottlieb" w:date="2025-04-15T13:53:00Z" w16du:dateUtc="2025-04-15T10:53:00Z">
                  <w:rPr>
                    <w:del w:id="1144" w:author="Yael Gottlieb" w:date="2025-04-16T10:20:00Z" w16du:dateUtc="2025-04-16T07:20:00Z"/>
                    <w:rFonts w:ascii="Arial" w:hAnsi="Arial" w:cs="Arial"/>
                    <w:sz w:val="14"/>
                    <w:szCs w:val="14"/>
                    <w:rtl/>
                  </w:rPr>
                </w:rPrChange>
              </w:rPr>
              <w:pPrChange w:id="1145" w:author="Yael Gottlieb" w:date="2025-04-16T10:22:00Z" w16du:dateUtc="2025-04-16T07:22:00Z">
                <w:pPr/>
              </w:pPrChange>
            </w:pPr>
            <w:del w:id="1146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sz w:val="24"/>
                  <w:rtl/>
                  <w:rPrChange w:id="1147" w:author="Yael Gottlieb" w:date="2025-04-15T13:53:00Z" w16du:dateUtc="2025-04-15T10:53:00Z">
                    <w:rPr>
                      <w:rFonts w:ascii="Arial" w:hAnsi="Arial" w:cs="Arial"/>
                      <w:sz w:val="14"/>
                      <w:szCs w:val="14"/>
                      <w:rtl/>
                    </w:rPr>
                  </w:rPrChange>
                </w:rPr>
                <w:delText>חתימת ממונה על הבטיחות                          תאריך                                     חתימת מהנדס/מנהל                         תאריך</w:delText>
              </w:r>
            </w:del>
          </w:p>
          <w:p w14:paraId="4A34C643" w14:textId="5BB4BF45" w:rsidR="00C9209F" w:rsidRPr="00AB5A4E" w:rsidDel="00C56747" w:rsidRDefault="00C9209F" w:rsidP="00C56747">
            <w:pPr>
              <w:spacing w:line="360" w:lineRule="auto"/>
              <w:rPr>
                <w:del w:id="1148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149" w:author="Yael Gottlieb" w:date="2025-04-15T13:53:00Z" w16du:dateUtc="2025-04-15T10:53:00Z">
                  <w:rPr>
                    <w:del w:id="1150" w:author="Yael Gottlieb" w:date="2025-04-16T10:20:00Z" w16du:dateUtc="2025-04-16T07:20:00Z"/>
                    <w:rFonts w:ascii="Arial" w:hAnsi="Arial" w:cs="Arial"/>
                    <w:b/>
                    <w:sz w:val="16"/>
                    <w:szCs w:val="16"/>
                    <w:rtl/>
                  </w:rPr>
                </w:rPrChange>
              </w:rPr>
              <w:pPrChange w:id="1151" w:author="Yael Gottlieb" w:date="2025-04-16T10:22:00Z" w16du:dateUtc="2025-04-16T07:22:00Z">
                <w:pPr>
                  <w:pStyle w:val="Header"/>
                  <w:framePr w:hSpace="180" w:wrap="around" w:vAnchor="text" w:hAnchor="margin" w:y="67"/>
                </w:pPr>
              </w:pPrChange>
            </w:pPr>
          </w:p>
        </w:tc>
      </w:tr>
    </w:tbl>
    <w:p w14:paraId="4BB4A210" w14:textId="6884A94A" w:rsidR="00C9209F" w:rsidRPr="00AB5A4E" w:rsidDel="00C56747" w:rsidRDefault="00C9209F" w:rsidP="00C56747">
      <w:pPr>
        <w:spacing w:line="360" w:lineRule="auto"/>
        <w:rPr>
          <w:del w:id="1152" w:author="Yael Gottlieb" w:date="2025-04-16T10:22:00Z" w16du:dateUtc="2025-04-16T07:22:00Z"/>
          <w:rFonts w:asciiTheme="minorBidi" w:hAnsiTheme="minorBidi" w:cstheme="minorBidi"/>
          <w:b/>
          <w:bCs/>
          <w:sz w:val="24"/>
          <w:rtl/>
          <w:rPrChange w:id="1153" w:author="Yael Gottlieb" w:date="2025-04-15T13:53:00Z" w16du:dateUtc="2025-04-15T10:53:00Z">
            <w:rPr>
              <w:del w:id="1154" w:author="Yael Gottlieb" w:date="2025-04-16T10:22:00Z" w16du:dateUtc="2025-04-16T07:22:00Z"/>
              <w:rFonts w:ascii="Arial" w:hAnsi="Arial" w:cs="Arial"/>
              <w:b/>
              <w:bCs/>
              <w:sz w:val="12"/>
              <w:szCs w:val="12"/>
              <w:rtl/>
            </w:rPr>
          </w:rPrChange>
        </w:rPr>
        <w:pPrChange w:id="1155" w:author="Yael Gottlieb" w:date="2025-04-16T10:22:00Z" w16du:dateUtc="2025-04-16T07:22:00Z">
          <w:pPr/>
        </w:pPrChange>
      </w:pPr>
    </w:p>
    <w:p w14:paraId="6BBA2869" w14:textId="734D5901" w:rsidR="00C9209F" w:rsidRPr="00AB5A4E" w:rsidDel="00C56747" w:rsidRDefault="00C9209F" w:rsidP="00C56747">
      <w:pPr>
        <w:spacing w:line="360" w:lineRule="auto"/>
        <w:rPr>
          <w:del w:id="1156" w:author="Yael Gottlieb" w:date="2025-04-16T10:20:00Z" w16du:dateUtc="2025-04-16T07:20:00Z"/>
          <w:rFonts w:asciiTheme="minorBidi" w:hAnsiTheme="minorBidi" w:cstheme="minorBidi"/>
          <w:b/>
          <w:bCs/>
          <w:sz w:val="24"/>
          <w:rtl/>
          <w:rPrChange w:id="1157" w:author="Yael Gottlieb" w:date="2025-04-15T13:53:00Z" w16du:dateUtc="2025-04-15T10:53:00Z">
            <w:rPr>
              <w:del w:id="1158" w:author="Yael Gottlieb" w:date="2025-04-16T10:20:00Z" w16du:dateUtc="2025-04-16T07:20:00Z"/>
              <w:rFonts w:ascii="Arial" w:hAnsi="Arial" w:cs="Arial"/>
              <w:b/>
              <w:bCs/>
              <w:sz w:val="12"/>
              <w:szCs w:val="12"/>
              <w:rtl/>
            </w:rPr>
          </w:rPrChange>
        </w:rPr>
        <w:pPrChange w:id="1159" w:author="Yael Gottlieb" w:date="2025-04-16T10:22:00Z" w16du:dateUtc="2025-04-16T07:22:00Z">
          <w:pPr/>
        </w:pPrChange>
      </w:pPr>
      <w:del w:id="1160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1161" w:author="Yael Gottlieb" w:date="2025-04-15T13:53:00Z" w16du:dateUtc="2025-04-15T10:53:00Z">
              <w:rPr>
                <w:rFonts w:ascii="Arial" w:hAnsi="Arial" w:cs="Arial"/>
                <w:b/>
                <w:bCs/>
                <w:sz w:val="12"/>
                <w:szCs w:val="12"/>
                <w:rtl/>
              </w:rPr>
            </w:rPrChange>
          </w:rPr>
          <w:delText>חלק ד' –  התחייבות מבצעי העבודה</w:delText>
        </w:r>
      </w:del>
    </w:p>
    <w:p w14:paraId="5FAD33DC" w14:textId="28DCE869" w:rsidR="00C9209F" w:rsidRPr="00AB5A4E" w:rsidDel="00C56747" w:rsidRDefault="00C9209F" w:rsidP="00C56747">
      <w:pPr>
        <w:spacing w:line="360" w:lineRule="auto"/>
        <w:rPr>
          <w:del w:id="1162" w:author="Yael Gottlieb" w:date="2025-04-16T10:21:00Z" w16du:dateUtc="2025-04-16T07:21:00Z"/>
          <w:rFonts w:asciiTheme="minorBidi" w:hAnsiTheme="minorBidi" w:cstheme="minorBidi"/>
          <w:sz w:val="24"/>
          <w:rtl/>
          <w:rPrChange w:id="1163" w:author="Yael Gottlieb" w:date="2025-04-15T13:53:00Z" w16du:dateUtc="2025-04-15T10:53:00Z">
            <w:rPr>
              <w:del w:id="1164" w:author="Yael Gottlieb" w:date="2025-04-16T10:21:00Z" w16du:dateUtc="2025-04-16T07:21:00Z"/>
              <w:rFonts w:ascii="Arial" w:hAnsi="Arial" w:cs="Arial"/>
              <w:sz w:val="12"/>
              <w:szCs w:val="12"/>
              <w:rtl/>
            </w:rPr>
          </w:rPrChange>
        </w:rPr>
        <w:pPrChange w:id="1165" w:author="Yael Gottlieb" w:date="2025-04-16T10:22:00Z" w16du:dateUtc="2025-04-16T07:22:00Z">
          <w:pPr/>
        </w:pPrChange>
      </w:pPr>
    </w:p>
    <w:tbl>
      <w:tblPr>
        <w:tblpPr w:leftFromText="180" w:rightFromText="180" w:vertAnchor="text" w:horzAnchor="margin" w:tblpY="215"/>
        <w:bidiVisual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1E0" w:firstRow="1" w:lastRow="1" w:firstColumn="1" w:lastColumn="1" w:noHBand="0" w:noVBand="0"/>
      </w:tblPr>
      <w:tblGrid>
        <w:gridCol w:w="8256"/>
      </w:tblGrid>
      <w:tr w:rsidR="00C56747" w:rsidRPr="00C56747" w:rsidDel="00C56747" w14:paraId="3F6EB54B" w14:textId="77777777" w:rsidTr="009B1A7D">
        <w:trPr>
          <w:trHeight w:val="1384"/>
          <w:del w:id="1166" w:author="Yael Gottlieb" w:date="2025-04-16T10:20:00Z" w16du:dateUtc="2025-04-16T07:20:00Z"/>
        </w:trPr>
        <w:tc>
          <w:tcPr>
            <w:tcW w:w="10308" w:type="dxa"/>
          </w:tcPr>
          <w:p w14:paraId="12AB7889" w14:textId="51C4B99D" w:rsidR="00C9209F" w:rsidRPr="00AB5A4E" w:rsidDel="00C56747" w:rsidRDefault="00C9209F" w:rsidP="00C56747">
            <w:pPr>
              <w:spacing w:line="360" w:lineRule="auto"/>
              <w:rPr>
                <w:del w:id="1167" w:author="Yael Gottlieb" w:date="2025-04-16T10:20:00Z" w16du:dateUtc="2025-04-16T07:20:00Z"/>
                <w:rFonts w:asciiTheme="minorBidi" w:hAnsiTheme="minorBidi" w:cstheme="minorBidi"/>
                <w:bCs/>
                <w:sz w:val="24"/>
                <w:rtl/>
                <w:rPrChange w:id="1168" w:author="Yael Gottlieb" w:date="2025-04-15T13:53:00Z" w16du:dateUtc="2025-04-15T10:53:00Z">
                  <w:rPr>
                    <w:del w:id="1169" w:author="Yael Gottlieb" w:date="2025-04-16T10:20:00Z" w16du:dateUtc="2025-04-16T07:20:00Z"/>
                    <w:rFonts w:ascii="Arial" w:hAnsi="Arial" w:cs="Arial"/>
                    <w:bCs/>
                    <w:sz w:val="12"/>
                    <w:szCs w:val="12"/>
                    <w:rtl/>
                  </w:rPr>
                </w:rPrChange>
              </w:rPr>
              <w:pPrChange w:id="1170" w:author="Yael Gottlieb" w:date="2025-04-16T10:22:00Z" w16du:dateUtc="2025-04-16T07:22:00Z">
                <w:pPr>
                  <w:pStyle w:val="Header"/>
                  <w:framePr w:hSpace="180" w:wrap="around" w:vAnchor="text" w:hAnchor="margin" w:y="215"/>
                </w:pPr>
              </w:pPrChange>
            </w:pPr>
          </w:p>
          <w:p w14:paraId="573BCBAD" w14:textId="03119CC6" w:rsidR="00C9209F" w:rsidRPr="00AB5A4E" w:rsidDel="00C56747" w:rsidRDefault="00C9209F" w:rsidP="00C56747">
            <w:pPr>
              <w:spacing w:line="360" w:lineRule="auto"/>
              <w:rPr>
                <w:del w:id="1171" w:author="Yael Gottlieb" w:date="2025-04-16T10:20:00Z" w16du:dateUtc="2025-04-16T07:20:00Z"/>
                <w:rFonts w:asciiTheme="minorBidi" w:hAnsiTheme="minorBidi" w:cstheme="minorBidi"/>
                <w:bCs/>
                <w:sz w:val="24"/>
                <w:rtl/>
                <w:rPrChange w:id="1172" w:author="Yael Gottlieb" w:date="2025-04-15T13:53:00Z" w16du:dateUtc="2025-04-15T10:53:00Z">
                  <w:rPr>
                    <w:del w:id="1173" w:author="Yael Gottlieb" w:date="2025-04-16T10:20:00Z" w16du:dateUtc="2025-04-16T07:20:00Z"/>
                    <w:rFonts w:ascii="Arial" w:hAnsi="Arial" w:cs="Arial"/>
                    <w:bCs/>
                    <w:sz w:val="16"/>
                    <w:szCs w:val="16"/>
                    <w:rtl/>
                  </w:rPr>
                </w:rPrChange>
              </w:rPr>
              <w:pPrChange w:id="1174" w:author="Yael Gottlieb" w:date="2025-04-16T10:22:00Z" w16du:dateUtc="2025-04-16T07:22:00Z">
                <w:pPr>
                  <w:pStyle w:val="Header"/>
                  <w:framePr w:hSpace="180" w:wrap="around" w:vAnchor="text" w:hAnchor="margin" w:y="215"/>
                </w:pPr>
              </w:pPrChange>
            </w:pPr>
            <w:del w:id="1175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Cs/>
                  <w:sz w:val="24"/>
                  <w:rtl/>
                  <w:rPrChange w:id="1176" w:author="Yael Gottlieb" w:date="2025-04-15T13:53:00Z" w16du:dateUtc="2025-04-15T10:53:00Z">
                    <w:rPr>
                      <w:rFonts w:ascii="Arial" w:hAnsi="Arial" w:cs="Arial"/>
                      <w:bCs/>
                      <w:sz w:val="16"/>
                      <w:szCs w:val="16"/>
                      <w:rtl/>
                    </w:rPr>
                  </w:rPrChange>
                </w:rPr>
                <w:delText>ההוראות בטופס זה מובנות והעבודה תבוצע בהתאם</w:delText>
              </w:r>
            </w:del>
          </w:p>
          <w:p w14:paraId="2C01969F" w14:textId="55B7F826" w:rsidR="00C9209F" w:rsidRPr="00AB5A4E" w:rsidDel="00C56747" w:rsidRDefault="00C9209F" w:rsidP="00C56747">
            <w:pPr>
              <w:spacing w:line="360" w:lineRule="auto"/>
              <w:rPr>
                <w:del w:id="1177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178" w:author="Yael Gottlieb" w:date="2025-04-15T13:53:00Z" w16du:dateUtc="2025-04-15T10:53:00Z">
                  <w:rPr>
                    <w:del w:id="1179" w:author="Yael Gottlieb" w:date="2025-04-16T10:20:00Z" w16du:dateUtc="2025-04-16T07:20:00Z"/>
                    <w:rFonts w:ascii="Arial" w:hAnsi="Arial" w:cs="Arial"/>
                    <w:b/>
                    <w:sz w:val="12"/>
                    <w:szCs w:val="12"/>
                    <w:rtl/>
                  </w:rPr>
                </w:rPrChange>
              </w:rPr>
              <w:pPrChange w:id="1180" w:author="Yael Gottlieb" w:date="2025-04-16T10:22:00Z" w16du:dateUtc="2025-04-16T07:22:00Z">
                <w:pPr>
                  <w:pStyle w:val="Header"/>
                  <w:framePr w:hSpace="180" w:wrap="around" w:vAnchor="text" w:hAnchor="margin" w:y="215"/>
                </w:pPr>
              </w:pPrChange>
            </w:pPr>
            <w:del w:id="1181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1182" w:author="Yael Gottlieb" w:date="2025-04-15T13:53:00Z" w16du:dateUtc="2025-04-15T10:53:00Z">
                    <w:rPr>
                      <w:rFonts w:ascii="Arial" w:hAnsi="Arial" w:cs="Arial"/>
                      <w:b/>
                      <w:sz w:val="12"/>
                      <w:szCs w:val="12"/>
                      <w:rtl/>
                    </w:rPr>
                  </w:rPrChange>
                </w:rPr>
                <w:delText xml:space="preserve">      "בעל תפקיד"</w:delText>
              </w:r>
            </w:del>
          </w:p>
          <w:p w14:paraId="53FC2561" w14:textId="0DB7A7B2" w:rsidR="00C9209F" w:rsidRPr="00AB5A4E" w:rsidDel="00C56747" w:rsidRDefault="00C9209F" w:rsidP="00C56747">
            <w:pPr>
              <w:spacing w:line="360" w:lineRule="auto"/>
              <w:rPr>
                <w:del w:id="1183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184" w:author="Yael Gottlieb" w:date="2025-04-15T13:53:00Z" w16du:dateUtc="2025-04-15T10:53:00Z">
                  <w:rPr>
                    <w:del w:id="1185" w:author="Yael Gottlieb" w:date="2025-04-16T10:20:00Z" w16du:dateUtc="2025-04-16T07:20:00Z"/>
                    <w:rFonts w:ascii="Arial" w:hAnsi="Arial" w:cs="Arial"/>
                    <w:b/>
                    <w:sz w:val="12"/>
                    <w:szCs w:val="12"/>
                    <w:rtl/>
                  </w:rPr>
                </w:rPrChange>
              </w:rPr>
              <w:pPrChange w:id="1186" w:author="Yael Gottlieb" w:date="2025-04-16T10:22:00Z" w16du:dateUtc="2025-04-16T07:22:00Z">
                <w:pPr>
                  <w:pStyle w:val="Header"/>
                  <w:framePr w:hSpace="180" w:wrap="around" w:vAnchor="text" w:hAnchor="margin" w:y="215"/>
                </w:pPr>
              </w:pPrChange>
            </w:pPr>
            <w:del w:id="1187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1188" w:author="Yael Gottlieb" w:date="2025-04-15T13:53:00Z" w16du:dateUtc="2025-04-15T10:53:00Z">
                    <w:rPr>
                      <w:rFonts w:ascii="Arial" w:hAnsi="Arial" w:cs="Arial"/>
                      <w:b/>
                      <w:sz w:val="12"/>
                      <w:szCs w:val="12"/>
                      <w:rtl/>
                    </w:rPr>
                  </w:rPrChange>
                </w:rPr>
                <w:delText xml:space="preserve">           </w:delText>
              </w:r>
            </w:del>
          </w:p>
          <w:p w14:paraId="0B32EF5B" w14:textId="59A912A2" w:rsidR="00C9209F" w:rsidRPr="00AB5A4E" w:rsidDel="00C56747" w:rsidRDefault="00C9209F" w:rsidP="00C56747">
            <w:pPr>
              <w:spacing w:line="360" w:lineRule="auto"/>
              <w:rPr>
                <w:del w:id="1189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190" w:author="Yael Gottlieb" w:date="2025-04-15T13:53:00Z" w16du:dateUtc="2025-04-15T10:53:00Z">
                  <w:rPr>
                    <w:del w:id="1191" w:author="Yael Gottlieb" w:date="2025-04-16T10:20:00Z" w16du:dateUtc="2025-04-16T07:20:00Z"/>
                    <w:rFonts w:ascii="Arial" w:hAnsi="Arial" w:cs="Arial"/>
                    <w:b/>
                    <w:sz w:val="12"/>
                    <w:szCs w:val="12"/>
                    <w:rtl/>
                  </w:rPr>
                </w:rPrChange>
              </w:rPr>
              <w:pPrChange w:id="1192" w:author="Yael Gottlieb" w:date="2025-04-16T10:22:00Z" w16du:dateUtc="2025-04-16T07:22:00Z">
                <w:pPr>
                  <w:pStyle w:val="Header"/>
                  <w:framePr w:hSpace="180" w:wrap="around" w:vAnchor="text" w:hAnchor="margin" w:y="215"/>
                </w:pPr>
              </w:pPrChange>
            </w:pPr>
            <w:del w:id="1193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1194" w:author="Yael Gottlieb" w:date="2025-04-15T13:53:00Z" w16du:dateUtc="2025-04-15T10:53:00Z">
                    <w:rPr>
                      <w:rFonts w:ascii="Arial" w:hAnsi="Arial" w:cs="Arial"/>
                      <w:b/>
                      <w:sz w:val="12"/>
                      <w:szCs w:val="12"/>
                      <w:rtl/>
                    </w:rPr>
                  </w:rPrChange>
                </w:rPr>
                <w:delText>אחראי על מבצע העבודה:                                                                                                                אחראי על ביצוע העבודה בשטח:</w:delText>
              </w:r>
            </w:del>
          </w:p>
          <w:p w14:paraId="3C1525DD" w14:textId="463CA8D1" w:rsidR="00C9209F" w:rsidRPr="00AB5A4E" w:rsidDel="00C56747" w:rsidRDefault="00C9209F" w:rsidP="00C56747">
            <w:pPr>
              <w:spacing w:line="360" w:lineRule="auto"/>
              <w:rPr>
                <w:del w:id="1195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196" w:author="Yael Gottlieb" w:date="2025-04-15T13:53:00Z" w16du:dateUtc="2025-04-15T10:53:00Z">
                  <w:rPr>
                    <w:del w:id="1197" w:author="Yael Gottlieb" w:date="2025-04-16T10:20:00Z" w16du:dateUtc="2025-04-16T07:20:00Z"/>
                    <w:rFonts w:ascii="Arial" w:hAnsi="Arial" w:cs="Arial"/>
                    <w:b/>
                    <w:sz w:val="12"/>
                    <w:szCs w:val="12"/>
                    <w:rtl/>
                  </w:rPr>
                </w:rPrChange>
              </w:rPr>
              <w:pPrChange w:id="1198" w:author="Yael Gottlieb" w:date="2025-04-16T10:22:00Z" w16du:dateUtc="2025-04-16T07:22:00Z">
                <w:pPr>
                  <w:pStyle w:val="Header"/>
                  <w:framePr w:hSpace="180" w:wrap="around" w:vAnchor="text" w:hAnchor="margin" w:y="215"/>
                </w:pPr>
              </w:pPrChange>
            </w:pPr>
          </w:p>
          <w:p w14:paraId="125A64C8" w14:textId="20253D35" w:rsidR="00C9209F" w:rsidRPr="00AB5A4E" w:rsidDel="00C56747" w:rsidRDefault="00C9209F" w:rsidP="00C56747">
            <w:pPr>
              <w:spacing w:line="360" w:lineRule="auto"/>
              <w:rPr>
                <w:del w:id="1199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200" w:author="Yael Gottlieb" w:date="2025-04-15T13:53:00Z" w16du:dateUtc="2025-04-15T10:53:00Z">
                  <w:rPr>
                    <w:del w:id="1201" w:author="Yael Gottlieb" w:date="2025-04-16T10:20:00Z" w16du:dateUtc="2025-04-16T07:20:00Z"/>
                    <w:rFonts w:ascii="Arial" w:hAnsi="Arial" w:cs="Arial"/>
                    <w:b/>
                    <w:sz w:val="12"/>
                    <w:szCs w:val="12"/>
                    <w:rtl/>
                  </w:rPr>
                </w:rPrChange>
              </w:rPr>
              <w:pPrChange w:id="1202" w:author="Yael Gottlieb" w:date="2025-04-16T10:22:00Z" w16du:dateUtc="2025-04-16T07:22:00Z">
                <w:pPr>
                  <w:pStyle w:val="Header"/>
                  <w:framePr w:hSpace="180" w:wrap="around" w:vAnchor="text" w:hAnchor="margin" w:y="215"/>
                </w:pPr>
              </w:pPrChange>
            </w:pPr>
            <w:del w:id="1203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1204" w:author="Yael Gottlieb" w:date="2025-04-15T13:53:00Z" w16du:dateUtc="2025-04-15T10:53:00Z">
                    <w:rPr>
                      <w:rFonts w:ascii="Arial" w:hAnsi="Arial" w:cs="Arial"/>
                      <w:b/>
                      <w:sz w:val="12"/>
                      <w:szCs w:val="12"/>
                      <w:rtl/>
                    </w:rPr>
                  </w:rPrChange>
                </w:rPr>
                <w:delText xml:space="preserve"> ___________________________________________                         __________________________________________                </w:delText>
              </w:r>
            </w:del>
          </w:p>
          <w:p w14:paraId="30D909CD" w14:textId="4FA9E794" w:rsidR="00C9209F" w:rsidRPr="00AB5A4E" w:rsidDel="00C56747" w:rsidRDefault="00C9209F" w:rsidP="00C56747">
            <w:pPr>
              <w:spacing w:line="360" w:lineRule="auto"/>
              <w:rPr>
                <w:del w:id="1205" w:author="Yael Gottlieb" w:date="2025-04-16T10:20:00Z" w16du:dateUtc="2025-04-16T07:20:00Z"/>
                <w:rFonts w:asciiTheme="minorBidi" w:hAnsiTheme="minorBidi" w:cstheme="minorBidi"/>
                <w:b/>
                <w:sz w:val="24"/>
                <w:rtl/>
                <w:rPrChange w:id="1206" w:author="Yael Gottlieb" w:date="2025-04-15T13:53:00Z" w16du:dateUtc="2025-04-15T10:53:00Z">
                  <w:rPr>
                    <w:del w:id="1207" w:author="Yael Gottlieb" w:date="2025-04-16T10:20:00Z" w16du:dateUtc="2025-04-16T07:20:00Z"/>
                    <w:rFonts w:ascii="Arial" w:hAnsi="Arial" w:cs="Arial"/>
                    <w:b/>
                    <w:sz w:val="12"/>
                    <w:szCs w:val="12"/>
                    <w:rtl/>
                  </w:rPr>
                </w:rPrChange>
              </w:rPr>
              <w:pPrChange w:id="1208" w:author="Yael Gottlieb" w:date="2025-04-16T10:22:00Z" w16du:dateUtc="2025-04-16T07:22:00Z">
                <w:pPr>
                  <w:pStyle w:val="Header"/>
                  <w:framePr w:hSpace="180" w:wrap="around" w:vAnchor="text" w:hAnchor="margin" w:y="215"/>
                </w:pPr>
              </w:pPrChange>
            </w:pPr>
            <w:del w:id="1209" w:author="Yael Gottlieb" w:date="2025-04-16T10:20:00Z" w16du:dateUtc="2025-04-16T07:20:00Z">
              <w:r w:rsidRPr="00AB5A4E" w:rsidDel="00C56747">
                <w:rPr>
                  <w:rFonts w:asciiTheme="minorBidi" w:hAnsiTheme="minorBidi" w:cstheme="minorBidi"/>
                  <w:b/>
                  <w:sz w:val="24"/>
                  <w:rtl/>
                  <w:rPrChange w:id="1210" w:author="Yael Gottlieb" w:date="2025-04-15T13:53:00Z" w16du:dateUtc="2025-04-15T10:53:00Z">
                    <w:rPr>
                      <w:rFonts w:ascii="Arial" w:hAnsi="Arial" w:cs="Arial"/>
                      <w:b/>
                      <w:sz w:val="12"/>
                      <w:szCs w:val="12"/>
                      <w:rtl/>
                    </w:rPr>
                  </w:rPrChange>
                </w:rPr>
                <w:delText xml:space="preserve">שם משפחה                          חתימה                    תאריך                                              שם משפחה                   חתימה                      תאריך  </w:delText>
              </w:r>
            </w:del>
          </w:p>
        </w:tc>
      </w:tr>
    </w:tbl>
    <w:p w14:paraId="3A281D77" w14:textId="6C935863" w:rsidR="00C9209F" w:rsidRPr="00AB5A4E" w:rsidDel="00C56747" w:rsidRDefault="00C9209F" w:rsidP="00C56747">
      <w:pPr>
        <w:spacing w:line="360" w:lineRule="auto"/>
        <w:rPr>
          <w:del w:id="1211" w:author="Yael Gottlieb" w:date="2025-04-16T10:21:00Z" w16du:dateUtc="2025-04-16T07:21:00Z"/>
          <w:rFonts w:asciiTheme="minorBidi" w:hAnsiTheme="minorBidi" w:cstheme="minorBidi"/>
          <w:sz w:val="24"/>
          <w:rtl/>
          <w:rPrChange w:id="1212" w:author="Yael Gottlieb" w:date="2025-04-15T13:53:00Z" w16du:dateUtc="2025-04-15T10:53:00Z">
            <w:rPr>
              <w:del w:id="1213" w:author="Yael Gottlieb" w:date="2025-04-16T10:21:00Z" w16du:dateUtc="2025-04-16T07:21:00Z"/>
              <w:rFonts w:ascii="Arial" w:hAnsi="Arial" w:cs="Arial"/>
              <w:sz w:val="18"/>
              <w:szCs w:val="22"/>
              <w:rtl/>
            </w:rPr>
          </w:rPrChange>
        </w:rPr>
        <w:pPrChange w:id="1214" w:author="Yael Gottlieb" w:date="2025-04-16T10:22:00Z" w16du:dateUtc="2025-04-16T07:22:00Z">
          <w:pPr>
            <w:pStyle w:val="Heading3"/>
          </w:pPr>
        </w:pPrChange>
      </w:pPr>
      <w:del w:id="1215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216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121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1218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121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1220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122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tab/>
        </w:r>
      </w:del>
    </w:p>
    <w:p w14:paraId="2FFF366C" w14:textId="34982233" w:rsidR="00C9209F" w:rsidRPr="00AB5A4E" w:rsidDel="00C56747" w:rsidRDefault="00C9209F" w:rsidP="00C56747">
      <w:pPr>
        <w:spacing w:line="360" w:lineRule="auto"/>
        <w:rPr>
          <w:del w:id="1222" w:author="Yael Gottlieb" w:date="2025-04-16T10:21:00Z" w16du:dateUtc="2025-04-16T07:21:00Z"/>
          <w:rFonts w:asciiTheme="minorBidi" w:hAnsiTheme="minorBidi" w:cstheme="minorBidi"/>
          <w:sz w:val="24"/>
          <w:rPrChange w:id="1223" w:author="Yael Gottlieb" w:date="2025-04-15T13:53:00Z" w16du:dateUtc="2025-04-15T10:53:00Z">
            <w:rPr>
              <w:del w:id="1224" w:author="Yael Gottlieb" w:date="2025-04-16T10:21:00Z" w16du:dateUtc="2025-04-16T07:21:00Z"/>
              <w:rFonts w:ascii="Arial" w:hAnsi="Arial" w:cs="Arial"/>
              <w:sz w:val="18"/>
              <w:szCs w:val="22"/>
            </w:rPr>
          </w:rPrChange>
        </w:rPr>
        <w:pPrChange w:id="1225" w:author="Yael Gottlieb" w:date="2025-04-16T10:22:00Z" w16du:dateUtc="2025-04-16T07:22:00Z">
          <w:pPr/>
        </w:pPrChange>
      </w:pPr>
    </w:p>
    <w:p w14:paraId="6CD79F0E" w14:textId="3AF3D5E2" w:rsidR="00C9209F" w:rsidRPr="00AB5A4E" w:rsidDel="00C56747" w:rsidRDefault="00C9209F" w:rsidP="00C56747">
      <w:pPr>
        <w:spacing w:line="360" w:lineRule="auto"/>
        <w:rPr>
          <w:del w:id="1226" w:author="Yael Gottlieb" w:date="2025-04-16T10:21:00Z" w16du:dateUtc="2025-04-16T07:21:00Z"/>
          <w:rFonts w:asciiTheme="minorBidi" w:hAnsiTheme="minorBidi" w:cstheme="minorBidi"/>
          <w:sz w:val="24"/>
          <w:rtl/>
          <w:rPrChange w:id="1227" w:author="Yael Gottlieb" w:date="2025-04-15T13:53:00Z" w16du:dateUtc="2025-04-15T10:53:00Z">
            <w:rPr>
              <w:del w:id="1228" w:author="Yael Gottlieb" w:date="2025-04-16T10:21:00Z" w16du:dateUtc="2025-04-16T07:21:00Z"/>
              <w:rFonts w:ascii="Arial" w:hAnsi="Arial" w:cs="Arial"/>
              <w:sz w:val="18"/>
              <w:szCs w:val="22"/>
              <w:rtl/>
            </w:rPr>
          </w:rPrChange>
        </w:rPr>
        <w:pPrChange w:id="1229" w:author="Yael Gottlieb" w:date="2025-04-16T10:22:00Z" w16du:dateUtc="2025-04-16T07:22:00Z">
          <w:pPr/>
        </w:pPrChange>
      </w:pPr>
      <w:del w:id="1230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PrChange w:id="1231" w:author="Yael Gottlieb" w:date="2025-04-15T13:53:00Z" w16du:dateUtc="2025-04-15T10:53:00Z">
              <w:rPr>
                <w:rFonts w:ascii="Arial" w:hAnsi="Arial" w:cs="Arial"/>
                <w:sz w:val="18"/>
                <w:szCs w:val="22"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PrChange w:id="1232" w:author="Yael Gottlieb" w:date="2025-04-15T13:53:00Z" w16du:dateUtc="2025-04-15T10:53:00Z">
              <w:rPr>
                <w:rFonts w:ascii="Arial" w:hAnsi="Arial" w:cs="Arial"/>
                <w:sz w:val="18"/>
                <w:szCs w:val="22"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PrChange w:id="1233" w:author="Yael Gottlieb" w:date="2025-04-15T13:53:00Z" w16du:dateUtc="2025-04-15T10:53:00Z">
              <w:rPr>
                <w:rFonts w:ascii="Arial" w:hAnsi="Arial" w:cs="Arial"/>
                <w:sz w:val="18"/>
                <w:szCs w:val="22"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PrChange w:id="1234" w:author="Yael Gottlieb" w:date="2025-04-15T13:53:00Z" w16du:dateUtc="2025-04-15T10:53:00Z">
              <w:rPr>
                <w:rFonts w:ascii="Arial" w:hAnsi="Arial" w:cs="Arial"/>
                <w:sz w:val="18"/>
                <w:szCs w:val="22"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PrChange w:id="1235" w:author="Yael Gottlieb" w:date="2025-04-15T13:53:00Z" w16du:dateUtc="2025-04-15T10:53:00Z">
              <w:rPr>
                <w:rFonts w:ascii="Arial" w:hAnsi="Arial" w:cs="Arial"/>
                <w:sz w:val="18"/>
                <w:szCs w:val="22"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PrChange w:id="1236" w:author="Yael Gottlieb" w:date="2025-04-15T13:53:00Z" w16du:dateUtc="2025-04-15T10:53:00Z">
              <w:rPr>
                <w:rFonts w:ascii="Arial" w:hAnsi="Arial" w:cs="Arial"/>
                <w:sz w:val="18"/>
                <w:szCs w:val="22"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123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1238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tab/>
        </w:r>
      </w:del>
    </w:p>
    <w:p w14:paraId="26FDC36A" w14:textId="14EA7E45" w:rsidR="00C9209F" w:rsidRPr="00AB5A4E" w:rsidDel="00C56747" w:rsidRDefault="00C9209F" w:rsidP="00C56747">
      <w:pPr>
        <w:spacing w:line="360" w:lineRule="auto"/>
        <w:rPr>
          <w:del w:id="1239" w:author="Yael Gottlieb" w:date="2025-04-16T10:20:00Z" w16du:dateUtc="2025-04-16T07:20:00Z"/>
          <w:rFonts w:asciiTheme="minorBidi" w:hAnsiTheme="minorBidi" w:cstheme="minorBidi"/>
          <w:b/>
          <w:bCs/>
          <w:sz w:val="24"/>
          <w:rtl/>
          <w:rPrChange w:id="1240" w:author="Yael Gottlieb" w:date="2025-04-15T13:53:00Z" w16du:dateUtc="2025-04-15T10:53:00Z">
            <w:rPr>
              <w:del w:id="1241" w:author="Yael Gottlieb" w:date="2025-04-16T10:20:00Z" w16du:dateUtc="2025-04-16T07:20:00Z"/>
              <w:rFonts w:ascii="Arial" w:hAnsi="Arial" w:cs="Arial"/>
              <w:b/>
              <w:bCs/>
              <w:szCs w:val="22"/>
              <w:rtl/>
            </w:rPr>
          </w:rPrChange>
        </w:rPr>
        <w:pPrChange w:id="1242" w:author="Yael Gottlieb" w:date="2025-04-16T10:22:00Z" w16du:dateUtc="2025-04-16T07:22:00Z">
          <w:pPr/>
        </w:pPrChange>
      </w:pPr>
      <w:del w:id="1243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1244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 xml:space="preserve">                       תדריך</w:delText>
        </w:r>
      </w:del>
    </w:p>
    <w:p w14:paraId="703E7F90" w14:textId="6BBD4F0D" w:rsidR="00C9209F" w:rsidRPr="00AB5A4E" w:rsidDel="00C56747" w:rsidRDefault="00C9209F" w:rsidP="00C56747">
      <w:pPr>
        <w:spacing w:line="360" w:lineRule="auto"/>
        <w:rPr>
          <w:del w:id="1245" w:author="Yael Gottlieb" w:date="2025-04-16T10:20:00Z" w16du:dateUtc="2025-04-16T07:20:00Z"/>
          <w:rFonts w:asciiTheme="minorBidi" w:hAnsiTheme="minorBidi" w:cstheme="minorBidi"/>
          <w:b/>
          <w:bCs/>
          <w:sz w:val="24"/>
          <w:rtl/>
          <w:rPrChange w:id="1246" w:author="Yael Gottlieb" w:date="2025-04-15T13:53:00Z" w16du:dateUtc="2025-04-15T10:53:00Z">
            <w:rPr>
              <w:del w:id="1247" w:author="Yael Gottlieb" w:date="2025-04-16T10:20:00Z" w16du:dateUtc="2025-04-16T07:20:00Z"/>
              <w:rFonts w:ascii="Arial" w:hAnsi="Arial" w:cs="Arial"/>
              <w:b/>
              <w:bCs/>
              <w:szCs w:val="22"/>
              <w:rtl/>
            </w:rPr>
          </w:rPrChange>
        </w:rPr>
        <w:pPrChange w:id="1248" w:author="Yael Gottlieb" w:date="2025-04-16T10:22:00Z" w16du:dateUtc="2025-04-16T07:22:00Z">
          <w:pPr/>
        </w:pPrChange>
      </w:pPr>
      <w:del w:id="1249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250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       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1251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 xml:space="preserve">מהנדס התהליך / פרויקט / מנהל הקמה       </w:delText>
        </w:r>
      </w:del>
    </w:p>
    <w:p w14:paraId="28B0B126" w14:textId="0BEEC16D" w:rsidR="00C9209F" w:rsidRPr="00AB5A4E" w:rsidDel="00C56747" w:rsidRDefault="00C9209F" w:rsidP="00C56747">
      <w:pPr>
        <w:spacing w:line="360" w:lineRule="auto"/>
        <w:rPr>
          <w:del w:id="1252" w:author="Yael Gottlieb" w:date="2025-04-16T10:21:00Z" w16du:dateUtc="2025-04-16T07:21:00Z"/>
          <w:rFonts w:asciiTheme="minorBidi" w:hAnsiTheme="minorBidi" w:cstheme="minorBidi"/>
          <w:b/>
          <w:bCs/>
          <w:sz w:val="24"/>
          <w:rtl/>
          <w:rPrChange w:id="1253" w:author="Yael Gottlieb" w:date="2025-04-15T13:53:00Z" w16du:dateUtc="2025-04-15T10:53:00Z">
            <w:rPr>
              <w:del w:id="1254" w:author="Yael Gottlieb" w:date="2025-04-16T10:21:00Z" w16du:dateUtc="2025-04-16T07:21:00Z"/>
              <w:rFonts w:ascii="Arial" w:hAnsi="Arial" w:cs="Arial"/>
              <w:b/>
              <w:bCs/>
              <w:sz w:val="14"/>
              <w:szCs w:val="14"/>
              <w:rtl/>
            </w:rPr>
          </w:rPrChange>
        </w:rPr>
        <w:pPrChange w:id="1255" w:author="Yael Gottlieb" w:date="2025-04-16T10:22:00Z" w16du:dateUtc="2025-04-16T07:22:00Z">
          <w:pPr/>
        </w:pPrChange>
      </w:pPr>
    </w:p>
    <w:p w14:paraId="1D88BFC5" w14:textId="6BB12B66" w:rsidR="00C9209F" w:rsidRPr="00AB5A4E" w:rsidDel="00C56747" w:rsidRDefault="00C9209F" w:rsidP="00C56747">
      <w:pPr>
        <w:spacing w:line="360" w:lineRule="auto"/>
        <w:rPr>
          <w:del w:id="1256" w:author="Yael Gottlieb" w:date="2025-04-16T10:21:00Z" w16du:dateUtc="2025-04-16T07:21:00Z"/>
          <w:rFonts w:asciiTheme="minorBidi" w:hAnsiTheme="minorBidi" w:cstheme="minorBidi"/>
          <w:b/>
          <w:bCs/>
          <w:sz w:val="24"/>
          <w:rtl/>
          <w:rPrChange w:id="1257" w:author="Yael Gottlieb" w:date="2025-04-15T13:53:00Z" w16du:dateUtc="2025-04-15T10:53:00Z">
            <w:rPr>
              <w:del w:id="1258" w:author="Yael Gottlieb" w:date="2025-04-16T10:21:00Z" w16du:dateUtc="2025-04-16T07:21:00Z"/>
              <w:rFonts w:ascii="Arial" w:hAnsi="Arial" w:cs="Arial"/>
              <w:b/>
              <w:bCs/>
              <w:sz w:val="14"/>
              <w:szCs w:val="14"/>
              <w:rtl/>
            </w:rPr>
          </w:rPrChange>
        </w:rPr>
        <w:pPrChange w:id="1259" w:author="Yael Gottlieb" w:date="2025-04-16T10:22:00Z" w16du:dateUtc="2025-04-16T07:22:00Z">
          <w:pPr/>
        </w:pPrChange>
      </w:pPr>
    </w:p>
    <w:p w14:paraId="2231AE8D" w14:textId="1EF2EAB1" w:rsidR="00C9209F" w:rsidRPr="00AB5A4E" w:rsidDel="00C56747" w:rsidRDefault="00C9209F" w:rsidP="00C56747">
      <w:pPr>
        <w:spacing w:line="360" w:lineRule="auto"/>
        <w:rPr>
          <w:del w:id="1260" w:author="Yael Gottlieb" w:date="2025-04-16T10:20:00Z" w16du:dateUtc="2025-04-16T07:20:00Z"/>
          <w:rFonts w:asciiTheme="minorBidi" w:hAnsiTheme="minorBidi" w:cstheme="minorBidi"/>
          <w:sz w:val="24"/>
          <w:rtl/>
          <w:rPrChange w:id="1261" w:author="Yael Gottlieb" w:date="2025-04-15T13:53:00Z" w16du:dateUtc="2025-04-15T10:53:00Z">
            <w:rPr>
              <w:del w:id="1262" w:author="Yael Gottlieb" w:date="2025-04-16T10:20:00Z" w16du:dateUtc="2025-04-16T07:20:00Z"/>
              <w:rFonts w:ascii="Arial" w:hAnsi="Arial" w:cs="Arial"/>
              <w:sz w:val="18"/>
              <w:szCs w:val="18"/>
              <w:rtl/>
            </w:rPr>
          </w:rPrChange>
        </w:rPr>
        <w:pPrChange w:id="1263" w:author="Yael Gottlieb" w:date="2025-04-16T10:22:00Z" w16du:dateUtc="2025-04-16T07:22:00Z">
          <w:pPr/>
        </w:pPrChange>
      </w:pPr>
      <w:del w:id="1264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265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פעולות דרישות:</w:delText>
        </w:r>
      </w:del>
    </w:p>
    <w:p w14:paraId="670223B9" w14:textId="68225AF2" w:rsidR="00C9209F" w:rsidRPr="00AB5A4E" w:rsidDel="00C56747" w:rsidRDefault="00C9209F" w:rsidP="00C56747">
      <w:pPr>
        <w:spacing w:line="360" w:lineRule="auto"/>
        <w:rPr>
          <w:del w:id="1266" w:author="Yael Gottlieb" w:date="2025-04-16T10:20:00Z" w16du:dateUtc="2025-04-16T07:20:00Z"/>
          <w:rFonts w:asciiTheme="minorBidi" w:hAnsiTheme="minorBidi" w:cstheme="minorBidi"/>
          <w:sz w:val="24"/>
          <w:rtl/>
          <w:rPrChange w:id="1267" w:author="Yael Gottlieb" w:date="2025-04-15T13:53:00Z" w16du:dateUtc="2025-04-15T10:53:00Z">
            <w:rPr>
              <w:del w:id="1268" w:author="Yael Gottlieb" w:date="2025-04-16T10:20:00Z" w16du:dateUtc="2025-04-16T07:20:00Z"/>
              <w:rFonts w:ascii="Arial" w:hAnsi="Arial" w:cs="Arial"/>
              <w:sz w:val="18"/>
              <w:szCs w:val="18"/>
              <w:rtl/>
            </w:rPr>
          </w:rPrChange>
        </w:rPr>
        <w:pPrChange w:id="1269" w:author="Yael Gottlieb" w:date="2025-04-16T10:22:00Z" w16du:dateUtc="2025-04-16T07:22:00Z">
          <w:pPr/>
        </w:pPrChange>
      </w:pPr>
    </w:p>
    <w:p w14:paraId="58215B81" w14:textId="0907DD2B" w:rsidR="00C9209F" w:rsidRPr="00AB5A4E" w:rsidDel="00C56747" w:rsidRDefault="00C9209F" w:rsidP="00C56747">
      <w:pPr>
        <w:spacing w:line="360" w:lineRule="auto"/>
        <w:rPr>
          <w:del w:id="1270" w:author="Yael Gottlieb" w:date="2025-04-16T10:20:00Z" w16du:dateUtc="2025-04-16T07:20:00Z"/>
          <w:rFonts w:asciiTheme="minorBidi" w:hAnsiTheme="minorBidi" w:cstheme="minorBidi"/>
          <w:sz w:val="24"/>
          <w:rtl/>
          <w:rPrChange w:id="1271" w:author="Yael Gottlieb" w:date="2025-04-15T13:53:00Z" w16du:dateUtc="2025-04-15T10:53:00Z">
            <w:rPr>
              <w:del w:id="1272" w:author="Yael Gottlieb" w:date="2025-04-16T10:20:00Z" w16du:dateUtc="2025-04-16T07:20:00Z"/>
              <w:rFonts w:ascii="Arial" w:hAnsi="Arial" w:cs="Arial"/>
              <w:sz w:val="18"/>
              <w:szCs w:val="18"/>
              <w:rtl/>
            </w:rPr>
          </w:rPrChange>
        </w:rPr>
        <w:pPrChange w:id="1273" w:author="Yael Gottlieb" w:date="2025-04-16T10:22:00Z" w16du:dateUtc="2025-04-16T07:22:00Z">
          <w:pPr/>
        </w:pPrChange>
      </w:pPr>
      <w:del w:id="1274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275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א. ניקוז מנוזלים                                            ו.  מהנדס התהליך</w:delText>
        </w:r>
      </w:del>
    </w:p>
    <w:p w14:paraId="12C041E7" w14:textId="0DBC79A4" w:rsidR="00C9209F" w:rsidRPr="00AB5A4E" w:rsidDel="00C56747" w:rsidRDefault="00C9209F" w:rsidP="00C56747">
      <w:pPr>
        <w:spacing w:line="360" w:lineRule="auto"/>
        <w:rPr>
          <w:del w:id="1276" w:author="Yael Gottlieb" w:date="2025-04-16T10:20:00Z" w16du:dateUtc="2025-04-16T07:20:00Z"/>
          <w:rFonts w:asciiTheme="minorBidi" w:hAnsiTheme="minorBidi" w:cstheme="minorBidi"/>
          <w:sz w:val="24"/>
          <w:rtl/>
          <w:rPrChange w:id="1277" w:author="Yael Gottlieb" w:date="2025-04-15T13:53:00Z" w16du:dateUtc="2025-04-15T10:53:00Z">
            <w:rPr>
              <w:del w:id="1278" w:author="Yael Gottlieb" w:date="2025-04-16T10:20:00Z" w16du:dateUtc="2025-04-16T07:20:00Z"/>
              <w:rFonts w:ascii="Arial" w:hAnsi="Arial" w:cs="Arial"/>
              <w:sz w:val="18"/>
              <w:szCs w:val="18"/>
              <w:rtl/>
            </w:rPr>
          </w:rPrChange>
        </w:rPr>
        <w:pPrChange w:id="1279" w:author="Yael Gottlieb" w:date="2025-04-16T10:22:00Z" w16du:dateUtc="2025-04-16T07:22:00Z">
          <w:pPr/>
        </w:pPrChange>
      </w:pPr>
      <w:del w:id="1280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281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ב. סילוק גזים ע"י אוורור                                 ז.  מנהל המשמרת</w:delText>
        </w:r>
      </w:del>
    </w:p>
    <w:p w14:paraId="74ACECD1" w14:textId="129332D7" w:rsidR="00C9209F" w:rsidRPr="00AB5A4E" w:rsidDel="00C56747" w:rsidRDefault="00C9209F" w:rsidP="00C56747">
      <w:pPr>
        <w:spacing w:line="360" w:lineRule="auto"/>
        <w:rPr>
          <w:del w:id="1282" w:author="Yael Gottlieb" w:date="2025-04-16T10:20:00Z" w16du:dateUtc="2025-04-16T07:20:00Z"/>
          <w:rFonts w:asciiTheme="minorBidi" w:hAnsiTheme="minorBidi" w:cstheme="minorBidi"/>
          <w:sz w:val="24"/>
          <w:rtl/>
          <w:rPrChange w:id="1283" w:author="Yael Gottlieb" w:date="2025-04-15T13:53:00Z" w16du:dateUtc="2025-04-15T10:53:00Z">
            <w:rPr>
              <w:del w:id="1284" w:author="Yael Gottlieb" w:date="2025-04-16T10:20:00Z" w16du:dateUtc="2025-04-16T07:20:00Z"/>
              <w:rFonts w:ascii="Arial" w:hAnsi="Arial" w:cs="Arial"/>
              <w:sz w:val="18"/>
              <w:szCs w:val="18"/>
              <w:rtl/>
            </w:rPr>
          </w:rPrChange>
        </w:rPr>
        <w:pPrChange w:id="1285" w:author="Yael Gottlieb" w:date="2025-04-16T10:22:00Z" w16du:dateUtc="2025-04-16T07:22:00Z">
          <w:pPr/>
        </w:pPrChange>
      </w:pPr>
      <w:del w:id="1286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287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ג. ניתוק ציוד ע"י הסרת חבורים                       ח. ממונה על הבטיחות</w:delText>
        </w:r>
      </w:del>
    </w:p>
    <w:p w14:paraId="29060D15" w14:textId="341226AA" w:rsidR="00C9209F" w:rsidRPr="00AB5A4E" w:rsidDel="00C56747" w:rsidRDefault="00C9209F" w:rsidP="00C56747">
      <w:pPr>
        <w:spacing w:line="360" w:lineRule="auto"/>
        <w:rPr>
          <w:del w:id="1288" w:author="Yael Gottlieb" w:date="2025-04-16T10:20:00Z" w16du:dateUtc="2025-04-16T07:20:00Z"/>
          <w:rFonts w:asciiTheme="minorBidi" w:hAnsiTheme="minorBidi" w:cstheme="minorBidi"/>
          <w:sz w:val="24"/>
          <w:rtl/>
          <w:rPrChange w:id="1289" w:author="Yael Gottlieb" w:date="2025-04-15T13:53:00Z" w16du:dateUtc="2025-04-15T10:53:00Z">
            <w:rPr>
              <w:del w:id="1290" w:author="Yael Gottlieb" w:date="2025-04-16T10:20:00Z" w16du:dateUtc="2025-04-16T07:20:00Z"/>
              <w:rFonts w:ascii="Arial" w:hAnsi="Arial" w:cs="Arial"/>
              <w:sz w:val="18"/>
              <w:szCs w:val="18"/>
              <w:rtl/>
            </w:rPr>
          </w:rPrChange>
        </w:rPr>
        <w:pPrChange w:id="1291" w:author="Yael Gottlieb" w:date="2025-04-16T10:22:00Z" w16du:dateUtc="2025-04-16T07:22:00Z">
          <w:pPr/>
        </w:pPrChange>
      </w:pPr>
      <w:del w:id="1292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293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ד. דרישות לציוד כיבוי אש                              ט.  חתימת חשמלאי המפעל</w:delText>
        </w:r>
      </w:del>
    </w:p>
    <w:p w14:paraId="68309B8B" w14:textId="37622951" w:rsidR="00C9209F" w:rsidRPr="00AB5A4E" w:rsidDel="00C56747" w:rsidRDefault="00C9209F" w:rsidP="00C56747">
      <w:pPr>
        <w:spacing w:line="360" w:lineRule="auto"/>
        <w:rPr>
          <w:del w:id="1294" w:author="Yael Gottlieb" w:date="2025-04-16T10:20:00Z" w16du:dateUtc="2025-04-16T07:20:00Z"/>
          <w:rFonts w:asciiTheme="minorBidi" w:hAnsiTheme="minorBidi" w:cstheme="minorBidi"/>
          <w:sz w:val="24"/>
          <w:rtl/>
          <w:rPrChange w:id="1295" w:author="Yael Gottlieb" w:date="2025-04-15T13:53:00Z" w16du:dateUtc="2025-04-15T10:53:00Z">
            <w:rPr>
              <w:del w:id="1296" w:author="Yael Gottlieb" w:date="2025-04-16T10:20:00Z" w16du:dateUtc="2025-04-16T07:20:00Z"/>
              <w:rFonts w:ascii="Arial" w:hAnsi="Arial" w:cs="Arial"/>
              <w:sz w:val="18"/>
              <w:szCs w:val="18"/>
              <w:rtl/>
            </w:rPr>
          </w:rPrChange>
        </w:rPr>
        <w:pPrChange w:id="1297" w:author="Yael Gottlieb" w:date="2025-04-16T10:22:00Z" w16du:dateUtc="2025-04-16T07:22:00Z">
          <w:pPr/>
        </w:pPrChange>
      </w:pPr>
      <w:del w:id="1298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299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ה. דרישה לניתוק חשמל                                י.   אחר</w:delText>
        </w:r>
      </w:del>
    </w:p>
    <w:p w14:paraId="2BCC1730" w14:textId="0E95ECBF" w:rsidR="00C9209F" w:rsidRPr="00AB5A4E" w:rsidDel="00C56747" w:rsidRDefault="00C9209F" w:rsidP="00C56747">
      <w:pPr>
        <w:spacing w:line="360" w:lineRule="auto"/>
        <w:rPr>
          <w:del w:id="1300" w:author="Yael Gottlieb" w:date="2025-04-16T10:21:00Z" w16du:dateUtc="2025-04-16T07:21:00Z"/>
          <w:rFonts w:asciiTheme="minorBidi" w:hAnsiTheme="minorBidi" w:cstheme="minorBidi"/>
          <w:b/>
          <w:bCs/>
          <w:sz w:val="24"/>
          <w:u w:val="single"/>
          <w:rtl/>
          <w:rPrChange w:id="1301" w:author="Yael Gottlieb" w:date="2025-04-15T13:53:00Z" w16du:dateUtc="2025-04-15T10:53:00Z">
            <w:rPr>
              <w:del w:id="1302" w:author="Yael Gottlieb" w:date="2025-04-16T10:21:00Z" w16du:dateUtc="2025-04-16T07:21:00Z"/>
              <w:rFonts w:ascii="Arial" w:hAnsi="Arial" w:cs="Arial"/>
              <w:b/>
              <w:bCs/>
              <w:sz w:val="18"/>
              <w:szCs w:val="18"/>
              <w:u w:val="single"/>
              <w:rtl/>
            </w:rPr>
          </w:rPrChange>
        </w:rPr>
        <w:pPrChange w:id="1303" w:author="Yael Gottlieb" w:date="2025-04-16T10:22:00Z" w16du:dateUtc="2025-04-16T07:22:00Z">
          <w:pPr>
            <w:jc w:val="center"/>
          </w:pPr>
        </w:pPrChange>
      </w:pPr>
    </w:p>
    <w:p w14:paraId="4FA2514C" w14:textId="2D10A95A" w:rsidR="00C9209F" w:rsidRPr="00AB5A4E" w:rsidDel="00C56747" w:rsidRDefault="00C9209F" w:rsidP="00C56747">
      <w:pPr>
        <w:spacing w:line="360" w:lineRule="auto"/>
        <w:rPr>
          <w:del w:id="1304" w:author="Yael Gottlieb" w:date="2025-04-16T10:20:00Z" w16du:dateUtc="2025-04-16T07:20:00Z"/>
          <w:rFonts w:asciiTheme="minorBidi" w:hAnsiTheme="minorBidi" w:cstheme="minorBidi"/>
          <w:sz w:val="24"/>
          <w:rtl/>
          <w:rPrChange w:id="1305" w:author="Yael Gottlieb" w:date="2025-04-15T13:53:00Z" w16du:dateUtc="2025-04-15T10:53:00Z">
            <w:rPr>
              <w:del w:id="1306" w:author="Yael Gottlieb" w:date="2025-04-16T10:20:00Z" w16du:dateUtc="2025-04-16T07:20:00Z"/>
              <w:rFonts w:ascii="Arial" w:hAnsi="Arial" w:cs="Arial"/>
              <w:sz w:val="28"/>
              <w:szCs w:val="28"/>
              <w:rtl/>
            </w:rPr>
          </w:rPrChange>
        </w:rPr>
        <w:pPrChange w:id="1307" w:author="Yael Gottlieb" w:date="2025-04-16T10:22:00Z" w16du:dateUtc="2025-04-16T07:22:00Z">
          <w:pPr/>
        </w:pPrChange>
      </w:pPr>
      <w:del w:id="1308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309" w:author="Yael Gottlieb" w:date="2025-04-15T13:53:00Z" w16du:dateUtc="2025-04-15T10:53:00Z">
              <w:rPr>
                <w:rFonts w:ascii="Arial" w:hAnsi="Arial" w:cs="Arial"/>
                <w:sz w:val="28"/>
                <w:szCs w:val="28"/>
                <w:rtl/>
              </w:rPr>
            </w:rPrChange>
          </w:rPr>
          <w:delText>_____________________________________________</w:delText>
        </w:r>
      </w:del>
    </w:p>
    <w:p w14:paraId="2115A7AE" w14:textId="733DA474" w:rsidR="00C9209F" w:rsidRPr="00AB5A4E" w:rsidDel="00C56747" w:rsidRDefault="00C9209F" w:rsidP="00C56747">
      <w:pPr>
        <w:spacing w:line="360" w:lineRule="auto"/>
        <w:rPr>
          <w:del w:id="1310" w:author="Yael Gottlieb" w:date="2025-04-16T10:20:00Z" w16du:dateUtc="2025-04-16T07:20:00Z"/>
          <w:rFonts w:asciiTheme="minorBidi" w:hAnsiTheme="minorBidi" w:cstheme="minorBidi"/>
          <w:b/>
          <w:bCs/>
          <w:sz w:val="24"/>
          <w:u w:val="single"/>
          <w:rtl/>
          <w:rPrChange w:id="1311" w:author="Yael Gottlieb" w:date="2025-04-15T13:53:00Z" w16du:dateUtc="2025-04-15T10:53:00Z">
            <w:rPr>
              <w:del w:id="1312" w:author="Yael Gottlieb" w:date="2025-04-16T10:20:00Z" w16du:dateUtc="2025-04-16T07:20:00Z"/>
              <w:rFonts w:ascii="Arial" w:hAnsi="Arial" w:cs="Arial"/>
              <w:b/>
              <w:bCs/>
              <w:sz w:val="28"/>
              <w:szCs w:val="28"/>
              <w:u w:val="single"/>
              <w:rtl/>
            </w:rPr>
          </w:rPrChange>
        </w:rPr>
        <w:pPrChange w:id="1313" w:author="Yael Gottlieb" w:date="2025-04-16T10:22:00Z" w16du:dateUtc="2025-04-16T07:22:00Z">
          <w:pPr/>
        </w:pPrChange>
      </w:pPr>
    </w:p>
    <w:p w14:paraId="56CE743C" w14:textId="1EDAF047" w:rsidR="00C9209F" w:rsidRPr="00AB5A4E" w:rsidDel="00C56747" w:rsidRDefault="00C9209F" w:rsidP="00C56747">
      <w:pPr>
        <w:spacing w:line="360" w:lineRule="auto"/>
        <w:rPr>
          <w:del w:id="1314" w:author="Yael Gottlieb" w:date="2025-04-16T10:20:00Z" w16du:dateUtc="2025-04-16T07:20:00Z"/>
          <w:rFonts w:asciiTheme="minorBidi" w:hAnsiTheme="minorBidi" w:cstheme="minorBidi"/>
          <w:b/>
          <w:bCs/>
          <w:sz w:val="24"/>
          <w:rtl/>
          <w:rPrChange w:id="1315" w:author="Yael Gottlieb" w:date="2025-04-15T13:53:00Z" w16du:dateUtc="2025-04-15T10:53:00Z">
            <w:rPr>
              <w:del w:id="1316" w:author="Yael Gottlieb" w:date="2025-04-16T10:20:00Z" w16du:dateUtc="2025-04-16T07:20:00Z"/>
              <w:rFonts w:ascii="Arial" w:hAnsi="Arial" w:cs="Arial"/>
              <w:b/>
              <w:bCs/>
              <w:szCs w:val="22"/>
              <w:rtl/>
            </w:rPr>
          </w:rPrChange>
        </w:rPr>
        <w:pPrChange w:id="1317" w:author="Yael Gottlieb" w:date="2025-04-16T10:22:00Z" w16du:dateUtc="2025-04-16T07:22:00Z">
          <w:pPr/>
        </w:pPrChange>
      </w:pPr>
      <w:del w:id="1318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1319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ממונה על בטיחות</w:delText>
        </w:r>
      </w:del>
    </w:p>
    <w:p w14:paraId="494DFA36" w14:textId="50408A44" w:rsidR="00C9209F" w:rsidRPr="00AB5A4E" w:rsidDel="00C56747" w:rsidRDefault="00C9209F" w:rsidP="00C56747">
      <w:pPr>
        <w:spacing w:line="360" w:lineRule="auto"/>
        <w:rPr>
          <w:del w:id="1320" w:author="Yael Gottlieb" w:date="2025-04-16T10:20:00Z" w16du:dateUtc="2025-04-16T07:20:00Z"/>
          <w:rFonts w:asciiTheme="minorBidi" w:hAnsiTheme="minorBidi" w:cstheme="minorBidi"/>
          <w:b/>
          <w:bCs/>
          <w:sz w:val="24"/>
          <w:rtl/>
          <w:rPrChange w:id="1321" w:author="Yael Gottlieb" w:date="2025-04-15T13:53:00Z" w16du:dateUtc="2025-04-15T10:53:00Z">
            <w:rPr>
              <w:del w:id="1322" w:author="Yael Gottlieb" w:date="2025-04-16T10:20:00Z" w16du:dateUtc="2025-04-16T07:20:00Z"/>
              <w:rFonts w:ascii="Arial" w:hAnsi="Arial" w:cs="Arial"/>
              <w:b/>
              <w:bCs/>
              <w:sz w:val="16"/>
              <w:szCs w:val="16"/>
              <w:rtl/>
            </w:rPr>
          </w:rPrChange>
        </w:rPr>
        <w:pPrChange w:id="1323" w:author="Yael Gottlieb" w:date="2025-04-16T10:22:00Z" w16du:dateUtc="2025-04-16T07:22:00Z">
          <w:pPr/>
        </w:pPrChange>
      </w:pPr>
    </w:p>
    <w:p w14:paraId="4F84D058" w14:textId="57052E90" w:rsidR="00C9209F" w:rsidRPr="00AB5A4E" w:rsidDel="00C56747" w:rsidRDefault="00C9209F" w:rsidP="00C56747">
      <w:pPr>
        <w:spacing w:line="360" w:lineRule="auto"/>
        <w:rPr>
          <w:del w:id="1324" w:author="Yael Gottlieb" w:date="2025-04-16T10:20:00Z" w16du:dateUtc="2025-04-16T07:20:00Z"/>
          <w:rFonts w:asciiTheme="minorBidi" w:hAnsiTheme="minorBidi" w:cstheme="minorBidi"/>
          <w:sz w:val="24"/>
          <w:rtl/>
          <w:rPrChange w:id="1325" w:author="Yael Gottlieb" w:date="2025-04-15T13:53:00Z" w16du:dateUtc="2025-04-15T10:53:00Z">
            <w:rPr>
              <w:del w:id="1326" w:author="Yael Gottlieb" w:date="2025-04-16T10:20:00Z" w16du:dateUtc="2025-04-16T07:20:00Z"/>
              <w:rFonts w:ascii="Arial" w:hAnsi="Arial" w:cs="Arial"/>
              <w:sz w:val="18"/>
              <w:szCs w:val="18"/>
              <w:rtl/>
            </w:rPr>
          </w:rPrChange>
        </w:rPr>
        <w:pPrChange w:id="1327" w:author="Yael Gottlieb" w:date="2025-04-16T10:22:00Z" w16du:dateUtc="2025-04-16T07:22:00Z">
          <w:pPr/>
        </w:pPrChange>
      </w:pPr>
      <w:del w:id="1328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329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ציוד בהתאם לדרישות התקן</w:delText>
        </w:r>
      </w:del>
    </w:p>
    <w:p w14:paraId="35399AEF" w14:textId="053B5368" w:rsidR="00C9209F" w:rsidRPr="00AB5A4E" w:rsidDel="00C56747" w:rsidRDefault="00C9209F" w:rsidP="00C56747">
      <w:pPr>
        <w:spacing w:line="360" w:lineRule="auto"/>
        <w:rPr>
          <w:del w:id="1330" w:author="Yael Gottlieb" w:date="2025-04-16T10:21:00Z" w16du:dateUtc="2025-04-16T07:21:00Z"/>
          <w:rFonts w:asciiTheme="minorBidi" w:hAnsiTheme="minorBidi" w:cstheme="minorBidi"/>
          <w:sz w:val="24"/>
          <w:rtl/>
          <w:rPrChange w:id="1331" w:author="Yael Gottlieb" w:date="2025-04-15T13:53:00Z" w16du:dateUtc="2025-04-15T10:53:00Z">
            <w:rPr>
              <w:del w:id="1332" w:author="Yael Gottlieb" w:date="2025-04-16T10:21:00Z" w16du:dateUtc="2025-04-16T07:21:00Z"/>
              <w:rFonts w:ascii="Arial" w:hAnsi="Arial" w:cs="Arial"/>
              <w:sz w:val="18"/>
              <w:szCs w:val="18"/>
              <w:rtl/>
            </w:rPr>
          </w:rPrChange>
        </w:rPr>
        <w:pPrChange w:id="1333" w:author="Yael Gottlieb" w:date="2025-04-16T10:22:00Z" w16du:dateUtc="2025-04-16T07:22:00Z">
          <w:pPr/>
        </w:pPrChange>
      </w:pPr>
    </w:p>
    <w:p w14:paraId="7DF989ED" w14:textId="129488DB" w:rsidR="00C9209F" w:rsidRPr="00AB5A4E" w:rsidDel="00C56747" w:rsidRDefault="00C9209F" w:rsidP="00C56747">
      <w:pPr>
        <w:spacing w:line="360" w:lineRule="auto"/>
        <w:rPr>
          <w:del w:id="1334" w:author="Yael Gottlieb" w:date="2025-04-16T10:20:00Z" w16du:dateUtc="2025-04-16T07:20:00Z"/>
          <w:rFonts w:asciiTheme="minorBidi" w:hAnsiTheme="minorBidi" w:cstheme="minorBidi"/>
          <w:sz w:val="24"/>
          <w:rPrChange w:id="1335" w:author="Yael Gottlieb" w:date="2025-04-15T13:53:00Z" w16du:dateUtc="2025-04-15T10:53:00Z">
            <w:rPr>
              <w:del w:id="1336" w:author="Yael Gottlieb" w:date="2025-04-16T10:20:00Z" w16du:dateUtc="2025-04-16T07:20:00Z"/>
              <w:rFonts w:ascii="Arial" w:hAnsi="Arial" w:cs="Arial"/>
              <w:sz w:val="18"/>
              <w:szCs w:val="18"/>
            </w:rPr>
          </w:rPrChange>
        </w:rPr>
        <w:pPrChange w:id="1337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338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339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כובע בטיחות.</w:delText>
        </w:r>
      </w:del>
    </w:p>
    <w:p w14:paraId="692D57C2" w14:textId="727EEDE6" w:rsidR="00C9209F" w:rsidRPr="00AB5A4E" w:rsidDel="00C56747" w:rsidRDefault="00C9209F" w:rsidP="00C56747">
      <w:pPr>
        <w:spacing w:line="360" w:lineRule="auto"/>
        <w:rPr>
          <w:del w:id="1340" w:author="Yael Gottlieb" w:date="2025-04-16T10:20:00Z" w16du:dateUtc="2025-04-16T07:20:00Z"/>
          <w:rFonts w:asciiTheme="minorBidi" w:hAnsiTheme="minorBidi" w:cstheme="minorBidi"/>
          <w:sz w:val="24"/>
          <w:rPrChange w:id="1341" w:author="Yael Gottlieb" w:date="2025-04-15T13:53:00Z" w16du:dateUtc="2025-04-15T10:53:00Z">
            <w:rPr>
              <w:del w:id="1342" w:author="Yael Gottlieb" w:date="2025-04-16T10:20:00Z" w16du:dateUtc="2025-04-16T07:20:00Z"/>
              <w:rFonts w:ascii="Arial" w:hAnsi="Arial" w:cs="Arial"/>
              <w:sz w:val="18"/>
              <w:szCs w:val="18"/>
            </w:rPr>
          </w:rPrChange>
        </w:rPr>
        <w:pPrChange w:id="1343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344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345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מסכה עם מסנן אבק – לעבודה באוויר פחות בנוכחות אבק.</w:delText>
        </w:r>
      </w:del>
    </w:p>
    <w:p w14:paraId="0B8CA7B0" w14:textId="7071C529" w:rsidR="00C9209F" w:rsidRPr="00AB5A4E" w:rsidDel="00C56747" w:rsidRDefault="00C9209F" w:rsidP="00C56747">
      <w:pPr>
        <w:spacing w:line="360" w:lineRule="auto"/>
        <w:rPr>
          <w:del w:id="1346" w:author="Yael Gottlieb" w:date="2025-04-16T10:20:00Z" w16du:dateUtc="2025-04-16T07:20:00Z"/>
          <w:rFonts w:asciiTheme="minorBidi" w:hAnsiTheme="minorBidi" w:cstheme="minorBidi"/>
          <w:sz w:val="24"/>
          <w:rPrChange w:id="1347" w:author="Yael Gottlieb" w:date="2025-04-15T13:53:00Z" w16du:dateUtc="2025-04-15T10:53:00Z">
            <w:rPr>
              <w:del w:id="1348" w:author="Yael Gottlieb" w:date="2025-04-16T10:20:00Z" w16du:dateUtc="2025-04-16T07:20:00Z"/>
              <w:rFonts w:ascii="Arial" w:hAnsi="Arial" w:cs="Arial"/>
              <w:sz w:val="18"/>
              <w:szCs w:val="18"/>
            </w:rPr>
          </w:rPrChange>
        </w:rPr>
        <w:pPrChange w:id="1349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350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351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רתמת בטיחות עם חבל קשירה: - לעבודה בגובה מ-2 מטרים ומעלה ללא פיגום,או לעבודה על פיגום תלוי לקשירה לחבל הצלה נפרד, או לעבודה על גגות.</w:delText>
        </w:r>
      </w:del>
    </w:p>
    <w:p w14:paraId="2E09C83B" w14:textId="098FE2B2" w:rsidR="00C9209F" w:rsidRPr="00AB5A4E" w:rsidDel="00C56747" w:rsidRDefault="00C9209F" w:rsidP="00C56747">
      <w:pPr>
        <w:spacing w:line="360" w:lineRule="auto"/>
        <w:rPr>
          <w:del w:id="1352" w:author="Yael Gottlieb" w:date="2025-04-16T10:20:00Z" w16du:dateUtc="2025-04-16T07:20:00Z"/>
          <w:rFonts w:asciiTheme="minorBidi" w:hAnsiTheme="minorBidi" w:cstheme="minorBidi"/>
          <w:sz w:val="24"/>
          <w:rPrChange w:id="1353" w:author="Yael Gottlieb" w:date="2025-04-15T13:53:00Z" w16du:dateUtc="2025-04-15T10:53:00Z">
            <w:rPr>
              <w:del w:id="1354" w:author="Yael Gottlieb" w:date="2025-04-16T10:20:00Z" w16du:dateUtc="2025-04-16T07:20:00Z"/>
              <w:rFonts w:ascii="Arial" w:hAnsi="Arial" w:cs="Arial"/>
              <w:sz w:val="18"/>
              <w:szCs w:val="18"/>
            </w:rPr>
          </w:rPrChange>
        </w:rPr>
        <w:pPrChange w:id="1355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356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357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בגדי פי.וי.סי. כפפות פי.וי.סי.</w:delText>
        </w:r>
      </w:del>
    </w:p>
    <w:p w14:paraId="4853493D" w14:textId="293936D9" w:rsidR="00C9209F" w:rsidRPr="00AB5A4E" w:rsidDel="00C56747" w:rsidRDefault="00C9209F" w:rsidP="00C56747">
      <w:pPr>
        <w:spacing w:line="360" w:lineRule="auto"/>
        <w:rPr>
          <w:del w:id="1358" w:author="Yael Gottlieb" w:date="2025-04-16T10:20:00Z" w16du:dateUtc="2025-04-16T07:20:00Z"/>
          <w:rFonts w:asciiTheme="minorBidi" w:hAnsiTheme="minorBidi" w:cstheme="minorBidi"/>
          <w:sz w:val="24"/>
          <w:rPrChange w:id="1359" w:author="Yael Gottlieb" w:date="2025-04-15T13:53:00Z" w16du:dateUtc="2025-04-15T10:53:00Z">
            <w:rPr>
              <w:del w:id="1360" w:author="Yael Gottlieb" w:date="2025-04-16T10:20:00Z" w16du:dateUtc="2025-04-16T07:20:00Z"/>
              <w:rFonts w:ascii="Arial" w:hAnsi="Arial" w:cs="Arial"/>
              <w:sz w:val="18"/>
              <w:szCs w:val="18"/>
            </w:rPr>
          </w:rPrChange>
        </w:rPr>
        <w:pPrChange w:id="1361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362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363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כפפות עור – לעבודות ידיים בעצמים מחוספסים.</w:delText>
        </w:r>
      </w:del>
    </w:p>
    <w:p w14:paraId="3E2D7FC7" w14:textId="19A47813" w:rsidR="00C9209F" w:rsidRPr="00AB5A4E" w:rsidDel="00C56747" w:rsidRDefault="00C9209F" w:rsidP="00C56747">
      <w:pPr>
        <w:spacing w:line="360" w:lineRule="auto"/>
        <w:rPr>
          <w:del w:id="1364" w:author="Yael Gottlieb" w:date="2025-04-16T10:20:00Z" w16du:dateUtc="2025-04-16T07:20:00Z"/>
          <w:rFonts w:asciiTheme="minorBidi" w:hAnsiTheme="minorBidi" w:cstheme="minorBidi"/>
          <w:sz w:val="24"/>
          <w:rPrChange w:id="1365" w:author="Yael Gottlieb" w:date="2025-04-15T13:53:00Z" w16du:dateUtc="2025-04-15T10:53:00Z">
            <w:rPr>
              <w:del w:id="1366" w:author="Yael Gottlieb" w:date="2025-04-16T10:20:00Z" w16du:dateUtc="2025-04-16T07:20:00Z"/>
              <w:rFonts w:ascii="Arial" w:hAnsi="Arial" w:cs="Arial"/>
              <w:sz w:val="18"/>
              <w:szCs w:val="18"/>
            </w:rPr>
          </w:rPrChange>
        </w:rPr>
        <w:pPrChange w:id="1367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368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369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משקפי מגן מוגנים בצדדים – לעבודה באבק חלקיקי אבן או מתכת מעופפים.</w:delText>
        </w:r>
      </w:del>
    </w:p>
    <w:p w14:paraId="728BCE3B" w14:textId="41C6E5FF" w:rsidR="00C9209F" w:rsidRPr="00AB5A4E" w:rsidDel="00C56747" w:rsidRDefault="00C9209F" w:rsidP="00C56747">
      <w:pPr>
        <w:spacing w:line="360" w:lineRule="auto"/>
        <w:rPr>
          <w:del w:id="1370" w:author="Yael Gottlieb" w:date="2025-04-16T10:20:00Z" w16du:dateUtc="2025-04-16T07:20:00Z"/>
          <w:rFonts w:asciiTheme="minorBidi" w:hAnsiTheme="minorBidi" w:cstheme="minorBidi"/>
          <w:sz w:val="24"/>
          <w:rPrChange w:id="1371" w:author="Yael Gottlieb" w:date="2025-04-15T13:53:00Z" w16du:dateUtc="2025-04-15T10:53:00Z">
            <w:rPr>
              <w:del w:id="1372" w:author="Yael Gottlieb" w:date="2025-04-16T10:20:00Z" w16du:dateUtc="2025-04-16T07:20:00Z"/>
              <w:rFonts w:ascii="Arial" w:hAnsi="Arial" w:cs="Arial"/>
              <w:sz w:val="18"/>
              <w:szCs w:val="18"/>
            </w:rPr>
          </w:rPrChange>
        </w:rPr>
        <w:pPrChange w:id="1373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374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375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מערכות אוטוגן מצוידות בבולמי להבה, צנרת תקינה והגלילים במצב זקוף.</w:delText>
        </w:r>
      </w:del>
    </w:p>
    <w:p w14:paraId="78739E92" w14:textId="6A96DC59" w:rsidR="00C9209F" w:rsidRPr="00AB5A4E" w:rsidDel="00C56747" w:rsidRDefault="00C9209F" w:rsidP="00C56747">
      <w:pPr>
        <w:spacing w:line="360" w:lineRule="auto"/>
        <w:rPr>
          <w:del w:id="1376" w:author="Yael Gottlieb" w:date="2025-04-16T10:20:00Z" w16du:dateUtc="2025-04-16T07:20:00Z"/>
          <w:rFonts w:asciiTheme="minorBidi" w:hAnsiTheme="minorBidi" w:cstheme="minorBidi"/>
          <w:sz w:val="24"/>
          <w:rPrChange w:id="1377" w:author="Yael Gottlieb" w:date="2025-04-15T13:53:00Z" w16du:dateUtc="2025-04-15T10:53:00Z">
            <w:rPr>
              <w:del w:id="1378" w:author="Yael Gottlieb" w:date="2025-04-16T10:20:00Z" w16du:dateUtc="2025-04-16T07:20:00Z"/>
              <w:rFonts w:ascii="Arial" w:hAnsi="Arial" w:cs="Arial"/>
              <w:sz w:val="18"/>
              <w:szCs w:val="18"/>
            </w:rPr>
          </w:rPrChange>
        </w:rPr>
        <w:pPrChange w:id="1379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380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381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רתכות חשמל ודיזל מצויידות בכבלים וחבורים תקנים, מרוחקות לפחות 10 מטר ממתקני היצור ומקום העבודה.</w:delText>
        </w:r>
      </w:del>
    </w:p>
    <w:p w14:paraId="06975209" w14:textId="10865CC2" w:rsidR="00C9209F" w:rsidRPr="00AB5A4E" w:rsidDel="00C56747" w:rsidRDefault="00C9209F" w:rsidP="00C56747">
      <w:pPr>
        <w:spacing w:line="360" w:lineRule="auto"/>
        <w:rPr>
          <w:del w:id="1382" w:author="Yael Gottlieb" w:date="2025-04-16T10:20:00Z" w16du:dateUtc="2025-04-16T07:20:00Z"/>
          <w:rFonts w:asciiTheme="minorBidi" w:hAnsiTheme="minorBidi" w:cstheme="minorBidi"/>
          <w:sz w:val="24"/>
          <w:rPrChange w:id="1383" w:author="Yael Gottlieb" w:date="2025-04-15T13:53:00Z" w16du:dateUtc="2025-04-15T10:53:00Z">
            <w:rPr>
              <w:del w:id="1384" w:author="Yael Gottlieb" w:date="2025-04-16T10:20:00Z" w16du:dateUtc="2025-04-16T07:20:00Z"/>
              <w:rFonts w:ascii="Arial" w:hAnsi="Arial" w:cs="Arial"/>
              <w:sz w:val="18"/>
              <w:szCs w:val="18"/>
            </w:rPr>
          </w:rPrChange>
        </w:rPr>
        <w:pPrChange w:id="1385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386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387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אין לרתך תמיכות זמניות לצנרת קיימת.</w:delText>
        </w:r>
      </w:del>
    </w:p>
    <w:p w14:paraId="7632D4A5" w14:textId="7A6E01AC" w:rsidR="00C9209F" w:rsidRPr="00AB5A4E" w:rsidDel="00C56747" w:rsidRDefault="00C9209F" w:rsidP="00C56747">
      <w:pPr>
        <w:spacing w:line="360" w:lineRule="auto"/>
        <w:rPr>
          <w:del w:id="1388" w:author="Yael Gottlieb" w:date="2025-04-16T10:20:00Z" w16du:dateUtc="2025-04-16T07:20:00Z"/>
          <w:rFonts w:asciiTheme="minorBidi" w:hAnsiTheme="minorBidi" w:cstheme="minorBidi"/>
          <w:sz w:val="24"/>
          <w:rPrChange w:id="1389" w:author="Yael Gottlieb" w:date="2025-04-15T13:53:00Z" w16du:dateUtc="2025-04-15T10:53:00Z">
            <w:rPr>
              <w:del w:id="1390" w:author="Yael Gottlieb" w:date="2025-04-16T10:20:00Z" w16du:dateUtc="2025-04-16T07:20:00Z"/>
              <w:rFonts w:ascii="Arial" w:hAnsi="Arial" w:cs="Arial"/>
              <w:sz w:val="18"/>
              <w:szCs w:val="18"/>
            </w:rPr>
          </w:rPrChange>
        </w:rPr>
        <w:pPrChange w:id="1391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392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393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יש לכסות את המשאבות, הניקוזים, חלקי החשמל והמכשור שמתחת למקום העבודה בכסוי נגד אש.</w:delText>
        </w:r>
      </w:del>
    </w:p>
    <w:p w14:paraId="1714B2AF" w14:textId="512158A6" w:rsidR="00C9209F" w:rsidRPr="00AB5A4E" w:rsidDel="00C56747" w:rsidRDefault="00C9209F" w:rsidP="00C56747">
      <w:pPr>
        <w:spacing w:line="360" w:lineRule="auto"/>
        <w:rPr>
          <w:del w:id="1394" w:author="Yael Gottlieb" w:date="2025-04-16T10:20:00Z" w16du:dateUtc="2025-04-16T07:20:00Z"/>
          <w:rFonts w:asciiTheme="minorBidi" w:hAnsiTheme="minorBidi" w:cstheme="minorBidi"/>
          <w:sz w:val="24"/>
          <w:rPrChange w:id="1395" w:author="Yael Gottlieb" w:date="2025-04-15T13:53:00Z" w16du:dateUtc="2025-04-15T10:53:00Z">
            <w:rPr>
              <w:del w:id="1396" w:author="Yael Gottlieb" w:date="2025-04-16T10:20:00Z" w16du:dateUtc="2025-04-16T07:20:00Z"/>
              <w:rFonts w:ascii="Arial" w:hAnsi="Arial" w:cs="Arial"/>
              <w:sz w:val="18"/>
              <w:szCs w:val="18"/>
            </w:rPr>
          </w:rPrChange>
        </w:rPr>
        <w:pPrChange w:id="1397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398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399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כלי ואביזרי הרמה, מיכלי לחץ ועגורנים בעלי רישיונות בתוקף ליום ביצוע העבודה.</w:delText>
        </w:r>
      </w:del>
    </w:p>
    <w:p w14:paraId="1017970E" w14:textId="72300D7C" w:rsidR="00C9209F" w:rsidRPr="00AB5A4E" w:rsidDel="00C56747" w:rsidRDefault="00C9209F" w:rsidP="00C56747">
      <w:pPr>
        <w:spacing w:line="360" w:lineRule="auto"/>
        <w:rPr>
          <w:del w:id="1400" w:author="Yael Gottlieb" w:date="2025-04-16T10:20:00Z" w16du:dateUtc="2025-04-16T07:20:00Z"/>
          <w:rFonts w:asciiTheme="minorBidi" w:hAnsiTheme="minorBidi" w:cstheme="minorBidi"/>
          <w:sz w:val="24"/>
          <w:rPrChange w:id="1401" w:author="Yael Gottlieb" w:date="2025-04-15T13:53:00Z" w16du:dateUtc="2025-04-15T10:53:00Z">
            <w:rPr>
              <w:del w:id="1402" w:author="Yael Gottlieb" w:date="2025-04-16T10:20:00Z" w16du:dateUtc="2025-04-16T07:20:00Z"/>
              <w:rFonts w:ascii="Arial" w:hAnsi="Arial" w:cs="Arial"/>
              <w:sz w:val="18"/>
              <w:szCs w:val="18"/>
            </w:rPr>
          </w:rPrChange>
        </w:rPr>
        <w:pPrChange w:id="1403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404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405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חשמלאים, רתכים, מלגזנים, מעליתנים, עגורנאים בעלי רישיונות ותעודות הסמכה בתוקף.</w:delText>
        </w:r>
      </w:del>
    </w:p>
    <w:p w14:paraId="740A9F64" w14:textId="7A6DFA14" w:rsidR="00C9209F" w:rsidRPr="00AB5A4E" w:rsidDel="00C56747" w:rsidRDefault="00C9209F" w:rsidP="00C56747">
      <w:pPr>
        <w:spacing w:line="360" w:lineRule="auto"/>
        <w:rPr>
          <w:del w:id="1406" w:author="Yael Gottlieb" w:date="2025-04-16T10:20:00Z" w16du:dateUtc="2025-04-16T07:20:00Z"/>
          <w:rFonts w:asciiTheme="minorBidi" w:hAnsiTheme="minorBidi" w:cstheme="minorBidi"/>
          <w:sz w:val="24"/>
          <w:rPrChange w:id="1407" w:author="Yael Gottlieb" w:date="2025-04-15T13:53:00Z" w16du:dateUtc="2025-04-15T10:53:00Z">
            <w:rPr>
              <w:del w:id="1408" w:author="Yael Gottlieb" w:date="2025-04-16T10:20:00Z" w16du:dateUtc="2025-04-16T07:20:00Z"/>
              <w:rFonts w:ascii="Arial" w:hAnsi="Arial" w:cs="Arial"/>
              <w:sz w:val="18"/>
              <w:szCs w:val="18"/>
            </w:rPr>
          </w:rPrChange>
        </w:rPr>
        <w:pPrChange w:id="1409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410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411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שומר אש – צמוד למקום העבודה כל זמן ביצוע העבודה באש גלויה.</w:delText>
        </w:r>
      </w:del>
    </w:p>
    <w:p w14:paraId="5691BF14" w14:textId="28351473" w:rsidR="00C9209F" w:rsidRPr="00AB5A4E" w:rsidDel="00C56747" w:rsidRDefault="00C9209F" w:rsidP="00C56747">
      <w:pPr>
        <w:spacing w:line="360" w:lineRule="auto"/>
        <w:rPr>
          <w:del w:id="1412" w:author="Yael Gottlieb" w:date="2025-04-16T10:20:00Z" w16du:dateUtc="2025-04-16T07:20:00Z"/>
          <w:rFonts w:asciiTheme="minorBidi" w:hAnsiTheme="minorBidi" w:cstheme="minorBidi"/>
          <w:sz w:val="24"/>
          <w:rPrChange w:id="1413" w:author="Yael Gottlieb" w:date="2025-04-15T13:53:00Z" w16du:dateUtc="2025-04-15T10:53:00Z">
            <w:rPr>
              <w:del w:id="1414" w:author="Yael Gottlieb" w:date="2025-04-16T10:20:00Z" w16du:dateUtc="2025-04-16T07:20:00Z"/>
              <w:rFonts w:ascii="Arial" w:hAnsi="Arial" w:cs="Arial"/>
              <w:sz w:val="18"/>
              <w:szCs w:val="18"/>
            </w:rPr>
          </w:rPrChange>
        </w:rPr>
        <w:pPrChange w:id="1415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416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417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ציוד חשמלי תקני ותקין – בדוק ע"י חשמלאי מוסמך, חבורי חשמל בהתאם להקצאות חשמלאי המפעל.</w:delText>
        </w:r>
      </w:del>
    </w:p>
    <w:p w14:paraId="305C56EE" w14:textId="14C42C12" w:rsidR="00C9209F" w:rsidRPr="00AB5A4E" w:rsidDel="00C56747" w:rsidRDefault="00C9209F" w:rsidP="00C56747">
      <w:pPr>
        <w:spacing w:line="360" w:lineRule="auto"/>
        <w:rPr>
          <w:del w:id="1418" w:author="Yael Gottlieb" w:date="2025-04-16T10:20:00Z" w16du:dateUtc="2025-04-16T07:20:00Z"/>
          <w:rFonts w:asciiTheme="minorBidi" w:hAnsiTheme="minorBidi" w:cstheme="minorBidi"/>
          <w:sz w:val="24"/>
          <w:rPrChange w:id="1419" w:author="Yael Gottlieb" w:date="2025-04-15T13:53:00Z" w16du:dateUtc="2025-04-15T10:53:00Z">
            <w:rPr>
              <w:del w:id="1420" w:author="Yael Gottlieb" w:date="2025-04-16T10:20:00Z" w16du:dateUtc="2025-04-16T07:20:00Z"/>
              <w:rFonts w:ascii="Arial" w:hAnsi="Arial" w:cs="Arial"/>
              <w:sz w:val="18"/>
              <w:szCs w:val="18"/>
            </w:rPr>
          </w:rPrChange>
        </w:rPr>
        <w:pPrChange w:id="1421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422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423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חבל וסרט גידור ושלטי אזהרה.</w:delText>
        </w:r>
      </w:del>
    </w:p>
    <w:p w14:paraId="617FBB2E" w14:textId="44DB7545" w:rsidR="00C9209F" w:rsidRPr="00AB5A4E" w:rsidDel="00C56747" w:rsidRDefault="00C9209F" w:rsidP="00C56747">
      <w:pPr>
        <w:spacing w:line="360" w:lineRule="auto"/>
        <w:rPr>
          <w:del w:id="1424" w:author="Yael Gottlieb" w:date="2025-04-16T10:20:00Z" w16du:dateUtc="2025-04-16T07:20:00Z"/>
          <w:rFonts w:asciiTheme="minorBidi" w:hAnsiTheme="minorBidi" w:cstheme="minorBidi"/>
          <w:sz w:val="24"/>
          <w:rtl/>
          <w:rPrChange w:id="1425" w:author="Yael Gottlieb" w:date="2025-04-15T13:53:00Z" w16du:dateUtc="2025-04-15T10:53:00Z">
            <w:rPr>
              <w:del w:id="1426" w:author="Yael Gottlieb" w:date="2025-04-16T10:20:00Z" w16du:dateUtc="2025-04-16T07:20:00Z"/>
              <w:rFonts w:ascii="Arial" w:hAnsi="Arial" w:cs="Arial"/>
              <w:sz w:val="18"/>
              <w:szCs w:val="18"/>
              <w:rtl/>
            </w:rPr>
          </w:rPrChange>
        </w:rPr>
        <w:pPrChange w:id="1427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428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429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 xml:space="preserve">בגמר העבודה יש לנקות את המקום מכל הפסולת שבמקום יום יום.   </w:delText>
        </w:r>
      </w:del>
    </w:p>
    <w:p w14:paraId="7C3CC1ED" w14:textId="2A6E3BD4" w:rsidR="00C9209F" w:rsidRPr="00AB5A4E" w:rsidDel="00C56747" w:rsidRDefault="00C9209F" w:rsidP="00C56747">
      <w:pPr>
        <w:spacing w:line="360" w:lineRule="auto"/>
        <w:rPr>
          <w:del w:id="1430" w:author="Yael Gottlieb" w:date="2025-04-16T10:20:00Z" w16du:dateUtc="2025-04-16T07:20:00Z"/>
          <w:rFonts w:asciiTheme="minorBidi" w:hAnsiTheme="minorBidi" w:cstheme="minorBidi"/>
          <w:sz w:val="24"/>
          <w:rtl/>
          <w:rPrChange w:id="1431" w:author="Yael Gottlieb" w:date="2025-04-15T13:53:00Z" w16du:dateUtc="2025-04-15T10:53:00Z">
            <w:rPr>
              <w:del w:id="1432" w:author="Yael Gottlieb" w:date="2025-04-16T10:20:00Z" w16du:dateUtc="2025-04-16T07:20:00Z"/>
              <w:rFonts w:ascii="Arial" w:hAnsi="Arial" w:cs="Arial"/>
              <w:sz w:val="18"/>
              <w:szCs w:val="18"/>
              <w:rtl/>
            </w:rPr>
          </w:rPrChange>
        </w:rPr>
        <w:pPrChange w:id="1433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434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435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אין לשפוך חומ"ס/ שמנים/ דלק/ צבעים לקרקע/ מע' ניקוז שפכים.</w:delText>
        </w:r>
      </w:del>
    </w:p>
    <w:p w14:paraId="41E8A8B8" w14:textId="4D57A5BE" w:rsidR="00C9209F" w:rsidRPr="00AB5A4E" w:rsidDel="00C56747" w:rsidRDefault="00C9209F" w:rsidP="00C56747">
      <w:pPr>
        <w:spacing w:line="360" w:lineRule="auto"/>
        <w:rPr>
          <w:del w:id="1436" w:author="Yael Gottlieb" w:date="2025-04-16T10:20:00Z" w16du:dateUtc="2025-04-16T07:20:00Z"/>
          <w:rFonts w:asciiTheme="minorBidi" w:hAnsiTheme="minorBidi" w:cstheme="minorBidi"/>
          <w:sz w:val="24"/>
          <w:rPrChange w:id="1437" w:author="Yael Gottlieb" w:date="2025-04-15T13:53:00Z" w16du:dateUtc="2025-04-15T10:53:00Z">
            <w:rPr>
              <w:del w:id="1438" w:author="Yael Gottlieb" w:date="2025-04-16T10:20:00Z" w16du:dateUtc="2025-04-16T07:20:00Z"/>
              <w:rFonts w:ascii="Arial" w:hAnsi="Arial" w:cs="Arial"/>
              <w:sz w:val="18"/>
              <w:szCs w:val="18"/>
            </w:rPr>
          </w:rPrChange>
        </w:rPr>
        <w:pPrChange w:id="1439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440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441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פינוי פסולת יעשה לפי הוראות מנהל איה"ס.</w:delText>
        </w:r>
      </w:del>
    </w:p>
    <w:p w14:paraId="159D6BFE" w14:textId="27B307CB" w:rsidR="00C9209F" w:rsidRPr="00AB5A4E" w:rsidDel="00C56747" w:rsidRDefault="00C9209F" w:rsidP="00C56747">
      <w:pPr>
        <w:spacing w:line="360" w:lineRule="auto"/>
        <w:rPr>
          <w:del w:id="1442" w:author="Yael Gottlieb" w:date="2025-04-16T10:20:00Z" w16du:dateUtc="2025-04-16T07:20:00Z"/>
          <w:rFonts w:asciiTheme="minorBidi" w:hAnsiTheme="minorBidi" w:cstheme="minorBidi"/>
          <w:sz w:val="24"/>
          <w:rtl/>
          <w:rPrChange w:id="1443" w:author="Yael Gottlieb" w:date="2025-04-15T13:53:00Z" w16du:dateUtc="2025-04-15T10:53:00Z">
            <w:rPr>
              <w:del w:id="1444" w:author="Yael Gottlieb" w:date="2025-04-16T10:20:00Z" w16du:dateUtc="2025-04-16T07:20:00Z"/>
              <w:rFonts w:ascii="Arial" w:hAnsi="Arial" w:cs="Arial"/>
              <w:sz w:val="14"/>
              <w:szCs w:val="14"/>
              <w:rtl/>
            </w:rPr>
          </w:rPrChange>
        </w:rPr>
        <w:pPrChange w:id="1445" w:author="Yael Gottlieb" w:date="2025-04-16T10:22:00Z" w16du:dateUtc="2025-04-16T07:22:00Z">
          <w:pPr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del w:id="1446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447" w:author="Yael Gottlieb" w:date="2025-04-15T13:53:00Z" w16du:dateUtc="2025-04-15T10:53:00Z">
              <w:rPr>
                <w:rFonts w:ascii="Arial" w:hAnsi="Arial" w:cs="Arial"/>
                <w:sz w:val="18"/>
                <w:szCs w:val="18"/>
                <w:rtl/>
              </w:rPr>
            </w:rPrChange>
          </w:rPr>
          <w:delText>כל אירוע שפך ידווח מיידית למנהל איה"ס, ממונה בטיחות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448" w:author="Yael Gottlieb" w:date="2025-04-15T13:53:00Z" w16du:dateUtc="2025-04-15T10:53:00Z">
              <w:rPr>
                <w:rFonts w:ascii="Arial" w:hAnsi="Arial" w:cs="Arial"/>
                <w:sz w:val="14"/>
                <w:szCs w:val="14"/>
                <w:rtl/>
              </w:rPr>
            </w:rPrChange>
          </w:rPr>
          <w:delText xml:space="preserve">.  </w:delText>
        </w:r>
      </w:del>
    </w:p>
    <w:p w14:paraId="5344BE3F" w14:textId="1A3EAE0C" w:rsidR="00C9209F" w:rsidRPr="00AB5A4E" w:rsidDel="00C56747" w:rsidRDefault="00C9209F" w:rsidP="00C56747">
      <w:pPr>
        <w:spacing w:line="360" w:lineRule="auto"/>
        <w:rPr>
          <w:del w:id="1449" w:author="Yael Gottlieb" w:date="2025-04-16T10:20:00Z" w16du:dateUtc="2025-04-16T07:20:00Z"/>
          <w:rFonts w:asciiTheme="minorBidi" w:hAnsiTheme="minorBidi" w:cstheme="minorBidi"/>
          <w:sz w:val="24"/>
          <w:rtl/>
          <w:rPrChange w:id="1450" w:author="Yael Gottlieb" w:date="2025-04-15T13:53:00Z" w16du:dateUtc="2025-04-15T10:53:00Z">
            <w:rPr>
              <w:del w:id="1451" w:author="Yael Gottlieb" w:date="2025-04-16T10:20:00Z" w16du:dateUtc="2025-04-16T07:20:00Z"/>
              <w:rFonts w:ascii="Arial" w:hAnsi="Arial" w:cs="Arial"/>
              <w:sz w:val="18"/>
              <w:szCs w:val="22"/>
              <w:rtl/>
            </w:rPr>
          </w:rPrChange>
        </w:rPr>
        <w:pPrChange w:id="1452" w:author="Yael Gottlieb" w:date="2025-04-16T10:22:00Z" w16du:dateUtc="2025-04-16T07:22:00Z">
          <w:pPr/>
        </w:pPrChange>
      </w:pPr>
    </w:p>
    <w:p w14:paraId="0F4361F6" w14:textId="0E5C0065" w:rsidR="00C9209F" w:rsidRPr="00AB5A4E" w:rsidDel="00C56747" w:rsidRDefault="00C9209F" w:rsidP="00C56747">
      <w:pPr>
        <w:spacing w:line="360" w:lineRule="auto"/>
        <w:rPr>
          <w:del w:id="1453" w:author="Yael Gottlieb" w:date="2025-04-16T10:22:00Z" w16du:dateUtc="2025-04-16T07:22:00Z"/>
          <w:rFonts w:asciiTheme="minorBidi" w:hAnsiTheme="minorBidi" w:cstheme="minorBidi"/>
          <w:sz w:val="24"/>
          <w:rtl/>
          <w:rPrChange w:id="1454" w:author="Yael Gottlieb" w:date="2025-04-15T13:53:00Z" w16du:dateUtc="2025-04-15T10:53:00Z">
            <w:rPr>
              <w:del w:id="1455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1456" w:author="Yael Gottlieb" w:date="2025-04-16T10:22:00Z" w16du:dateUtc="2025-04-16T07:22:00Z">
          <w:pPr/>
        </w:pPrChange>
      </w:pPr>
    </w:p>
    <w:p w14:paraId="2711E380" w14:textId="5301801E" w:rsidR="00C9209F" w:rsidRPr="00AB5A4E" w:rsidDel="00C56747" w:rsidRDefault="00C9209F" w:rsidP="00C56747">
      <w:pPr>
        <w:spacing w:line="360" w:lineRule="auto"/>
        <w:rPr>
          <w:del w:id="1457" w:author="Yael Gottlieb" w:date="2025-04-16T10:20:00Z" w16du:dateUtc="2025-04-16T07:20:00Z"/>
          <w:rFonts w:asciiTheme="minorBidi" w:hAnsiTheme="minorBidi" w:cstheme="minorBidi"/>
          <w:b/>
          <w:bCs/>
          <w:i/>
          <w:iCs/>
          <w:sz w:val="24"/>
          <w:u w:val="single"/>
          <w:rtl/>
          <w:rPrChange w:id="1458" w:author="Yael Gottlieb" w:date="2025-04-15T13:53:00Z" w16du:dateUtc="2025-04-15T10:53:00Z">
            <w:rPr>
              <w:del w:id="1459" w:author="Yael Gottlieb" w:date="2025-04-16T10:20:00Z" w16du:dateUtc="2025-04-16T07:20:00Z"/>
              <w:rFonts w:ascii="Arial" w:hAnsi="Arial" w:cs="Arial"/>
              <w:b/>
              <w:bCs/>
              <w:i/>
              <w:iCs/>
              <w:sz w:val="28"/>
              <w:szCs w:val="28"/>
              <w:u w:val="single"/>
              <w:rtl/>
            </w:rPr>
          </w:rPrChange>
        </w:rPr>
        <w:pPrChange w:id="1460" w:author="Yael Gottlieb" w:date="2025-04-16T10:22:00Z" w16du:dateUtc="2025-04-16T07:22:00Z">
          <w:pPr>
            <w:pStyle w:val="Heading3"/>
            <w:jc w:val="center"/>
          </w:pPr>
        </w:pPrChange>
      </w:pPr>
      <w:del w:id="1461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b/>
            <w:bCs/>
            <w:i/>
            <w:iCs/>
            <w:sz w:val="24"/>
            <w:u w:val="single"/>
            <w:rtl/>
            <w:rPrChange w:id="1462" w:author="Yael Gottlieb" w:date="2025-04-15T13:53:00Z" w16du:dateUtc="2025-04-15T10:53:00Z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u w:val="single"/>
                <w:rtl/>
              </w:rPr>
            </w:rPrChange>
          </w:rPr>
          <w:delText>נספח בטיחות ואיכות סביבה לקבלן חוץ</w:delText>
        </w:r>
      </w:del>
    </w:p>
    <w:p w14:paraId="745163C3" w14:textId="7B9CD849" w:rsidR="00C9209F" w:rsidRPr="00AB5A4E" w:rsidDel="00C56747" w:rsidRDefault="00C9209F" w:rsidP="00C56747">
      <w:pPr>
        <w:spacing w:line="360" w:lineRule="auto"/>
        <w:rPr>
          <w:del w:id="1463" w:author="Yael Gottlieb" w:date="2025-04-16T10:20:00Z" w16du:dateUtc="2025-04-16T07:20:00Z"/>
          <w:rFonts w:asciiTheme="minorBidi" w:hAnsiTheme="minorBidi" w:cstheme="minorBidi"/>
          <w:sz w:val="24"/>
          <w:rtl/>
          <w:rPrChange w:id="1464" w:author="Yael Gottlieb" w:date="2025-04-15T13:53:00Z" w16du:dateUtc="2025-04-15T10:53:00Z">
            <w:rPr>
              <w:del w:id="1465" w:author="Yael Gottlieb" w:date="2025-04-16T10:20:00Z" w16du:dateUtc="2025-04-16T07:20:00Z"/>
              <w:rFonts w:ascii="Arial" w:hAnsi="Arial" w:cs="Arial"/>
              <w:sz w:val="18"/>
              <w:szCs w:val="22"/>
              <w:rtl/>
            </w:rPr>
          </w:rPrChange>
        </w:rPr>
        <w:pPrChange w:id="1466" w:author="Yael Gottlieb" w:date="2025-04-16T10:22:00Z" w16du:dateUtc="2025-04-16T07:22:00Z">
          <w:pPr/>
        </w:pPrChange>
      </w:pPr>
    </w:p>
    <w:p w14:paraId="716D2DDE" w14:textId="005AC6EE" w:rsidR="00C9209F" w:rsidRPr="00AB5A4E" w:rsidDel="00C56747" w:rsidRDefault="00C9209F" w:rsidP="00C56747">
      <w:pPr>
        <w:spacing w:line="360" w:lineRule="auto"/>
        <w:rPr>
          <w:del w:id="1467" w:author="Yael Gottlieb" w:date="2025-04-16T10:20:00Z" w16du:dateUtc="2025-04-16T07:20:00Z"/>
          <w:rFonts w:asciiTheme="minorBidi" w:hAnsiTheme="minorBidi" w:cstheme="minorBidi"/>
          <w:b/>
          <w:bCs/>
          <w:sz w:val="24"/>
          <w:rtl/>
          <w:rPrChange w:id="1468" w:author="Yael Gottlieb" w:date="2025-04-15T13:53:00Z" w16du:dateUtc="2025-04-15T10:53:00Z">
            <w:rPr>
              <w:del w:id="1469" w:author="Yael Gottlieb" w:date="2025-04-16T10:20:00Z" w16du:dateUtc="2025-04-16T07:20:00Z"/>
              <w:rFonts w:ascii="Arial" w:hAnsi="Arial" w:cs="Arial"/>
              <w:b/>
              <w:bCs/>
              <w:sz w:val="18"/>
              <w:szCs w:val="22"/>
              <w:rtl/>
            </w:rPr>
          </w:rPrChange>
        </w:rPr>
        <w:pPrChange w:id="1470" w:author="Yael Gottlieb" w:date="2025-04-16T10:22:00Z" w16du:dateUtc="2025-04-16T07:22:00Z">
          <w:pPr>
            <w:numPr>
              <w:numId w:val="32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del w:id="1471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1472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u w:val="single"/>
                <w:rtl/>
              </w:rPr>
            </w:rPrChange>
          </w:rPr>
          <w:delText>מטרה: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1473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rtl/>
              </w:rPr>
            </w:rPrChange>
          </w:rPr>
          <w:delText xml:space="preserve"> </w:delText>
        </w:r>
      </w:del>
    </w:p>
    <w:p w14:paraId="04858B92" w14:textId="2CF03FCA" w:rsidR="00C9209F" w:rsidRPr="00AB5A4E" w:rsidDel="00C56747" w:rsidRDefault="00C9209F" w:rsidP="00C56747">
      <w:pPr>
        <w:spacing w:line="360" w:lineRule="auto"/>
        <w:rPr>
          <w:del w:id="1474" w:author="Yael Gottlieb" w:date="2025-04-16T10:20:00Z" w16du:dateUtc="2025-04-16T07:20:00Z"/>
          <w:rFonts w:asciiTheme="minorBidi" w:hAnsiTheme="minorBidi" w:cstheme="minorBidi"/>
          <w:sz w:val="24"/>
          <w:rtl/>
          <w:rPrChange w:id="1475" w:author="Yael Gottlieb" w:date="2025-04-15T13:53:00Z" w16du:dateUtc="2025-04-15T10:53:00Z">
            <w:rPr>
              <w:del w:id="1476" w:author="Yael Gottlieb" w:date="2025-04-16T10:20:00Z" w16du:dateUtc="2025-04-16T07:20:00Z"/>
              <w:rFonts w:ascii="Arial" w:hAnsi="Arial" w:cs="Arial"/>
              <w:sz w:val="18"/>
              <w:szCs w:val="22"/>
              <w:rtl/>
            </w:rPr>
          </w:rPrChange>
        </w:rPr>
        <w:pPrChange w:id="1477" w:author="Yael Gottlieb" w:date="2025-04-16T10:22:00Z" w16du:dateUtc="2025-04-16T07:22:00Z">
          <w:pPr>
            <w:spacing w:line="360" w:lineRule="auto"/>
            <w:ind w:left="720"/>
          </w:pPr>
        </w:pPrChange>
      </w:pPr>
      <w:del w:id="1478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47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1.1 מטרת נספח זה להבהיר את תהליך קבלת העבודה  לקבלן חיצוני לביצוע עבודה/שירות במפעל</w:delText>
        </w:r>
      </w:del>
    </w:p>
    <w:p w14:paraId="12482580" w14:textId="2059D06D" w:rsidR="00C9209F" w:rsidRPr="00AB5A4E" w:rsidDel="00C56747" w:rsidRDefault="00C9209F" w:rsidP="00C56747">
      <w:pPr>
        <w:spacing w:line="360" w:lineRule="auto"/>
        <w:rPr>
          <w:del w:id="1480" w:author="Yael Gottlieb" w:date="2025-04-16T10:20:00Z" w16du:dateUtc="2025-04-16T07:20:00Z"/>
          <w:rFonts w:asciiTheme="minorBidi" w:hAnsiTheme="minorBidi" w:cstheme="minorBidi"/>
          <w:sz w:val="24"/>
          <w:rtl/>
          <w:rPrChange w:id="1481" w:author="Yael Gottlieb" w:date="2025-04-15T13:53:00Z" w16du:dateUtc="2025-04-15T10:53:00Z">
            <w:rPr>
              <w:del w:id="1482" w:author="Yael Gottlieb" w:date="2025-04-16T10:20:00Z" w16du:dateUtc="2025-04-16T07:20:00Z"/>
              <w:rFonts w:ascii="Arial" w:hAnsi="Arial" w:cs="Arial"/>
              <w:sz w:val="18"/>
              <w:szCs w:val="22"/>
              <w:rtl/>
            </w:rPr>
          </w:rPrChange>
        </w:rPr>
        <w:pPrChange w:id="1483" w:author="Yael Gottlieb" w:date="2025-04-16T10:22:00Z" w16du:dateUtc="2025-04-16T07:22:00Z">
          <w:pPr>
            <w:spacing w:line="360" w:lineRule="auto"/>
            <w:ind w:left="720"/>
          </w:pPr>
        </w:pPrChange>
      </w:pPr>
      <w:del w:id="1484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485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"גדות תעשיות ביוכימיה בע"מ", כאשר התהליך מתייחס להיבטי הבטיחות, גיהות ואיכות סביבה במפעל</w:delText>
        </w:r>
      </w:del>
    </w:p>
    <w:p w14:paraId="74D36195" w14:textId="2B3F65F8" w:rsidR="00C9209F" w:rsidRPr="00AB5A4E" w:rsidDel="00C56747" w:rsidRDefault="00C9209F" w:rsidP="00C56747">
      <w:pPr>
        <w:spacing w:line="360" w:lineRule="auto"/>
        <w:rPr>
          <w:del w:id="1486" w:author="Yael Gottlieb" w:date="2025-04-16T10:20:00Z" w16du:dateUtc="2025-04-16T07:20:00Z"/>
          <w:rFonts w:asciiTheme="minorBidi" w:hAnsiTheme="minorBidi" w:cstheme="minorBidi"/>
          <w:sz w:val="24"/>
          <w:rtl/>
          <w:rPrChange w:id="1487" w:author="Yael Gottlieb" w:date="2025-04-15T13:53:00Z" w16du:dateUtc="2025-04-15T10:53:00Z">
            <w:rPr>
              <w:del w:id="1488" w:author="Yael Gottlieb" w:date="2025-04-16T10:20:00Z" w16du:dateUtc="2025-04-16T07:20:00Z"/>
              <w:rFonts w:ascii="Arial" w:hAnsi="Arial" w:cs="Arial" w:hint="cs"/>
              <w:sz w:val="18"/>
              <w:szCs w:val="22"/>
              <w:rtl/>
            </w:rPr>
          </w:rPrChange>
        </w:rPr>
        <w:pPrChange w:id="1489" w:author="Yael Gottlieb" w:date="2025-04-16T10:22:00Z" w16du:dateUtc="2025-04-16T07:22:00Z">
          <w:pPr>
            <w:spacing w:line="360" w:lineRule="auto"/>
            <w:ind w:left="720"/>
          </w:pPr>
        </w:pPrChange>
      </w:pPr>
      <w:del w:id="1490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49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"גדות תעשיות ביוכימיה בע"מ". </w:delText>
        </w:r>
      </w:del>
    </w:p>
    <w:p w14:paraId="6C539945" w14:textId="3A6F1BC8" w:rsidR="00C9209F" w:rsidRPr="00AB5A4E" w:rsidDel="00C56747" w:rsidRDefault="00C9209F" w:rsidP="00C56747">
      <w:pPr>
        <w:spacing w:line="360" w:lineRule="auto"/>
        <w:rPr>
          <w:del w:id="1492" w:author="Yael Gottlieb" w:date="2025-04-16T10:22:00Z" w16du:dateUtc="2025-04-16T07:22:00Z"/>
          <w:rFonts w:asciiTheme="minorBidi" w:hAnsiTheme="minorBidi" w:cstheme="minorBidi"/>
          <w:sz w:val="24"/>
          <w:rtl/>
          <w:rPrChange w:id="1493" w:author="Yael Gottlieb" w:date="2025-04-15T13:53:00Z" w16du:dateUtc="2025-04-15T10:53:00Z">
            <w:rPr>
              <w:del w:id="1494" w:author="Yael Gottlieb" w:date="2025-04-16T10:22:00Z" w16du:dateUtc="2025-04-16T07:22:00Z"/>
              <w:rFonts w:ascii="Arial" w:hAnsi="Arial" w:cs="Arial" w:hint="cs"/>
              <w:sz w:val="18"/>
              <w:szCs w:val="22"/>
              <w:rtl/>
            </w:rPr>
          </w:rPrChange>
        </w:rPr>
        <w:pPrChange w:id="1495" w:author="Yael Gottlieb" w:date="2025-04-16T10:22:00Z" w16du:dateUtc="2025-04-16T07:22:00Z">
          <w:pPr>
            <w:spacing w:line="360" w:lineRule="auto"/>
            <w:ind w:left="720"/>
          </w:pPr>
        </w:pPrChange>
      </w:pPr>
    </w:p>
    <w:p w14:paraId="5E2BEDEA" w14:textId="18C81B69" w:rsidR="00C9209F" w:rsidRPr="00AB5A4E" w:rsidDel="00C56747" w:rsidRDefault="00C9209F" w:rsidP="00C56747">
      <w:pPr>
        <w:spacing w:line="360" w:lineRule="auto"/>
        <w:rPr>
          <w:del w:id="1496" w:author="Yael Gottlieb" w:date="2025-04-16T10:20:00Z" w16du:dateUtc="2025-04-16T07:20:00Z"/>
          <w:rFonts w:asciiTheme="minorBidi" w:hAnsiTheme="minorBidi" w:cstheme="minorBidi"/>
          <w:sz w:val="24"/>
          <w:rPrChange w:id="1497" w:author="Yael Gottlieb" w:date="2025-04-15T13:53:00Z" w16du:dateUtc="2025-04-15T10:53:00Z">
            <w:rPr>
              <w:del w:id="1498" w:author="Yael Gottlieb" w:date="2025-04-16T10:20:00Z" w16du:dateUtc="2025-04-16T07:20:00Z"/>
              <w:rFonts w:ascii="Arial" w:hAnsi="Arial" w:cs="Arial"/>
              <w:sz w:val="18"/>
              <w:szCs w:val="22"/>
            </w:rPr>
          </w:rPrChange>
        </w:rPr>
        <w:pPrChange w:id="1499" w:author="Yael Gottlieb" w:date="2025-04-16T10:22:00Z" w16du:dateUtc="2025-04-16T07:22:00Z">
          <w:pPr>
            <w:spacing w:line="360" w:lineRule="auto"/>
            <w:ind w:left="720"/>
          </w:pPr>
        </w:pPrChange>
      </w:pPr>
    </w:p>
    <w:p w14:paraId="565321F8" w14:textId="3DF76CCC" w:rsidR="00C9209F" w:rsidRPr="00AB5A4E" w:rsidDel="00C56747" w:rsidRDefault="00C9209F" w:rsidP="00C56747">
      <w:pPr>
        <w:spacing w:line="360" w:lineRule="auto"/>
        <w:rPr>
          <w:del w:id="1500" w:author="Yael Gottlieb" w:date="2025-04-16T10:20:00Z" w16du:dateUtc="2025-04-16T07:20:00Z"/>
          <w:rFonts w:asciiTheme="minorBidi" w:hAnsiTheme="minorBidi" w:cstheme="minorBidi"/>
          <w:b/>
          <w:bCs/>
          <w:sz w:val="24"/>
          <w:rPrChange w:id="1501" w:author="Yael Gottlieb" w:date="2025-04-15T13:53:00Z" w16du:dateUtc="2025-04-15T10:53:00Z">
            <w:rPr>
              <w:del w:id="1502" w:author="Yael Gottlieb" w:date="2025-04-16T10:20:00Z" w16du:dateUtc="2025-04-16T07:20:00Z"/>
              <w:rFonts w:ascii="Arial" w:hAnsi="Arial" w:cs="Arial"/>
              <w:b/>
              <w:bCs/>
              <w:sz w:val="18"/>
              <w:szCs w:val="22"/>
            </w:rPr>
          </w:rPrChange>
        </w:rPr>
        <w:pPrChange w:id="1503" w:author="Yael Gottlieb" w:date="2025-04-16T10:22:00Z" w16du:dateUtc="2025-04-16T07:22:00Z">
          <w:pPr>
            <w:spacing w:line="360" w:lineRule="auto"/>
            <w:ind w:left="360"/>
          </w:pPr>
        </w:pPrChange>
      </w:pPr>
      <w:del w:id="1504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1505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rtl/>
              </w:rPr>
            </w:rPrChange>
          </w:rPr>
          <w:delText xml:space="preserve">2. 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1506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u w:val="single"/>
                <w:rtl/>
              </w:rPr>
            </w:rPrChange>
          </w:rPr>
          <w:delText>הגדרות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1507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rtl/>
              </w:rPr>
            </w:rPrChange>
          </w:rPr>
          <w:delText xml:space="preserve">: </w:delText>
        </w:r>
      </w:del>
    </w:p>
    <w:p w14:paraId="4E4AF984" w14:textId="53FDEE3F" w:rsidR="00C9209F" w:rsidRPr="00AB5A4E" w:rsidDel="00C56747" w:rsidRDefault="00C9209F" w:rsidP="00C56747">
      <w:pPr>
        <w:spacing w:line="360" w:lineRule="auto"/>
        <w:rPr>
          <w:del w:id="1508" w:author="Yael Gottlieb" w:date="2025-04-16T10:20:00Z" w16du:dateUtc="2025-04-16T07:20:00Z"/>
          <w:rFonts w:asciiTheme="minorBidi" w:hAnsiTheme="minorBidi" w:cstheme="minorBidi"/>
          <w:sz w:val="24"/>
          <w:rPrChange w:id="1509" w:author="Yael Gottlieb" w:date="2025-04-15T13:53:00Z" w16du:dateUtc="2025-04-15T10:53:00Z">
            <w:rPr>
              <w:del w:id="1510" w:author="Yael Gottlieb" w:date="2025-04-16T10:20:00Z" w16du:dateUtc="2025-04-16T07:20:00Z"/>
              <w:rFonts w:ascii="Arial" w:hAnsi="Arial" w:cs="Arial"/>
              <w:sz w:val="18"/>
              <w:szCs w:val="22"/>
            </w:rPr>
          </w:rPrChange>
        </w:rPr>
        <w:pPrChange w:id="1511" w:author="Yael Gottlieb" w:date="2025-04-16T10:22:00Z" w16du:dateUtc="2025-04-16T07:22:00Z">
          <w:pPr>
            <w:numPr>
              <w:ilvl w:val="1"/>
              <w:numId w:val="33"/>
            </w:numPr>
            <w:tabs>
              <w:tab w:val="num" w:pos="360"/>
              <w:tab w:val="left" w:pos="851"/>
              <w:tab w:val="left" w:pos="1134"/>
            </w:tabs>
            <w:spacing w:line="360" w:lineRule="auto"/>
          </w:pPr>
        </w:pPrChange>
      </w:pPr>
      <w:del w:id="1512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513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2.1 "קבלן חוץ" – יחשב כל קבלן שעבד אי פעם עבור המפעל, או בתחומו, כל קבלן שפועל ישירות  מול </w:delText>
        </w:r>
      </w:del>
    </w:p>
    <w:p w14:paraId="2D530F4D" w14:textId="0389B5AE" w:rsidR="00C9209F" w:rsidRPr="00AB5A4E" w:rsidDel="00C56747" w:rsidRDefault="00C9209F" w:rsidP="00C56747">
      <w:pPr>
        <w:spacing w:line="360" w:lineRule="auto"/>
        <w:rPr>
          <w:del w:id="1514" w:author="Yael Gottlieb" w:date="2025-04-16T10:20:00Z" w16du:dateUtc="2025-04-16T07:20:00Z"/>
          <w:rFonts w:asciiTheme="minorBidi" w:hAnsiTheme="minorBidi" w:cstheme="minorBidi"/>
          <w:sz w:val="24"/>
          <w:rPrChange w:id="1515" w:author="Yael Gottlieb" w:date="2025-04-15T13:53:00Z" w16du:dateUtc="2025-04-15T10:53:00Z">
            <w:rPr>
              <w:del w:id="1516" w:author="Yael Gottlieb" w:date="2025-04-16T10:20:00Z" w16du:dateUtc="2025-04-16T07:20:00Z"/>
              <w:rFonts w:ascii="Arial" w:hAnsi="Arial" w:cs="Arial"/>
              <w:sz w:val="18"/>
              <w:szCs w:val="22"/>
            </w:rPr>
          </w:rPrChange>
        </w:rPr>
        <w:pPrChange w:id="1517" w:author="Yael Gottlieb" w:date="2025-04-16T10:22:00Z" w16du:dateUtc="2025-04-16T07:22:00Z">
          <w:pPr>
            <w:numPr>
              <w:ilvl w:val="1"/>
              <w:numId w:val="33"/>
            </w:numPr>
            <w:tabs>
              <w:tab w:val="num" w:pos="360"/>
              <w:tab w:val="left" w:pos="851"/>
              <w:tab w:val="left" w:pos="1134"/>
            </w:tabs>
            <w:spacing w:line="360" w:lineRule="auto"/>
          </w:pPr>
        </w:pPrChange>
      </w:pPr>
      <w:del w:id="1518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51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520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52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המפעל, או מבצע  עבודה כקבלנות משנה  עבור קבלן חוץ אחר. "המפעל" – "גדות תעשיות ביוכימיה". </w:delText>
        </w:r>
      </w:del>
    </w:p>
    <w:p w14:paraId="667EC859" w14:textId="6521F110" w:rsidR="00C9209F" w:rsidRPr="00AB5A4E" w:rsidDel="00C56747" w:rsidRDefault="00C9209F" w:rsidP="00C56747">
      <w:pPr>
        <w:spacing w:line="360" w:lineRule="auto"/>
        <w:rPr>
          <w:del w:id="1522" w:author="Yael Gottlieb" w:date="2025-04-16T10:20:00Z" w16du:dateUtc="2025-04-16T07:20:00Z"/>
          <w:rFonts w:asciiTheme="minorBidi" w:hAnsiTheme="minorBidi" w:cstheme="minorBidi"/>
          <w:b/>
          <w:bCs/>
          <w:sz w:val="24"/>
          <w:rPrChange w:id="1523" w:author="Yael Gottlieb" w:date="2025-04-15T13:53:00Z" w16du:dateUtc="2025-04-15T10:53:00Z">
            <w:rPr>
              <w:del w:id="1524" w:author="Yael Gottlieb" w:date="2025-04-16T10:20:00Z" w16du:dateUtc="2025-04-16T07:20:00Z"/>
              <w:rFonts w:ascii="Arial" w:hAnsi="Arial" w:cs="Arial"/>
              <w:b/>
              <w:bCs/>
              <w:sz w:val="18"/>
              <w:szCs w:val="22"/>
            </w:rPr>
          </w:rPrChange>
        </w:rPr>
        <w:pPrChange w:id="1525" w:author="Yael Gottlieb" w:date="2025-04-16T10:22:00Z" w16du:dateUtc="2025-04-16T07:22:00Z">
          <w:pPr>
            <w:spacing w:line="360" w:lineRule="auto"/>
            <w:ind w:left="360"/>
          </w:pPr>
        </w:pPrChange>
      </w:pPr>
      <w:del w:id="1526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1527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rtl/>
              </w:rPr>
            </w:rPrChange>
          </w:rPr>
          <w:delText xml:space="preserve">3.  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1528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u w:val="single"/>
                <w:rtl/>
              </w:rPr>
            </w:rPrChange>
          </w:rPr>
          <w:delText>שיטה: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1529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rtl/>
              </w:rPr>
            </w:rPrChange>
          </w:rPr>
          <w:delText xml:space="preserve"> </w:delText>
        </w:r>
      </w:del>
    </w:p>
    <w:p w14:paraId="28D8F432" w14:textId="6229E6E0" w:rsidR="00C9209F" w:rsidRPr="00AB5A4E" w:rsidDel="00C56747" w:rsidRDefault="00C9209F" w:rsidP="00C56747">
      <w:pPr>
        <w:spacing w:line="360" w:lineRule="auto"/>
        <w:rPr>
          <w:del w:id="1530" w:author="Yael Gottlieb" w:date="2025-04-16T10:20:00Z" w16du:dateUtc="2025-04-16T07:20:00Z"/>
          <w:rFonts w:asciiTheme="minorBidi" w:hAnsiTheme="minorBidi" w:cstheme="minorBidi"/>
          <w:sz w:val="24"/>
          <w:rtl/>
          <w:rPrChange w:id="1531" w:author="Yael Gottlieb" w:date="2025-04-15T13:53:00Z" w16du:dateUtc="2025-04-15T10:53:00Z">
            <w:rPr>
              <w:del w:id="1532" w:author="Yael Gottlieb" w:date="2025-04-16T10:20:00Z" w16du:dateUtc="2025-04-16T07:20:00Z"/>
              <w:rFonts w:ascii="Arial" w:hAnsi="Arial" w:cs="Arial"/>
              <w:sz w:val="18"/>
              <w:szCs w:val="22"/>
              <w:rtl/>
            </w:rPr>
          </w:rPrChange>
        </w:rPr>
        <w:pPrChange w:id="1533" w:author="Yael Gottlieb" w:date="2025-04-16T10:22:00Z" w16du:dateUtc="2025-04-16T07:22:00Z">
          <w:pPr>
            <w:spacing w:line="360" w:lineRule="auto"/>
          </w:pPr>
        </w:pPrChange>
      </w:pPr>
      <w:del w:id="1534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535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3.1  כל גורם במפעל המעוניין ליצור קשר עם  קבלן  חוץ לביצוע עבודה או שירות, יעביר דרך מחלקת   </w:delText>
        </w:r>
      </w:del>
    </w:p>
    <w:p w14:paraId="261CF14A" w14:textId="550B9745" w:rsidR="00C9209F" w:rsidRPr="00AB5A4E" w:rsidDel="00C56747" w:rsidRDefault="00C9209F" w:rsidP="00C56747">
      <w:pPr>
        <w:spacing w:line="360" w:lineRule="auto"/>
        <w:rPr>
          <w:del w:id="1536" w:author="Yael Gottlieb" w:date="2025-04-16T10:20:00Z" w16du:dateUtc="2025-04-16T07:20:00Z"/>
          <w:rFonts w:asciiTheme="minorBidi" w:hAnsiTheme="minorBidi" w:cstheme="minorBidi"/>
          <w:sz w:val="24"/>
          <w:rtl/>
          <w:rPrChange w:id="1537" w:author="Yael Gottlieb" w:date="2025-04-15T13:53:00Z" w16du:dateUtc="2025-04-15T10:53:00Z">
            <w:rPr>
              <w:del w:id="1538" w:author="Yael Gottlieb" w:date="2025-04-16T10:20:00Z" w16du:dateUtc="2025-04-16T07:20:00Z"/>
              <w:rFonts w:ascii="Arial" w:hAnsi="Arial" w:cs="Arial"/>
              <w:sz w:val="18"/>
              <w:szCs w:val="22"/>
              <w:rtl/>
            </w:rPr>
          </w:rPrChange>
        </w:rPr>
        <w:pPrChange w:id="1539" w:author="Yael Gottlieb" w:date="2025-04-16T10:22:00Z" w16du:dateUtc="2025-04-16T07:22:00Z">
          <w:pPr>
            <w:spacing w:line="360" w:lineRule="auto"/>
          </w:pPr>
        </w:pPrChange>
      </w:pPr>
      <w:del w:id="1540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54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    הרכש  בקשה מסודרת  . </w:delText>
        </w:r>
      </w:del>
    </w:p>
    <w:p w14:paraId="3F617687" w14:textId="64950F51" w:rsidR="00C9209F" w:rsidRPr="00AB5A4E" w:rsidDel="00C56747" w:rsidRDefault="00C9209F" w:rsidP="00C56747">
      <w:pPr>
        <w:spacing w:line="360" w:lineRule="auto"/>
        <w:rPr>
          <w:del w:id="1542" w:author="Yael Gottlieb" w:date="2025-04-16T10:20:00Z" w16du:dateUtc="2025-04-16T07:20:00Z"/>
          <w:rFonts w:asciiTheme="minorBidi" w:hAnsiTheme="minorBidi" w:cstheme="minorBidi"/>
          <w:sz w:val="24"/>
          <w:rtl/>
          <w:rPrChange w:id="1543" w:author="Yael Gottlieb" w:date="2025-04-15T13:53:00Z" w16du:dateUtc="2025-04-15T10:53:00Z">
            <w:rPr>
              <w:del w:id="1544" w:author="Yael Gottlieb" w:date="2025-04-16T10:20:00Z" w16du:dateUtc="2025-04-16T07:20:00Z"/>
              <w:rFonts w:ascii="Arial" w:hAnsi="Arial" w:cs="Arial"/>
              <w:sz w:val="18"/>
              <w:szCs w:val="22"/>
              <w:rtl/>
            </w:rPr>
          </w:rPrChange>
        </w:rPr>
        <w:pPrChange w:id="1545" w:author="Yael Gottlieb" w:date="2025-04-16T10:22:00Z" w16du:dateUtc="2025-04-16T07:22:00Z">
          <w:pPr>
            <w:tabs>
              <w:tab w:val="left" w:pos="425"/>
            </w:tabs>
            <w:spacing w:line="360" w:lineRule="auto"/>
          </w:pPr>
        </w:pPrChange>
      </w:pPr>
      <w:del w:id="1546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54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3.2  נספח זה, "נספח בטיחות ואיכות סביבה – לקבלן חוץ", יצורף לכל הסכם התקשרות לביצוע </w:delText>
        </w:r>
      </w:del>
    </w:p>
    <w:p w14:paraId="190D004C" w14:textId="177E6890" w:rsidR="00C9209F" w:rsidRPr="00AB5A4E" w:rsidDel="00C56747" w:rsidRDefault="00C9209F" w:rsidP="00C56747">
      <w:pPr>
        <w:spacing w:line="360" w:lineRule="auto"/>
        <w:rPr>
          <w:del w:id="1548" w:author="Yael Gottlieb" w:date="2025-04-16T10:20:00Z" w16du:dateUtc="2025-04-16T07:20:00Z"/>
          <w:rFonts w:asciiTheme="minorBidi" w:hAnsiTheme="minorBidi" w:cstheme="minorBidi"/>
          <w:sz w:val="24"/>
          <w:rtl/>
          <w:rPrChange w:id="1549" w:author="Yael Gottlieb" w:date="2025-04-15T13:53:00Z" w16du:dateUtc="2025-04-15T10:53:00Z">
            <w:rPr>
              <w:del w:id="1550" w:author="Yael Gottlieb" w:date="2025-04-16T10:20:00Z" w16du:dateUtc="2025-04-16T07:20:00Z"/>
              <w:rFonts w:ascii="Arial" w:hAnsi="Arial" w:cs="Arial"/>
              <w:sz w:val="18"/>
              <w:szCs w:val="22"/>
              <w:rtl/>
            </w:rPr>
          </w:rPrChange>
        </w:rPr>
        <w:pPrChange w:id="1551" w:author="Yael Gottlieb" w:date="2025-04-16T10:22:00Z" w16du:dateUtc="2025-04-16T07:22:00Z">
          <w:pPr>
            <w:spacing w:line="360" w:lineRule="auto"/>
          </w:pPr>
        </w:pPrChange>
      </w:pPr>
      <w:del w:id="1552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553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    עבודה,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554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555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ויהיה חלק בלתי נפרד ממנו. תחילת ביצוע העבודה תותנה בקריאה ואישור בחתימת ידו </w:delText>
        </w:r>
      </w:del>
    </w:p>
    <w:p w14:paraId="22D122A0" w14:textId="50A61CB3" w:rsidR="00C9209F" w:rsidRPr="00AB5A4E" w:rsidDel="00C56747" w:rsidRDefault="00C9209F" w:rsidP="00C56747">
      <w:pPr>
        <w:spacing w:line="360" w:lineRule="auto"/>
        <w:rPr>
          <w:del w:id="1556" w:author="Yael Gottlieb" w:date="2025-04-16T10:20:00Z" w16du:dateUtc="2025-04-16T07:20:00Z"/>
          <w:rFonts w:asciiTheme="minorBidi" w:hAnsiTheme="minorBidi" w:cstheme="minorBidi"/>
          <w:sz w:val="24"/>
          <w:rtl/>
          <w:rPrChange w:id="1557" w:author="Yael Gottlieb" w:date="2025-04-15T13:53:00Z" w16du:dateUtc="2025-04-15T10:53:00Z">
            <w:rPr>
              <w:del w:id="1558" w:author="Yael Gottlieb" w:date="2025-04-16T10:20:00Z" w16du:dateUtc="2025-04-16T07:20:00Z"/>
              <w:rFonts w:ascii="Arial" w:hAnsi="Arial" w:cs="Arial"/>
              <w:sz w:val="18"/>
              <w:szCs w:val="22"/>
              <w:rtl/>
            </w:rPr>
          </w:rPrChange>
        </w:rPr>
        <w:pPrChange w:id="1559" w:author="Yael Gottlieb" w:date="2025-04-16T10:22:00Z" w16du:dateUtc="2025-04-16T07:22:00Z">
          <w:pPr>
            <w:spacing w:line="360" w:lineRule="auto"/>
          </w:pPr>
        </w:pPrChange>
      </w:pPr>
      <w:del w:id="1560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56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    של נותן השרות /מבצע העבודה, על הכתוב בנספח זה.</w:delText>
        </w:r>
      </w:del>
    </w:p>
    <w:p w14:paraId="4C2A24BF" w14:textId="0FA7EB74" w:rsidR="00C9209F" w:rsidRPr="00AB5A4E" w:rsidDel="00C56747" w:rsidRDefault="00C9209F" w:rsidP="00C56747">
      <w:pPr>
        <w:spacing w:line="360" w:lineRule="auto"/>
        <w:rPr>
          <w:del w:id="1562" w:author="Yael Gottlieb" w:date="2025-04-16T10:20:00Z" w16du:dateUtc="2025-04-16T07:20:00Z"/>
          <w:rFonts w:asciiTheme="minorBidi" w:hAnsiTheme="minorBidi" w:cstheme="minorBidi"/>
          <w:sz w:val="24"/>
          <w:rtl/>
          <w:rPrChange w:id="1563" w:author="Yael Gottlieb" w:date="2025-04-15T13:53:00Z" w16du:dateUtc="2025-04-15T10:53:00Z">
            <w:rPr>
              <w:del w:id="1564" w:author="Yael Gottlieb" w:date="2025-04-16T10:20:00Z" w16du:dateUtc="2025-04-16T07:20:00Z"/>
              <w:rFonts w:ascii="Arial" w:hAnsi="Arial" w:cs="Arial"/>
              <w:sz w:val="18"/>
              <w:szCs w:val="22"/>
              <w:rtl/>
            </w:rPr>
          </w:rPrChange>
        </w:rPr>
        <w:pPrChange w:id="1565" w:author="Yael Gottlieb" w:date="2025-04-16T10:22:00Z" w16du:dateUtc="2025-04-16T07:22:00Z">
          <w:pPr/>
        </w:pPrChange>
      </w:pPr>
      <w:del w:id="1566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56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3.3  נותן השירות/ מבצע עבודה לפני תחילת ביצוע עבודה, יגיע על-פי הזמנה למפעל עם צוות עובדים</w:delText>
        </w:r>
      </w:del>
    </w:p>
    <w:p w14:paraId="07D09E50" w14:textId="38006E40" w:rsidR="00C9209F" w:rsidRPr="00AB5A4E" w:rsidDel="00C56747" w:rsidRDefault="00C9209F" w:rsidP="00C56747">
      <w:pPr>
        <w:spacing w:line="360" w:lineRule="auto"/>
        <w:rPr>
          <w:del w:id="1568" w:author="Yael Gottlieb" w:date="2025-04-16T10:20:00Z" w16du:dateUtc="2025-04-16T07:20:00Z"/>
          <w:rFonts w:asciiTheme="minorBidi" w:hAnsiTheme="minorBidi" w:cstheme="minorBidi"/>
          <w:sz w:val="24"/>
          <w:rtl/>
          <w:rPrChange w:id="1569" w:author="Yael Gottlieb" w:date="2025-04-15T13:53:00Z" w16du:dateUtc="2025-04-15T10:53:00Z">
            <w:rPr>
              <w:del w:id="1570" w:author="Yael Gottlieb" w:date="2025-04-16T10:20:00Z" w16du:dateUtc="2025-04-16T07:20:00Z"/>
              <w:rFonts w:ascii="Arial" w:hAnsi="Arial" w:cs="Arial"/>
              <w:sz w:val="18"/>
              <w:szCs w:val="22"/>
              <w:rtl/>
            </w:rPr>
          </w:rPrChange>
        </w:rPr>
        <w:pPrChange w:id="1571" w:author="Yael Gottlieb" w:date="2025-04-16T10:22:00Z" w16du:dateUtc="2025-04-16T07:22:00Z">
          <w:pPr/>
        </w:pPrChange>
      </w:pPr>
      <w:del w:id="1572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573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    לקבלת תדריך הבטיחות ואיכות הסביבה ע"י ממונה הבטיחות של המפעל, במגוון נושאים  הקשורים </w:delText>
        </w:r>
      </w:del>
    </w:p>
    <w:p w14:paraId="69561E41" w14:textId="6C3F5EAC" w:rsidR="00C9209F" w:rsidRPr="00AB5A4E" w:rsidDel="00C56747" w:rsidRDefault="00C9209F" w:rsidP="00C56747">
      <w:pPr>
        <w:spacing w:line="360" w:lineRule="auto"/>
        <w:rPr>
          <w:del w:id="1574" w:author="Yael Gottlieb" w:date="2025-04-16T10:20:00Z" w16du:dateUtc="2025-04-16T07:20:00Z"/>
          <w:rFonts w:asciiTheme="minorBidi" w:hAnsiTheme="minorBidi" w:cstheme="minorBidi"/>
          <w:sz w:val="24"/>
          <w:rtl/>
          <w:rPrChange w:id="1575" w:author="Yael Gottlieb" w:date="2025-04-15T13:53:00Z" w16du:dateUtc="2025-04-15T10:53:00Z">
            <w:rPr>
              <w:del w:id="1576" w:author="Yael Gottlieb" w:date="2025-04-16T10:20:00Z" w16du:dateUtc="2025-04-16T07:20:00Z"/>
              <w:rFonts w:ascii="Arial" w:hAnsi="Arial" w:cs="Arial"/>
              <w:sz w:val="18"/>
              <w:szCs w:val="22"/>
              <w:rtl/>
            </w:rPr>
          </w:rPrChange>
        </w:rPr>
        <w:pPrChange w:id="1577" w:author="Yael Gottlieb" w:date="2025-04-16T10:22:00Z" w16du:dateUtc="2025-04-16T07:22:00Z">
          <w:pPr/>
        </w:pPrChange>
      </w:pPr>
      <w:del w:id="1578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57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    לתחום פעילותו.</w:delText>
        </w:r>
      </w:del>
    </w:p>
    <w:p w14:paraId="27D3907C" w14:textId="561FDA54" w:rsidR="00C9209F" w:rsidRPr="00AB5A4E" w:rsidDel="00C56747" w:rsidRDefault="00C9209F" w:rsidP="00C56747">
      <w:pPr>
        <w:spacing w:line="360" w:lineRule="auto"/>
        <w:rPr>
          <w:del w:id="1580" w:author="Yael Gottlieb" w:date="2025-04-16T10:20:00Z" w16du:dateUtc="2025-04-16T07:20:00Z"/>
          <w:rFonts w:asciiTheme="minorBidi" w:hAnsiTheme="minorBidi" w:cstheme="minorBidi"/>
          <w:sz w:val="24"/>
          <w:rtl/>
          <w:rPrChange w:id="1581" w:author="Yael Gottlieb" w:date="2025-04-15T13:53:00Z" w16du:dateUtc="2025-04-15T10:53:00Z">
            <w:rPr>
              <w:del w:id="1582" w:author="Yael Gottlieb" w:date="2025-04-16T10:20:00Z" w16du:dateUtc="2025-04-16T07:20:00Z"/>
              <w:rFonts w:ascii="Arial" w:hAnsi="Arial" w:cs="Arial"/>
              <w:sz w:val="18"/>
              <w:szCs w:val="22"/>
              <w:rtl/>
            </w:rPr>
          </w:rPrChange>
        </w:rPr>
        <w:pPrChange w:id="1583" w:author="Yael Gottlieb" w:date="2025-04-16T10:22:00Z" w16du:dateUtc="2025-04-16T07:22:00Z">
          <w:pPr>
            <w:tabs>
              <w:tab w:val="left" w:pos="284"/>
            </w:tabs>
            <w:spacing w:line="360" w:lineRule="auto"/>
          </w:pPr>
        </w:pPrChange>
      </w:pPr>
      <w:del w:id="1584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585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3.4  נותן השירות/ מבצע העבודה בהגיעו למפעל  לתדרוך, ולתחילת  עבודתו לאחר אישור ההזמנה על-ידי</w:delText>
        </w:r>
      </w:del>
    </w:p>
    <w:p w14:paraId="7A5ABBF6" w14:textId="1F07AD72" w:rsidR="00C9209F" w:rsidRPr="00AB5A4E" w:rsidDel="00C56747" w:rsidRDefault="00C9209F" w:rsidP="00C56747">
      <w:pPr>
        <w:spacing w:line="360" w:lineRule="auto"/>
        <w:rPr>
          <w:del w:id="1586" w:author="Yael Gottlieb" w:date="2025-04-16T10:20:00Z" w16du:dateUtc="2025-04-16T07:20:00Z"/>
          <w:rFonts w:asciiTheme="minorBidi" w:hAnsiTheme="minorBidi" w:cstheme="minorBidi"/>
          <w:sz w:val="24"/>
          <w:rtl/>
          <w:rPrChange w:id="1587" w:author="Yael Gottlieb" w:date="2025-04-15T13:53:00Z" w16du:dateUtc="2025-04-15T10:53:00Z">
            <w:rPr>
              <w:del w:id="1588" w:author="Yael Gottlieb" w:date="2025-04-16T10:20:00Z" w16du:dateUtc="2025-04-16T07:20:00Z"/>
              <w:rFonts w:ascii="Arial" w:hAnsi="Arial" w:cs="Arial"/>
              <w:sz w:val="18"/>
              <w:szCs w:val="22"/>
              <w:rtl/>
            </w:rPr>
          </w:rPrChange>
        </w:rPr>
        <w:pPrChange w:id="1589" w:author="Yael Gottlieb" w:date="2025-04-16T10:22:00Z" w16du:dateUtc="2025-04-16T07:22:00Z">
          <w:pPr>
            <w:tabs>
              <w:tab w:val="left" w:pos="284"/>
            </w:tabs>
            <w:spacing w:line="360" w:lineRule="auto"/>
          </w:pPr>
        </w:pPrChange>
      </w:pPr>
      <w:del w:id="1590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59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    המפעל, יצטייד בכל עת  במסמכים רלוונטים לתחום עיסוקו  אשר להם הוא ידרש כגון: תסקירי  בודק</w:delText>
        </w:r>
      </w:del>
    </w:p>
    <w:p w14:paraId="05E9C12F" w14:textId="6B7F51FE" w:rsidR="00C9209F" w:rsidRPr="00AB5A4E" w:rsidDel="00C56747" w:rsidRDefault="00C9209F" w:rsidP="00C56747">
      <w:pPr>
        <w:spacing w:line="360" w:lineRule="auto"/>
        <w:rPr>
          <w:del w:id="1592" w:author="Yael Gottlieb" w:date="2025-04-16T10:20:00Z" w16du:dateUtc="2025-04-16T07:20:00Z"/>
          <w:rFonts w:asciiTheme="minorBidi" w:hAnsiTheme="minorBidi" w:cstheme="minorBidi"/>
          <w:sz w:val="24"/>
          <w:rtl/>
          <w:rPrChange w:id="1593" w:author="Yael Gottlieb" w:date="2025-04-15T13:53:00Z" w16du:dateUtc="2025-04-15T10:53:00Z">
            <w:rPr>
              <w:del w:id="1594" w:author="Yael Gottlieb" w:date="2025-04-16T10:20:00Z" w16du:dateUtc="2025-04-16T07:20:00Z"/>
              <w:rFonts w:ascii="Arial" w:hAnsi="Arial" w:cs="Arial"/>
              <w:sz w:val="18"/>
              <w:szCs w:val="22"/>
              <w:rtl/>
            </w:rPr>
          </w:rPrChange>
        </w:rPr>
        <w:pPrChange w:id="1595" w:author="Yael Gottlieb" w:date="2025-04-16T10:22:00Z" w16du:dateUtc="2025-04-16T07:22:00Z">
          <w:pPr>
            <w:tabs>
              <w:tab w:val="left" w:pos="284"/>
              <w:tab w:val="left" w:pos="709"/>
            </w:tabs>
            <w:spacing w:line="360" w:lineRule="auto"/>
          </w:pPr>
        </w:pPrChange>
      </w:pPr>
      <w:del w:id="1596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159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    </w:delText>
        </w:r>
      </w:del>
      <w:del w:id="1598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59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מוסמך לציוד הרמה ומיכלי אוויר דחוס, רשיונות לכלי רכב וציוד צמ"ה, רישיון  חשמלאי, בונה פיגומים</w:delText>
        </w:r>
      </w:del>
    </w:p>
    <w:p w14:paraId="73A4E271" w14:textId="5BE1EB36" w:rsidR="00C9209F" w:rsidRPr="00AB5A4E" w:rsidDel="00C56747" w:rsidRDefault="00C9209F" w:rsidP="00C56747">
      <w:pPr>
        <w:spacing w:line="360" w:lineRule="auto"/>
        <w:rPr>
          <w:del w:id="1600" w:author="Yael Gottlieb" w:date="2025-04-16T10:20:00Z" w16du:dateUtc="2025-04-16T07:20:00Z"/>
          <w:rFonts w:asciiTheme="minorBidi" w:hAnsiTheme="minorBidi" w:cstheme="minorBidi"/>
          <w:sz w:val="24"/>
          <w:rPrChange w:id="1601" w:author="Yael Gottlieb" w:date="2025-04-15T13:53:00Z" w16du:dateUtc="2025-04-15T10:53:00Z">
            <w:rPr>
              <w:del w:id="1602" w:author="Yael Gottlieb" w:date="2025-04-16T10:20:00Z" w16du:dateUtc="2025-04-16T07:20:00Z"/>
              <w:rFonts w:ascii="Arial" w:hAnsi="Arial" w:cs="Arial"/>
              <w:sz w:val="18"/>
              <w:szCs w:val="22"/>
            </w:rPr>
          </w:rPrChange>
        </w:rPr>
        <w:pPrChange w:id="1603" w:author="Yael Gottlieb" w:date="2025-04-16T10:22:00Z" w16du:dateUtc="2025-04-16T07:22:00Z">
          <w:pPr>
            <w:tabs>
              <w:tab w:val="left" w:pos="284"/>
              <w:tab w:val="left" w:pos="709"/>
            </w:tabs>
            <w:spacing w:line="360" w:lineRule="auto"/>
          </w:pPr>
        </w:pPrChange>
      </w:pPr>
      <w:del w:id="1604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sz w:val="24"/>
            <w:rtl/>
            <w:rPrChange w:id="1605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    מוסמך, הסמכה לרתכים וביטוחים מסוגים שונים  על-פי  דרישה וכו'. </w:delText>
        </w:r>
      </w:del>
    </w:p>
    <w:p w14:paraId="178FF600" w14:textId="0E7967E6" w:rsidR="00C9209F" w:rsidRPr="00AB5A4E" w:rsidDel="00C56747" w:rsidRDefault="00C9209F" w:rsidP="00C56747">
      <w:pPr>
        <w:spacing w:line="360" w:lineRule="auto"/>
        <w:rPr>
          <w:del w:id="1606" w:author="Yael Gottlieb" w:date="2025-04-16T10:22:00Z" w16du:dateUtc="2025-04-16T07:22:00Z"/>
          <w:rFonts w:asciiTheme="minorBidi" w:hAnsiTheme="minorBidi" w:cstheme="minorBidi"/>
          <w:b/>
          <w:bCs/>
          <w:i/>
          <w:iCs/>
          <w:sz w:val="24"/>
          <w:rtl/>
          <w:rPrChange w:id="1607" w:author="Yael Gottlieb" w:date="2025-04-15T13:53:00Z" w16du:dateUtc="2025-04-15T10:53:00Z">
            <w:rPr>
              <w:del w:id="1608" w:author="Yael Gottlieb" w:date="2025-04-16T10:22:00Z" w16du:dateUtc="2025-04-16T07:22:00Z"/>
              <w:rFonts w:ascii="Arial" w:hAnsi="Arial" w:cs="Arial"/>
              <w:b/>
              <w:bCs/>
              <w:i/>
              <w:iCs/>
              <w:sz w:val="24"/>
              <w:rtl/>
            </w:rPr>
          </w:rPrChange>
        </w:rPr>
        <w:pPrChange w:id="1609" w:author="Yael Gottlieb" w:date="2025-04-16T10:22:00Z" w16du:dateUtc="2025-04-16T07:22:00Z">
          <w:pPr>
            <w:spacing w:line="360" w:lineRule="auto"/>
            <w:jc w:val="center"/>
          </w:pPr>
        </w:pPrChange>
      </w:pPr>
      <w:del w:id="1610" w:author="Yael Gottlieb" w:date="2025-04-16T10:20:00Z" w16du:dateUtc="2025-04-16T07:20:00Z">
        <w:r w:rsidRPr="00AB5A4E" w:rsidDel="00C56747">
          <w:rPr>
            <w:rFonts w:asciiTheme="minorBidi" w:hAnsiTheme="minorBidi" w:cstheme="minorBidi"/>
            <w:b/>
            <w:bCs/>
            <w:i/>
            <w:iCs/>
            <w:sz w:val="24"/>
            <w:rtl/>
            <w:rPrChange w:id="1611" w:author="Yael Gottlieb" w:date="2025-04-15T13:53:00Z" w16du:dateUtc="2025-04-15T10:53:00Z">
              <w:rPr>
                <w:rFonts w:ascii="Arial" w:hAnsi="Arial" w:cs="Arial"/>
                <w:b/>
                <w:bCs/>
                <w:i/>
                <w:iCs/>
                <w:sz w:val="24"/>
                <w:rtl/>
              </w:rPr>
            </w:rPrChange>
          </w:rPr>
          <w:delText>שימוש במכונות ואביזרי הרמה במפעל</w:delText>
        </w:r>
      </w:del>
    </w:p>
    <w:p w14:paraId="08DD15AD" w14:textId="528F885C" w:rsidR="00C9209F" w:rsidRPr="00AB5A4E" w:rsidDel="00C56747" w:rsidRDefault="00C9209F" w:rsidP="00C56747">
      <w:pPr>
        <w:spacing w:line="360" w:lineRule="auto"/>
        <w:rPr>
          <w:del w:id="1612" w:author="Yael Gottlieb" w:date="2025-04-16T10:21:00Z" w16du:dateUtc="2025-04-16T07:21:00Z"/>
          <w:rFonts w:asciiTheme="minorBidi" w:hAnsiTheme="minorBidi" w:cstheme="minorBidi"/>
          <w:b/>
          <w:bCs/>
          <w:i/>
          <w:iCs/>
          <w:color w:val="FF0000"/>
          <w:sz w:val="24"/>
          <w:u w:val="single"/>
          <w:rtl/>
          <w:rPrChange w:id="1613" w:author="Yael Gottlieb" w:date="2025-04-15T13:53:00Z" w16du:dateUtc="2025-04-15T10:53:00Z">
            <w:rPr>
              <w:del w:id="1614" w:author="Yael Gottlieb" w:date="2025-04-16T10:21:00Z" w16du:dateUtc="2025-04-16T07:21:00Z"/>
              <w:rFonts w:ascii="Arial" w:hAnsi="Arial" w:cs="Arial"/>
              <w:b/>
              <w:bCs/>
              <w:i/>
              <w:iCs/>
              <w:color w:val="FF0000"/>
              <w:sz w:val="18"/>
              <w:szCs w:val="22"/>
              <w:u w:val="single"/>
              <w:rtl/>
            </w:rPr>
          </w:rPrChange>
        </w:rPr>
        <w:pPrChange w:id="1615" w:author="Yael Gottlieb" w:date="2025-04-16T10:22:00Z" w16du:dateUtc="2025-04-16T07:22:00Z">
          <w:pPr>
            <w:spacing w:line="360" w:lineRule="auto"/>
            <w:jc w:val="center"/>
          </w:pPr>
        </w:pPrChange>
      </w:pPr>
      <w:del w:id="1616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b/>
            <w:bCs/>
            <w:i/>
            <w:iCs/>
            <w:color w:val="FF0000"/>
            <w:sz w:val="24"/>
            <w:u w:val="single"/>
            <w:rtl/>
            <w:rPrChange w:id="1617" w:author="Yael Gottlieb" w:date="2025-04-15T13:53:00Z" w16du:dateUtc="2025-04-15T10:53:00Z">
              <w:rPr>
                <w:rFonts w:ascii="Arial" w:hAnsi="Arial" w:cs="Arial"/>
                <w:b/>
                <w:bCs/>
                <w:i/>
                <w:iCs/>
                <w:color w:val="FF0000"/>
                <w:sz w:val="18"/>
                <w:szCs w:val="22"/>
                <w:u w:val="single"/>
                <w:rtl/>
              </w:rPr>
            </w:rPrChange>
          </w:rPr>
          <w:delText>שימוש בשטחי המפעל במכונות ואביזרי הרמה הנמצאים ברשותו של נותן השירות/ מבצע עבודה,</w:delText>
        </w:r>
      </w:del>
    </w:p>
    <w:p w14:paraId="24953FC0" w14:textId="213C054E" w:rsidR="00C9209F" w:rsidRPr="00AB5A4E" w:rsidDel="00C56747" w:rsidRDefault="00C9209F" w:rsidP="00C56747">
      <w:pPr>
        <w:spacing w:line="360" w:lineRule="auto"/>
        <w:rPr>
          <w:del w:id="1618" w:author="Yael Gottlieb" w:date="2025-04-16T10:21:00Z" w16du:dateUtc="2025-04-16T07:21:00Z"/>
          <w:rFonts w:asciiTheme="minorBidi" w:hAnsiTheme="minorBidi" w:cstheme="minorBidi"/>
          <w:sz w:val="24"/>
          <w:u w:val="single"/>
          <w:rPrChange w:id="1619" w:author="Yael Gottlieb" w:date="2025-04-15T13:53:00Z" w16du:dateUtc="2025-04-15T10:53:00Z">
            <w:rPr>
              <w:del w:id="1620" w:author="Yael Gottlieb" w:date="2025-04-16T10:21:00Z" w16du:dateUtc="2025-04-16T07:21:00Z"/>
              <w:rFonts w:ascii="Arial" w:hAnsi="Arial" w:cs="Arial"/>
              <w:szCs w:val="22"/>
              <w:u w:val="single"/>
            </w:rPr>
          </w:rPrChange>
        </w:rPr>
        <w:pPrChange w:id="1621" w:author="Yael Gottlieb" w:date="2025-04-16T10:22:00Z" w16du:dateUtc="2025-04-16T07:22:00Z">
          <w:pPr>
            <w:spacing w:line="360" w:lineRule="auto"/>
            <w:jc w:val="center"/>
          </w:pPr>
        </w:pPrChange>
      </w:pPr>
      <w:del w:id="1622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b/>
            <w:bCs/>
            <w:i/>
            <w:iCs/>
            <w:color w:val="FF0000"/>
            <w:sz w:val="24"/>
            <w:u w:val="single"/>
            <w:rtl/>
            <w:rPrChange w:id="1623" w:author="Yael Gottlieb" w:date="2025-04-15T13:53:00Z" w16du:dateUtc="2025-04-15T10:53:00Z">
              <w:rPr>
                <w:rFonts w:ascii="Arial" w:hAnsi="Arial" w:cs="Arial"/>
                <w:b/>
                <w:bCs/>
                <w:i/>
                <w:iCs/>
                <w:color w:val="FF0000"/>
                <w:sz w:val="18"/>
                <w:szCs w:val="22"/>
                <w:u w:val="single"/>
                <w:rtl/>
              </w:rPr>
            </w:rPrChange>
          </w:rPr>
          <w:delText>יחויבו בהצגת תסקירי בדיקה לכל פריט</w:delText>
        </w:r>
        <w:r w:rsidRPr="00AB5A4E" w:rsidDel="00C56747">
          <w:rPr>
            <w:rFonts w:asciiTheme="minorBidi" w:hAnsiTheme="minorBidi" w:cstheme="minorBidi"/>
            <w:b/>
            <w:bCs/>
            <w:i/>
            <w:iCs/>
            <w:color w:val="FF0000"/>
            <w:sz w:val="24"/>
            <w:u w:val="single"/>
            <w:rtl/>
            <w:rPrChange w:id="1624" w:author="Yael Gottlieb" w:date="2025-04-15T13:53:00Z" w16du:dateUtc="2025-04-15T10:53:00Z">
              <w:rPr>
                <w:rFonts w:ascii="Arial" w:hAnsi="Arial" w:cs="Arial"/>
                <w:b/>
                <w:bCs/>
                <w:i/>
                <w:iCs/>
                <w:color w:val="FF0000"/>
                <w:u w:val="single"/>
                <w:rtl/>
              </w:rPr>
            </w:rPrChange>
          </w:rPr>
          <w:delText>.</w:delText>
        </w:r>
      </w:del>
    </w:p>
    <w:p w14:paraId="0CBB818B" w14:textId="16A443E0" w:rsidR="00C9209F" w:rsidRPr="00AB5A4E" w:rsidDel="00C56747" w:rsidRDefault="00C9209F" w:rsidP="00C56747">
      <w:pPr>
        <w:spacing w:line="360" w:lineRule="auto"/>
        <w:rPr>
          <w:del w:id="1625" w:author="Yael Gottlieb" w:date="2025-04-16T10:21:00Z" w16du:dateUtc="2025-04-16T07:21:00Z"/>
          <w:rFonts w:asciiTheme="minorBidi" w:hAnsiTheme="minorBidi" w:cstheme="minorBidi"/>
          <w:b/>
          <w:bCs/>
          <w:sz w:val="24"/>
          <w:u w:val="single"/>
          <w:rtl/>
          <w:rPrChange w:id="1626" w:author="Yael Gottlieb" w:date="2025-04-15T13:53:00Z" w16du:dateUtc="2025-04-15T10:53:00Z">
            <w:rPr>
              <w:del w:id="1627" w:author="Yael Gottlieb" w:date="2025-04-16T10:21:00Z" w16du:dateUtc="2025-04-16T07:21:00Z"/>
              <w:rFonts w:ascii="Arial" w:hAnsi="Arial" w:cs="Arial"/>
              <w:b/>
              <w:bCs/>
              <w:sz w:val="18"/>
              <w:szCs w:val="22"/>
              <w:u w:val="single"/>
              <w:rtl/>
            </w:rPr>
          </w:rPrChange>
        </w:rPr>
        <w:pPrChange w:id="1628" w:author="Yael Gottlieb" w:date="2025-04-16T10:22:00Z" w16du:dateUtc="2025-04-16T07:22:00Z">
          <w:pPr>
            <w:spacing w:line="360" w:lineRule="auto"/>
          </w:pPr>
        </w:pPrChange>
      </w:pPr>
      <w:del w:id="1629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1630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u w:val="single"/>
                <w:rtl/>
              </w:rPr>
            </w:rPrChange>
          </w:rPr>
          <w:delText>הגדרות:</w:delText>
        </w:r>
      </w:del>
    </w:p>
    <w:p w14:paraId="10656E57" w14:textId="221E5084" w:rsidR="00C9209F" w:rsidRPr="00AB5A4E" w:rsidDel="00C56747" w:rsidRDefault="00C9209F" w:rsidP="00C56747">
      <w:pPr>
        <w:spacing w:line="360" w:lineRule="auto"/>
        <w:rPr>
          <w:del w:id="1631" w:author="Yael Gottlieb" w:date="2025-04-16T10:21:00Z" w16du:dateUtc="2025-04-16T07:21:00Z"/>
          <w:rFonts w:asciiTheme="minorBidi" w:hAnsiTheme="minorBidi" w:cstheme="minorBidi"/>
          <w:sz w:val="24"/>
          <w:rtl/>
          <w:rPrChange w:id="1632" w:author="Yael Gottlieb" w:date="2025-04-15T13:53:00Z" w16du:dateUtc="2025-04-15T10:53:00Z">
            <w:rPr>
              <w:del w:id="1633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634" w:author="Yael Gottlieb" w:date="2025-04-16T10:22:00Z" w16du:dateUtc="2025-04-16T07:22:00Z">
          <w:pPr>
            <w:spacing w:line="360" w:lineRule="auto"/>
          </w:pPr>
        </w:pPrChange>
      </w:pPr>
      <w:del w:id="1635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PrChange w:id="1636" w:author="Yael Gottlieb" w:date="2025-04-15T13:53:00Z" w16du:dateUtc="2025-04-15T10:53:00Z">
              <w:rPr>
                <w:rFonts w:ascii="Arial" w:hAnsi="Arial" w:cs="Arial"/>
              </w:rPr>
            </w:rPrChange>
          </w:rPr>
          <w:delText>  </w:delText>
        </w:r>
        <w:r w:rsidRPr="00AB5A4E" w:rsidDel="00C56747">
          <w:rPr>
            <w:rFonts w:asciiTheme="minorBidi" w:hAnsiTheme="minorBidi" w:cstheme="minorBidi"/>
            <w:b/>
            <w:bCs/>
            <w:i/>
            <w:iCs/>
            <w:sz w:val="24"/>
            <w:u w:val="single"/>
            <w:rtl/>
            <w:rPrChange w:id="1637" w:author="Yael Gottlieb" w:date="2025-04-15T13:53:00Z" w16du:dateUtc="2025-04-15T10:53:00Z">
              <w:rPr>
                <w:rFonts w:ascii="Arial" w:hAnsi="Arial" w:cs="Arial"/>
                <w:b/>
                <w:bCs/>
                <w:i/>
                <w:iCs/>
                <w:szCs w:val="22"/>
                <w:u w:val="single"/>
                <w:rtl/>
              </w:rPr>
            </w:rPrChange>
          </w:rPr>
          <w:delText>אבזר הרמה</w:delText>
        </w:r>
        <w:r w:rsidRPr="00AB5A4E" w:rsidDel="00C56747">
          <w:rPr>
            <w:rFonts w:asciiTheme="minorBidi" w:hAnsiTheme="minorBidi" w:cstheme="minorBidi"/>
            <w:sz w:val="24"/>
            <w:rPrChange w:id="1638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-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39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התקן כלשהו המשמש או הנועד לשמש במישרין או</w:delText>
        </w:r>
        <w:r w:rsidRPr="00AB5A4E" w:rsidDel="00C56747">
          <w:rPr>
            <w:rFonts w:asciiTheme="minorBidi" w:hAnsiTheme="minorBidi" w:cstheme="minorBidi"/>
            <w:sz w:val="24"/>
            <w:rPrChange w:id="1640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> 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41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בעקיפין</w:delText>
        </w:r>
        <w:r w:rsidRPr="00AB5A4E" w:rsidDel="00C56747">
          <w:rPr>
            <w:rFonts w:asciiTheme="minorBidi" w:hAnsiTheme="minorBidi" w:cstheme="minorBidi"/>
            <w:sz w:val="24"/>
            <w:rPrChange w:id="1642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43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לחיבור עומס להתקן  הרמה ואינו </w:delText>
        </w:r>
      </w:del>
    </w:p>
    <w:p w14:paraId="1E46C5F7" w14:textId="0FC73FEC" w:rsidR="00C9209F" w:rsidRPr="00AB5A4E" w:rsidDel="00C56747" w:rsidRDefault="00C9209F" w:rsidP="00C56747">
      <w:pPr>
        <w:spacing w:line="360" w:lineRule="auto"/>
        <w:rPr>
          <w:del w:id="1644" w:author="Yael Gottlieb" w:date="2025-04-16T10:21:00Z" w16du:dateUtc="2025-04-16T07:21:00Z"/>
          <w:rFonts w:asciiTheme="minorBidi" w:hAnsiTheme="minorBidi" w:cstheme="minorBidi"/>
          <w:sz w:val="24"/>
          <w:rtl/>
          <w:rPrChange w:id="1645" w:author="Yael Gottlieb" w:date="2025-04-15T13:53:00Z" w16du:dateUtc="2025-04-15T10:53:00Z">
            <w:rPr>
              <w:del w:id="1646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647" w:author="Yael Gottlieb" w:date="2025-04-16T10:22:00Z" w16du:dateUtc="2025-04-16T07:22:00Z">
          <w:pPr>
            <w:spacing w:line="360" w:lineRule="auto"/>
          </w:pPr>
        </w:pPrChange>
      </w:pPr>
      <w:del w:id="1648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649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מחובר</w:delText>
        </w:r>
        <w:r w:rsidRPr="00AB5A4E" w:rsidDel="00C56747">
          <w:rPr>
            <w:rFonts w:asciiTheme="minorBidi" w:hAnsiTheme="minorBidi" w:cstheme="minorBidi"/>
            <w:sz w:val="24"/>
            <w:rPrChange w:id="1650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>  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51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דרך קבע לעומס,</w:delText>
        </w:r>
        <w:r w:rsidRPr="00AB5A4E" w:rsidDel="00C56747">
          <w:rPr>
            <w:rFonts w:asciiTheme="minorBidi" w:hAnsiTheme="minorBidi" w:cstheme="minorBidi"/>
            <w:sz w:val="24"/>
            <w:rPrChange w:id="1652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53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לרבות מענב שרשרת, מענב חבל,</w:delText>
        </w:r>
        <w:r w:rsidRPr="00AB5A4E" w:rsidDel="00C56747">
          <w:rPr>
            <w:rFonts w:asciiTheme="minorBidi" w:hAnsiTheme="minorBidi" w:cstheme="minorBidi"/>
            <w:sz w:val="24"/>
            <w:rPrChange w:id="1654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> 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55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טבעת, וו, מענב, אונקל, סגיר, סביבול, מנעול</w:delText>
        </w:r>
        <w:r w:rsidRPr="00AB5A4E" w:rsidDel="00C56747">
          <w:rPr>
            <w:rFonts w:asciiTheme="minorBidi" w:hAnsiTheme="minorBidi" w:cstheme="minorBidi"/>
            <w:sz w:val="24"/>
            <w:rPrChange w:id="1656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> 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57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סבב, </w:delText>
        </w:r>
      </w:del>
    </w:p>
    <w:p w14:paraId="1C255DB7" w14:textId="6D6E48B1" w:rsidR="00C9209F" w:rsidRPr="00AB5A4E" w:rsidDel="00C56747" w:rsidRDefault="00C9209F" w:rsidP="00C56747">
      <w:pPr>
        <w:spacing w:line="360" w:lineRule="auto"/>
        <w:rPr>
          <w:del w:id="1658" w:author="Yael Gottlieb" w:date="2025-04-16T10:21:00Z" w16du:dateUtc="2025-04-16T07:21:00Z"/>
          <w:rFonts w:asciiTheme="minorBidi" w:hAnsiTheme="minorBidi" w:cstheme="minorBidi"/>
          <w:sz w:val="24"/>
          <w:rtl/>
          <w:rPrChange w:id="1659" w:author="Yael Gottlieb" w:date="2025-04-15T13:53:00Z" w16du:dateUtc="2025-04-15T10:53:00Z">
            <w:rPr>
              <w:del w:id="1660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661" w:author="Yael Gottlieb" w:date="2025-04-16T10:22:00Z" w16du:dateUtc="2025-04-16T07:22:00Z">
          <w:pPr>
            <w:spacing w:line="360" w:lineRule="auto"/>
          </w:pPr>
        </w:pPrChange>
      </w:pPr>
      <w:del w:id="1662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663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עין הרמה משולשת, חוליה,</w:delText>
        </w:r>
        <w:r w:rsidRPr="00AB5A4E" w:rsidDel="00C56747">
          <w:rPr>
            <w:rFonts w:asciiTheme="minorBidi" w:hAnsiTheme="minorBidi" w:cstheme="minorBidi"/>
            <w:sz w:val="24"/>
            <w:rPrChange w:id="1664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65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מלקחות לוח,</w:delText>
        </w:r>
        <w:r w:rsidRPr="00AB5A4E" w:rsidDel="00C56747">
          <w:rPr>
            <w:rFonts w:asciiTheme="minorBidi" w:hAnsiTheme="minorBidi" w:cstheme="minorBidi"/>
            <w:sz w:val="24"/>
            <w:rPrChange w:id="1666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> 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67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מלקחות קורה, מלקחות  מספריים, כלי קיבול</w:delText>
        </w:r>
        <w:r w:rsidRPr="00AB5A4E" w:rsidDel="00C56747">
          <w:rPr>
            <w:rFonts w:asciiTheme="minorBidi" w:hAnsiTheme="minorBidi" w:cstheme="minorBidi"/>
            <w:sz w:val="24"/>
            <w:rPrChange w:id="1668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69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להרמת</w:delText>
        </w:r>
        <w:r w:rsidRPr="00AB5A4E" w:rsidDel="00C56747">
          <w:rPr>
            <w:rFonts w:asciiTheme="minorBidi" w:hAnsiTheme="minorBidi" w:cstheme="minorBidi"/>
            <w:sz w:val="24"/>
            <w:rPrChange w:id="1670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> 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71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חמרים או ציוד,</w:delText>
        </w:r>
      </w:del>
    </w:p>
    <w:p w14:paraId="6088E5CF" w14:textId="3DCD859C" w:rsidR="00C9209F" w:rsidRPr="00AB5A4E" w:rsidDel="00C56747" w:rsidRDefault="00C9209F" w:rsidP="00C56747">
      <w:pPr>
        <w:spacing w:line="360" w:lineRule="auto"/>
        <w:rPr>
          <w:del w:id="1672" w:author="Yael Gottlieb" w:date="2025-04-16T10:21:00Z" w16du:dateUtc="2025-04-16T07:21:00Z"/>
          <w:rFonts w:asciiTheme="minorBidi" w:hAnsiTheme="minorBidi" w:cstheme="minorBidi"/>
          <w:sz w:val="24"/>
          <w:rtl/>
          <w:rPrChange w:id="1673" w:author="Yael Gottlieb" w:date="2025-04-15T13:53:00Z" w16du:dateUtc="2025-04-15T10:53:00Z">
            <w:rPr>
              <w:del w:id="1674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675" w:author="Yael Gottlieb" w:date="2025-04-16T10:22:00Z" w16du:dateUtc="2025-04-16T07:22:00Z">
          <w:pPr>
            <w:spacing w:line="360" w:lineRule="auto"/>
          </w:pPr>
        </w:pPrChange>
      </w:pPr>
      <w:del w:id="1676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677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דלי מלקחיים, בורג עין,</w:delText>
        </w:r>
        <w:r w:rsidRPr="00AB5A4E" w:rsidDel="00C56747">
          <w:rPr>
            <w:rFonts w:asciiTheme="minorBidi" w:hAnsiTheme="minorBidi" w:cstheme="minorBidi"/>
            <w:sz w:val="24"/>
            <w:rPrChange w:id="1678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79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קורת</w:delText>
        </w:r>
        <w:r w:rsidRPr="00AB5A4E" w:rsidDel="00C56747">
          <w:rPr>
            <w:rFonts w:asciiTheme="minorBidi" w:hAnsiTheme="minorBidi" w:cstheme="minorBidi"/>
            <w:sz w:val="24"/>
            <w:rPrChange w:id="1680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> 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81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הרמה, מסגרת הרמה וכל התקן דומה המהווה חלק</w:delText>
        </w:r>
        <w:r w:rsidRPr="00AB5A4E" w:rsidDel="00C56747">
          <w:rPr>
            <w:rFonts w:asciiTheme="minorBidi" w:hAnsiTheme="minorBidi" w:cstheme="minorBidi"/>
            <w:sz w:val="24"/>
            <w:rPrChange w:id="1682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83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של</w:delText>
        </w:r>
        <w:r w:rsidRPr="00AB5A4E" w:rsidDel="00C56747">
          <w:rPr>
            <w:rFonts w:asciiTheme="minorBidi" w:hAnsiTheme="minorBidi" w:cstheme="minorBidi"/>
            <w:sz w:val="24"/>
            <w:rPrChange w:id="1684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> 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85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התקן הרמה או אמצעי תליה, לרבות תמיכה של</w:delText>
        </w:r>
        <w:r w:rsidRPr="00AB5A4E" w:rsidDel="00C56747">
          <w:rPr>
            <w:rFonts w:asciiTheme="minorBidi" w:hAnsiTheme="minorBidi" w:cstheme="minorBidi"/>
            <w:sz w:val="24"/>
            <w:rPrChange w:id="1686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87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התקן הרמה שבו משטח עבודה או במה. חבל -</w:delText>
        </w:r>
        <w:r w:rsidRPr="00AB5A4E" w:rsidDel="00C56747">
          <w:rPr>
            <w:rFonts w:asciiTheme="minorBidi" w:hAnsiTheme="minorBidi" w:cstheme="minorBidi"/>
            <w:sz w:val="24"/>
            <w:rPrChange w:id="1688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89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לרבות כבל.</w:delText>
        </w:r>
      </w:del>
    </w:p>
    <w:p w14:paraId="7EE5161B" w14:textId="2C3C66FE" w:rsidR="00C9209F" w:rsidRPr="00AB5A4E" w:rsidDel="00C56747" w:rsidRDefault="00C9209F" w:rsidP="00C56747">
      <w:pPr>
        <w:spacing w:line="360" w:lineRule="auto"/>
        <w:rPr>
          <w:del w:id="1690" w:author="Yael Gottlieb" w:date="2025-04-16T10:21:00Z" w16du:dateUtc="2025-04-16T07:21:00Z"/>
          <w:rFonts w:asciiTheme="minorBidi" w:hAnsiTheme="minorBidi" w:cstheme="minorBidi"/>
          <w:sz w:val="24"/>
          <w:rtl/>
          <w:rPrChange w:id="1691" w:author="Yael Gottlieb" w:date="2025-04-15T13:53:00Z" w16du:dateUtc="2025-04-15T10:53:00Z">
            <w:rPr>
              <w:del w:id="1692" w:author="Yael Gottlieb" w:date="2025-04-16T10:21:00Z" w16du:dateUtc="2025-04-16T07:21:00Z"/>
              <w:rFonts w:ascii="Arial" w:hAnsi="Arial" w:cs="Arial" w:hint="cs"/>
              <w:szCs w:val="22"/>
              <w:rtl/>
            </w:rPr>
          </w:rPrChange>
        </w:rPr>
        <w:pPrChange w:id="1693" w:author="Yael Gottlieb" w:date="2025-04-16T10:22:00Z" w16du:dateUtc="2025-04-16T07:22:00Z">
          <w:pPr>
            <w:spacing w:line="360" w:lineRule="auto"/>
          </w:pPr>
        </w:pPrChange>
      </w:pPr>
      <w:del w:id="1694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b/>
            <w:bCs/>
            <w:i/>
            <w:iCs/>
            <w:sz w:val="24"/>
            <w:u w:val="single"/>
            <w:rtl/>
            <w:rPrChange w:id="1695" w:author="Yael Gottlieb" w:date="2025-04-15T13:53:00Z" w16du:dateUtc="2025-04-15T10:53:00Z">
              <w:rPr>
                <w:rFonts w:ascii="Arial" w:hAnsi="Arial" w:cs="Arial"/>
                <w:b/>
                <w:bCs/>
                <w:i/>
                <w:iCs/>
                <w:szCs w:val="22"/>
                <w:u w:val="single"/>
                <w:rtl/>
              </w:rPr>
            </w:rPrChange>
          </w:rPr>
          <w:delText>מכונת</w:delText>
        </w:r>
        <w:r w:rsidRPr="00AB5A4E" w:rsidDel="00C56747">
          <w:rPr>
            <w:rFonts w:asciiTheme="minorBidi" w:hAnsiTheme="minorBidi" w:cstheme="minorBidi"/>
            <w:b/>
            <w:bCs/>
            <w:i/>
            <w:iCs/>
            <w:sz w:val="24"/>
            <w:u w:val="single"/>
            <w:rPrChange w:id="1696" w:author="Yael Gottlieb" w:date="2025-04-15T13:53:00Z" w16du:dateUtc="2025-04-15T10:53:00Z">
              <w:rPr>
                <w:rFonts w:ascii="Arial" w:hAnsi="Arial" w:cs="Arial"/>
                <w:b/>
                <w:bCs/>
                <w:i/>
                <w:iCs/>
                <w:szCs w:val="22"/>
                <w:u w:val="single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b/>
            <w:bCs/>
            <w:i/>
            <w:iCs/>
            <w:sz w:val="24"/>
            <w:u w:val="single"/>
            <w:rtl/>
            <w:rPrChange w:id="1697" w:author="Yael Gottlieb" w:date="2025-04-15T13:53:00Z" w16du:dateUtc="2025-04-15T10:53:00Z">
              <w:rPr>
                <w:rFonts w:ascii="Arial" w:hAnsi="Arial" w:cs="Arial"/>
                <w:b/>
                <w:bCs/>
                <w:i/>
                <w:iCs/>
                <w:szCs w:val="22"/>
                <w:u w:val="single"/>
                <w:rtl/>
              </w:rPr>
            </w:rPrChange>
          </w:rPr>
          <w:delText>הרמה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698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- התקן רמה, לרבות עגורן, קילון, תלת-רגל, התקן</w:delText>
        </w:r>
        <w:r w:rsidRPr="00AB5A4E" w:rsidDel="00C56747">
          <w:rPr>
            <w:rFonts w:asciiTheme="minorBidi" w:hAnsiTheme="minorBidi" w:cstheme="minorBidi"/>
            <w:sz w:val="24"/>
            <w:rPrChange w:id="1699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700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משיכה,</w:delText>
        </w:r>
        <w:r w:rsidRPr="00AB5A4E" w:rsidDel="00C56747">
          <w:rPr>
            <w:rFonts w:asciiTheme="minorBidi" w:hAnsiTheme="minorBidi" w:cstheme="minorBidi"/>
            <w:sz w:val="24"/>
            <w:rPrChange w:id="1701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> 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702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מחפר עגורן, מחדיר כלונסאות, כננת, מלגזה,</w:delText>
        </w:r>
        <w:r w:rsidRPr="00AB5A4E" w:rsidDel="00C56747">
          <w:rPr>
            <w:rFonts w:asciiTheme="minorBidi" w:hAnsiTheme="minorBidi" w:cstheme="minorBidi"/>
            <w:sz w:val="24"/>
            <w:rPrChange w:id="1703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704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גלגלת,</w:delText>
        </w:r>
        <w:r w:rsidRPr="00AB5A4E" w:rsidDel="00C56747">
          <w:rPr>
            <w:rFonts w:asciiTheme="minorBidi" w:hAnsiTheme="minorBidi" w:cstheme="minorBidi"/>
            <w:sz w:val="24"/>
            <w:rPrChange w:id="1705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> 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706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גלגלת שרשרת, גלגלת כבלים, גלגילון, מסוע עילי,</w:delText>
        </w:r>
        <w:r w:rsidRPr="00AB5A4E" w:rsidDel="00C56747">
          <w:rPr>
            <w:rFonts w:asciiTheme="minorBidi" w:hAnsiTheme="minorBidi" w:cstheme="minorBidi"/>
            <w:sz w:val="24"/>
            <w:rPrChange w:id="1707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708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מסילת</w:delText>
        </w:r>
        <w:r w:rsidRPr="00AB5A4E" w:rsidDel="00C56747">
          <w:rPr>
            <w:rFonts w:asciiTheme="minorBidi" w:hAnsiTheme="minorBidi" w:cstheme="minorBidi"/>
            <w:sz w:val="24"/>
            <w:rPrChange w:id="1709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> 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710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כבל, חבל עילי וכל מכונה אחרת היכולה באמצעות</w:delText>
        </w:r>
      </w:del>
    </w:p>
    <w:p w14:paraId="358DF6D5" w14:textId="5E0F1DF5" w:rsidR="00C9209F" w:rsidRPr="00AB5A4E" w:rsidDel="00C56747" w:rsidRDefault="00C9209F" w:rsidP="00C56747">
      <w:pPr>
        <w:spacing w:line="360" w:lineRule="auto"/>
        <w:rPr>
          <w:del w:id="1711" w:author="Yael Gottlieb" w:date="2025-04-16T10:21:00Z" w16du:dateUtc="2025-04-16T07:21:00Z"/>
          <w:rFonts w:asciiTheme="minorBidi" w:hAnsiTheme="minorBidi" w:cstheme="minorBidi"/>
          <w:b/>
          <w:bCs/>
          <w:i/>
          <w:iCs/>
          <w:sz w:val="24"/>
          <w:u w:val="single"/>
          <w:rtl/>
          <w:rPrChange w:id="1712" w:author="Yael Gottlieb" w:date="2025-04-15T13:53:00Z" w16du:dateUtc="2025-04-15T10:53:00Z">
            <w:rPr>
              <w:del w:id="1713" w:author="Yael Gottlieb" w:date="2025-04-16T10:21:00Z" w16du:dateUtc="2025-04-16T07:21:00Z"/>
              <w:rFonts w:ascii="Arial" w:hAnsi="Arial" w:cs="Arial"/>
              <w:b/>
              <w:bCs/>
              <w:i/>
              <w:iCs/>
              <w:szCs w:val="28"/>
              <w:u w:val="single"/>
              <w:rtl/>
            </w:rPr>
          </w:rPrChange>
        </w:rPr>
        <w:pPrChange w:id="1714" w:author="Yael Gottlieb" w:date="2025-04-16T10:22:00Z" w16du:dateUtc="2025-04-16T07:22:00Z">
          <w:pPr>
            <w:spacing w:line="360" w:lineRule="auto"/>
          </w:pPr>
        </w:pPrChange>
      </w:pPr>
      <w:del w:id="1715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PrChange w:id="1716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717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אבזר</w:delText>
        </w:r>
        <w:r w:rsidRPr="00AB5A4E" w:rsidDel="00C56747">
          <w:rPr>
            <w:rFonts w:asciiTheme="minorBidi" w:hAnsiTheme="minorBidi" w:cstheme="minorBidi"/>
            <w:sz w:val="24"/>
            <w:rPrChange w:id="1718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> 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719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הרמה להרים עומס, להורידו או להחזיקו</w:delText>
        </w:r>
        <w:r w:rsidRPr="00AB5A4E" w:rsidDel="00C56747">
          <w:rPr>
            <w:rFonts w:asciiTheme="minorBidi" w:hAnsiTheme="minorBidi" w:cstheme="minorBidi"/>
            <w:sz w:val="24"/>
            <w:rPrChange w:id="1720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721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תלוי;</w:delText>
        </w:r>
        <w:r w:rsidRPr="00AB5A4E" w:rsidDel="00C56747">
          <w:rPr>
            <w:rFonts w:asciiTheme="minorBidi" w:hAnsiTheme="minorBidi" w:cstheme="minorBidi"/>
            <w:sz w:val="24"/>
            <w:rPrChange w:id="1722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> "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723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חלקים", במכונת הרמה - לרבות מנגנון הפעלתה ואבזריה, בין</w:delText>
        </w:r>
        <w:r w:rsidRPr="00AB5A4E" w:rsidDel="00C56747">
          <w:rPr>
            <w:rFonts w:asciiTheme="minorBidi" w:hAnsiTheme="minorBidi" w:cstheme="minorBidi"/>
            <w:sz w:val="24"/>
            <w:rPrChange w:id="1724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725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קבועים</w:delText>
        </w:r>
        <w:r w:rsidRPr="00AB5A4E" w:rsidDel="00C56747">
          <w:rPr>
            <w:rFonts w:asciiTheme="minorBidi" w:hAnsiTheme="minorBidi" w:cstheme="minorBidi"/>
            <w:sz w:val="24"/>
            <w:rPrChange w:id="1726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 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727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ובין נעים, והתקני עיגון וקביעה.</w:delText>
        </w:r>
        <w:r w:rsidRPr="00AB5A4E" w:rsidDel="00C56747">
          <w:rPr>
            <w:rFonts w:asciiTheme="minorBidi" w:hAnsiTheme="minorBidi" w:cstheme="minorBidi"/>
            <w:sz w:val="24"/>
            <w:rPrChange w:id="1728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br/>
        </w:r>
        <w:r w:rsidRPr="00AB5A4E" w:rsidDel="00C56747">
          <w:rPr>
            <w:rFonts w:asciiTheme="minorBidi" w:hAnsiTheme="minorBidi" w:cstheme="minorBidi"/>
            <w:b/>
            <w:bCs/>
            <w:i/>
            <w:iCs/>
            <w:sz w:val="24"/>
            <w:u w:val="single"/>
            <w:rtl/>
            <w:rPrChange w:id="1729" w:author="Yael Gottlieb" w:date="2025-04-15T13:53:00Z" w16du:dateUtc="2025-04-15T10:53:00Z">
              <w:rPr>
                <w:rFonts w:ascii="Arial" w:hAnsi="Arial" w:cs="Arial"/>
                <w:b/>
                <w:bCs/>
                <w:i/>
                <w:iCs/>
                <w:szCs w:val="28"/>
                <w:u w:val="single"/>
                <w:rtl/>
              </w:rPr>
            </w:rPrChange>
          </w:rPr>
          <w:delText>עבודה בגובה</w:delText>
        </w:r>
      </w:del>
    </w:p>
    <w:p w14:paraId="224307F2" w14:textId="0454CCE7" w:rsidR="00C9209F" w:rsidRPr="00AB5A4E" w:rsidDel="00C56747" w:rsidRDefault="00C9209F" w:rsidP="00C56747">
      <w:pPr>
        <w:spacing w:line="360" w:lineRule="auto"/>
        <w:rPr>
          <w:del w:id="1730" w:author="Yael Gottlieb" w:date="2025-04-16T10:21:00Z" w16du:dateUtc="2025-04-16T07:21:00Z"/>
          <w:rFonts w:asciiTheme="minorBidi" w:hAnsiTheme="minorBidi" w:cstheme="minorBidi"/>
          <w:sz w:val="24"/>
          <w:u w:val="single"/>
          <w:rtl/>
          <w:rPrChange w:id="1731" w:author="Yael Gottlieb" w:date="2025-04-15T13:53:00Z" w16du:dateUtc="2025-04-15T10:53:00Z">
            <w:rPr>
              <w:del w:id="1732" w:author="Yael Gottlieb" w:date="2025-04-16T10:21:00Z" w16du:dateUtc="2025-04-16T07:21:00Z"/>
              <w:rFonts w:ascii="Arial" w:hAnsi="Arial" w:cs="Arial"/>
              <w:szCs w:val="22"/>
              <w:u w:val="single"/>
              <w:rtl/>
            </w:rPr>
          </w:rPrChange>
        </w:rPr>
        <w:pPrChange w:id="1733" w:author="Yael Gottlieb" w:date="2025-04-16T10:22:00Z" w16du:dateUtc="2025-04-16T07:22:00Z">
          <w:pPr>
            <w:spacing w:line="360" w:lineRule="auto"/>
            <w:jc w:val="both"/>
          </w:pPr>
        </w:pPrChange>
      </w:pPr>
      <w:del w:id="1734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1735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u w:val="single"/>
                <w:rtl/>
              </w:rPr>
            </w:rPrChange>
          </w:rPr>
          <w:delText>תנאים להעסקת עובד בגובה</w:delText>
        </w:r>
        <w:r w:rsidRPr="00AB5A4E" w:rsidDel="00C56747">
          <w:rPr>
            <w:rFonts w:asciiTheme="minorBidi" w:hAnsiTheme="minorBidi" w:cstheme="minorBidi"/>
            <w:sz w:val="24"/>
            <w:u w:val="single"/>
            <w:rtl/>
            <w:rPrChange w:id="1736" w:author="Yael Gottlieb" w:date="2025-04-15T13:53:00Z" w16du:dateUtc="2025-04-15T10:53:00Z">
              <w:rPr>
                <w:rFonts w:ascii="Arial" w:hAnsi="Arial" w:cs="Arial"/>
                <w:szCs w:val="22"/>
                <w:u w:val="single"/>
                <w:rtl/>
              </w:rPr>
            </w:rPrChange>
          </w:rPr>
          <w:delText xml:space="preserve"> </w:delText>
        </w:r>
      </w:del>
    </w:p>
    <w:p w14:paraId="00949C18" w14:textId="08061BB8" w:rsidR="00C9209F" w:rsidRPr="00AB5A4E" w:rsidDel="00C56747" w:rsidRDefault="00C9209F" w:rsidP="00C56747">
      <w:pPr>
        <w:spacing w:line="360" w:lineRule="auto"/>
        <w:rPr>
          <w:del w:id="1737" w:author="Yael Gottlieb" w:date="2025-04-16T10:21:00Z" w16du:dateUtc="2025-04-16T07:21:00Z"/>
          <w:rFonts w:asciiTheme="minorBidi" w:hAnsiTheme="minorBidi" w:cstheme="minorBidi"/>
          <w:sz w:val="24"/>
          <w:rtl/>
          <w:rPrChange w:id="1738" w:author="Yael Gottlieb" w:date="2025-04-15T13:53:00Z" w16du:dateUtc="2025-04-15T10:53:00Z">
            <w:rPr>
              <w:del w:id="1739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740" w:author="Yael Gottlieb" w:date="2025-04-16T10:22:00Z" w16du:dateUtc="2025-04-16T07:22:00Z">
          <w:pPr>
            <w:spacing w:line="360" w:lineRule="auto"/>
            <w:jc w:val="both"/>
          </w:pPr>
        </w:pPrChange>
      </w:pPr>
      <w:del w:id="1741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742" w:author="Yael Gottlieb" w:date="2025-04-15T13:53:00Z" w16du:dateUtc="2025-04-15T10:53:00Z">
              <w:rPr>
                <w:rFonts w:ascii="Arial" w:hAnsi="Arial" w:cs="Arial"/>
                <w:sz w:val="24"/>
                <w:rtl/>
              </w:rPr>
            </w:rPrChange>
          </w:rPr>
          <w:delText xml:space="preserve">5.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743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נותן השירות/ מבצע עבודה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744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לא יעסיק עובד בעבודה בגובה לכל מטרה שהיא, אלא בהתקיים התנאים שלהלן: </w:delText>
        </w:r>
      </w:del>
    </w:p>
    <w:p w14:paraId="6034FBA4" w14:textId="40DBE537" w:rsidR="00C9209F" w:rsidRPr="00AB5A4E" w:rsidDel="00C56747" w:rsidRDefault="00C9209F" w:rsidP="00C56747">
      <w:pPr>
        <w:spacing w:line="360" w:lineRule="auto"/>
        <w:rPr>
          <w:del w:id="1745" w:author="Yael Gottlieb" w:date="2025-04-16T10:21:00Z" w16du:dateUtc="2025-04-16T07:21:00Z"/>
          <w:rFonts w:asciiTheme="minorBidi" w:hAnsiTheme="minorBidi" w:cstheme="minorBidi"/>
          <w:sz w:val="24"/>
          <w:rPrChange w:id="1746" w:author="Yael Gottlieb" w:date="2025-04-15T13:53:00Z" w16du:dateUtc="2025-04-15T10:53:00Z">
            <w:rPr>
              <w:del w:id="1747" w:author="Yael Gottlieb" w:date="2025-04-16T10:21:00Z" w16du:dateUtc="2025-04-16T07:21:00Z"/>
              <w:rFonts w:ascii="Arial" w:hAnsi="Arial" w:cs="Arial"/>
              <w:szCs w:val="22"/>
            </w:rPr>
          </w:rPrChange>
        </w:rPr>
        <w:pPrChange w:id="1748" w:author="Yael Gottlieb" w:date="2025-04-16T10:22:00Z" w16du:dateUtc="2025-04-16T07:22:00Z">
          <w:pPr>
            <w:spacing w:line="360" w:lineRule="auto"/>
            <w:ind w:right="1095"/>
            <w:jc w:val="both"/>
          </w:pPr>
        </w:pPrChange>
      </w:pPr>
      <w:del w:id="1749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750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  (1) העובד בגיר;</w:delText>
        </w:r>
      </w:del>
    </w:p>
    <w:p w14:paraId="6BA6A1E3" w14:textId="4EF54140" w:rsidR="00C9209F" w:rsidRPr="00AB5A4E" w:rsidDel="00C56747" w:rsidRDefault="00C9209F" w:rsidP="00C56747">
      <w:pPr>
        <w:spacing w:line="360" w:lineRule="auto"/>
        <w:rPr>
          <w:del w:id="1751" w:author="Yael Gottlieb" w:date="2025-04-16T10:21:00Z" w16du:dateUtc="2025-04-16T07:21:00Z"/>
          <w:rFonts w:asciiTheme="minorBidi" w:hAnsiTheme="minorBidi" w:cstheme="minorBidi"/>
          <w:sz w:val="24"/>
          <w:rtl/>
          <w:rPrChange w:id="1752" w:author="Yael Gottlieb" w:date="2025-04-15T13:53:00Z" w16du:dateUtc="2025-04-15T10:53:00Z">
            <w:rPr>
              <w:del w:id="1753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754" w:author="Yael Gottlieb" w:date="2025-04-16T10:22:00Z" w16du:dateUtc="2025-04-16T07:22:00Z">
          <w:pPr>
            <w:spacing w:line="360" w:lineRule="auto"/>
            <w:ind w:left="574" w:hanging="360"/>
            <w:jc w:val="both"/>
          </w:pPr>
        </w:pPrChange>
      </w:pPr>
      <w:del w:id="1755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756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(2) העובד הודרך, על ידי מדריך עבודה בגובה, והוא בעל אישור תקף המעיד על ההדרכה לפי הטופס. </w:delText>
        </w:r>
      </w:del>
    </w:p>
    <w:p w14:paraId="729D6890" w14:textId="6CA146DE" w:rsidR="00C9209F" w:rsidRPr="00AB5A4E" w:rsidDel="00C56747" w:rsidRDefault="00C9209F" w:rsidP="00C56747">
      <w:pPr>
        <w:spacing w:line="360" w:lineRule="auto"/>
        <w:rPr>
          <w:del w:id="1757" w:author="Yael Gottlieb" w:date="2025-04-16T10:21:00Z" w16du:dateUtc="2025-04-16T07:21:00Z"/>
          <w:rFonts w:asciiTheme="minorBidi" w:hAnsiTheme="minorBidi" w:cstheme="minorBidi"/>
          <w:sz w:val="24"/>
          <w:rtl/>
          <w:rPrChange w:id="1758" w:author="Yael Gottlieb" w:date="2025-04-15T13:53:00Z" w16du:dateUtc="2025-04-15T10:53:00Z">
            <w:rPr>
              <w:del w:id="1759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760" w:author="Yael Gottlieb" w:date="2025-04-16T10:22:00Z" w16du:dateUtc="2025-04-16T07:22:00Z">
          <w:pPr>
            <w:spacing w:line="360" w:lineRule="auto"/>
            <w:ind w:left="214"/>
            <w:jc w:val="both"/>
          </w:pPr>
        </w:pPrChange>
      </w:pPr>
      <w:del w:id="1761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762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(3) העובד אינו במצב העלול לסכן אותו או את העובדים עמו, לרבות כתוצאה מהשפעת  סמים, או משקאות</w:delText>
        </w:r>
      </w:del>
    </w:p>
    <w:p w14:paraId="1BC15A1F" w14:textId="7D4934D1" w:rsidR="00C9209F" w:rsidRPr="00AB5A4E" w:rsidDel="00C56747" w:rsidRDefault="00C9209F" w:rsidP="00C56747">
      <w:pPr>
        <w:spacing w:line="360" w:lineRule="auto"/>
        <w:rPr>
          <w:del w:id="1763" w:author="Yael Gottlieb" w:date="2025-04-16T10:21:00Z" w16du:dateUtc="2025-04-16T07:21:00Z"/>
          <w:rFonts w:asciiTheme="minorBidi" w:hAnsiTheme="minorBidi" w:cstheme="minorBidi"/>
          <w:sz w:val="24"/>
          <w:rtl/>
          <w:rPrChange w:id="1764" w:author="Yael Gottlieb" w:date="2025-04-15T13:53:00Z" w16du:dateUtc="2025-04-15T10:53:00Z">
            <w:rPr>
              <w:del w:id="1765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766" w:author="Yael Gottlieb" w:date="2025-04-16T10:22:00Z" w16du:dateUtc="2025-04-16T07:22:00Z">
          <w:pPr>
            <w:spacing w:line="360" w:lineRule="auto"/>
            <w:ind w:left="214"/>
            <w:jc w:val="both"/>
          </w:pPr>
        </w:pPrChange>
      </w:pPr>
      <w:del w:id="1767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768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  משכרים, או מחמת  ליקוי גופני או נפשי, ואם הוא במצב כאמור,  המבצע לא ידע ולא יכול היה  לדעת על כך. </w:delText>
        </w:r>
      </w:del>
    </w:p>
    <w:p w14:paraId="63AB09D6" w14:textId="7C7C2138" w:rsidR="00C9209F" w:rsidRPr="00AB5A4E" w:rsidDel="00C56747" w:rsidRDefault="00C9209F" w:rsidP="00C56747">
      <w:pPr>
        <w:spacing w:line="360" w:lineRule="auto"/>
        <w:rPr>
          <w:del w:id="1769" w:author="Yael Gottlieb" w:date="2025-04-16T10:21:00Z" w16du:dateUtc="2025-04-16T07:21:00Z"/>
          <w:rFonts w:asciiTheme="minorBidi" w:hAnsiTheme="minorBidi" w:cstheme="minorBidi"/>
          <w:b/>
          <w:bCs/>
          <w:sz w:val="24"/>
          <w:u w:val="single"/>
          <w:rtl/>
          <w:rPrChange w:id="1770" w:author="Yael Gottlieb" w:date="2025-04-15T13:53:00Z" w16du:dateUtc="2025-04-15T10:53:00Z">
            <w:rPr>
              <w:del w:id="1771" w:author="Yael Gottlieb" w:date="2025-04-16T10:21:00Z" w16du:dateUtc="2025-04-16T07:21:00Z"/>
              <w:rFonts w:ascii="Arial" w:hAnsi="Arial" w:cs="Arial"/>
              <w:b/>
              <w:bCs/>
              <w:sz w:val="24"/>
              <w:u w:val="single"/>
              <w:rtl/>
            </w:rPr>
          </w:rPrChange>
        </w:rPr>
        <w:pPrChange w:id="1772" w:author="Yael Gottlieb" w:date="2025-04-16T10:22:00Z" w16du:dateUtc="2025-04-16T07:22:00Z">
          <w:pPr>
            <w:spacing w:line="360" w:lineRule="auto"/>
            <w:jc w:val="both"/>
          </w:pPr>
        </w:pPrChange>
      </w:pPr>
      <w:del w:id="1773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1774" w:author="Yael Gottlieb" w:date="2025-04-15T13:53:00Z" w16du:dateUtc="2025-04-15T10:53:00Z">
              <w:rPr>
                <w:rFonts w:ascii="Arial" w:hAnsi="Arial" w:cs="Arial"/>
                <w:b/>
                <w:bCs/>
                <w:sz w:val="24"/>
                <w:u w:val="single"/>
                <w:rtl/>
              </w:rPr>
            </w:rPrChange>
          </w:rPr>
          <w:delText>אחריות לאספקת ציוד</w:delText>
        </w:r>
      </w:del>
    </w:p>
    <w:p w14:paraId="33A547E3" w14:textId="4D7F9C2F" w:rsidR="00C9209F" w:rsidRPr="00AB5A4E" w:rsidDel="00C56747" w:rsidRDefault="00C9209F" w:rsidP="00C56747">
      <w:pPr>
        <w:spacing w:line="360" w:lineRule="auto"/>
        <w:rPr>
          <w:del w:id="1775" w:author="Yael Gottlieb" w:date="2025-04-16T10:21:00Z" w16du:dateUtc="2025-04-16T07:21:00Z"/>
          <w:rFonts w:asciiTheme="minorBidi" w:hAnsiTheme="minorBidi" w:cstheme="minorBidi"/>
          <w:sz w:val="24"/>
          <w:rtl/>
          <w:rPrChange w:id="1776" w:author="Yael Gottlieb" w:date="2025-04-15T13:53:00Z" w16du:dateUtc="2025-04-15T10:53:00Z">
            <w:rPr>
              <w:del w:id="1777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778" w:author="Yael Gottlieb" w:date="2025-04-16T10:22:00Z" w16du:dateUtc="2025-04-16T07:22:00Z">
          <w:pPr>
            <w:spacing w:line="360" w:lineRule="auto"/>
            <w:jc w:val="both"/>
          </w:pPr>
        </w:pPrChange>
      </w:pPr>
      <w:del w:id="1779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1780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 xml:space="preserve">6.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78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נותן השירות/ מבצע עבודה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782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אחראי לאספקת כל הציוד והאמצעים הנדרשים לביצוע העבודות בגובה,   כשהם</w:delText>
        </w:r>
      </w:del>
    </w:p>
    <w:p w14:paraId="66C38D94" w14:textId="35CCBE94" w:rsidR="00C9209F" w:rsidRPr="00AB5A4E" w:rsidDel="00C56747" w:rsidRDefault="00C9209F" w:rsidP="00C56747">
      <w:pPr>
        <w:spacing w:line="360" w:lineRule="auto"/>
        <w:rPr>
          <w:del w:id="1783" w:author="Yael Gottlieb" w:date="2025-04-16T10:21:00Z" w16du:dateUtc="2025-04-16T07:21:00Z"/>
          <w:rFonts w:asciiTheme="minorBidi" w:hAnsiTheme="minorBidi" w:cstheme="minorBidi"/>
          <w:b/>
          <w:bCs/>
          <w:sz w:val="24"/>
          <w:rtl/>
          <w:rPrChange w:id="1784" w:author="Yael Gottlieb" w:date="2025-04-15T13:53:00Z" w16du:dateUtc="2025-04-15T10:53:00Z">
            <w:rPr>
              <w:del w:id="1785" w:author="Yael Gottlieb" w:date="2025-04-16T10:21:00Z" w16du:dateUtc="2025-04-16T07:21:00Z"/>
              <w:rFonts w:ascii="Arial" w:hAnsi="Arial" w:cs="Arial"/>
              <w:b/>
              <w:bCs/>
              <w:szCs w:val="22"/>
              <w:rtl/>
            </w:rPr>
          </w:rPrChange>
        </w:rPr>
        <w:pPrChange w:id="1786" w:author="Yael Gottlieb" w:date="2025-04-16T10:22:00Z" w16du:dateUtc="2025-04-16T07:22:00Z">
          <w:pPr>
            <w:spacing w:line="360" w:lineRule="auto"/>
            <w:jc w:val="both"/>
          </w:pPr>
        </w:pPrChange>
      </w:pPr>
      <w:del w:id="1787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788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  במצב תקין ולפי דרישות התקן או תקנות ציוד מגן אישי, לפי העניין.</w:delText>
        </w:r>
      </w:del>
    </w:p>
    <w:p w14:paraId="771B56DB" w14:textId="01C3F4CA" w:rsidR="00C9209F" w:rsidRPr="00AB5A4E" w:rsidDel="00C56747" w:rsidRDefault="00C9209F" w:rsidP="00C56747">
      <w:pPr>
        <w:spacing w:line="360" w:lineRule="auto"/>
        <w:rPr>
          <w:del w:id="1789" w:author="Yael Gottlieb" w:date="2025-04-16T10:21:00Z" w16du:dateUtc="2025-04-16T07:21:00Z"/>
          <w:rFonts w:asciiTheme="minorBidi" w:hAnsiTheme="minorBidi" w:cstheme="minorBidi"/>
          <w:b/>
          <w:bCs/>
          <w:sz w:val="24"/>
          <w:rtl/>
          <w:rPrChange w:id="1790" w:author="Yael Gottlieb" w:date="2025-04-15T13:53:00Z" w16du:dateUtc="2025-04-15T10:53:00Z">
            <w:rPr>
              <w:del w:id="1791" w:author="Yael Gottlieb" w:date="2025-04-16T10:21:00Z" w16du:dateUtc="2025-04-16T07:21:00Z"/>
              <w:rFonts w:ascii="Arial" w:hAnsi="Arial" w:cs="Arial"/>
              <w:b/>
              <w:bCs/>
              <w:sz w:val="16"/>
              <w:szCs w:val="16"/>
              <w:rtl/>
            </w:rPr>
          </w:rPrChange>
        </w:rPr>
        <w:pPrChange w:id="1792" w:author="Yael Gottlieb" w:date="2025-04-16T10:22:00Z" w16du:dateUtc="2025-04-16T07:22:00Z">
          <w:pPr>
            <w:spacing w:line="360" w:lineRule="auto"/>
            <w:jc w:val="both"/>
          </w:pPr>
        </w:pPrChange>
      </w:pPr>
    </w:p>
    <w:p w14:paraId="6EE00591" w14:textId="0A810A57" w:rsidR="00C9209F" w:rsidRPr="00AB5A4E" w:rsidDel="00C56747" w:rsidRDefault="00C9209F" w:rsidP="00C56747">
      <w:pPr>
        <w:spacing w:line="360" w:lineRule="auto"/>
        <w:rPr>
          <w:del w:id="1793" w:author="Yael Gottlieb" w:date="2025-04-16T10:21:00Z" w16du:dateUtc="2025-04-16T07:21:00Z"/>
          <w:rFonts w:asciiTheme="minorBidi" w:hAnsiTheme="minorBidi" w:cstheme="minorBidi"/>
          <w:b/>
          <w:bCs/>
          <w:sz w:val="24"/>
          <w:u w:val="single"/>
          <w:rtl/>
          <w:rPrChange w:id="1794" w:author="Yael Gottlieb" w:date="2025-04-15T13:53:00Z" w16du:dateUtc="2025-04-15T10:53:00Z">
            <w:rPr>
              <w:del w:id="1795" w:author="Yael Gottlieb" w:date="2025-04-16T10:21:00Z" w16du:dateUtc="2025-04-16T07:21:00Z"/>
              <w:rFonts w:ascii="Arial" w:hAnsi="Arial" w:cs="Arial"/>
              <w:b/>
              <w:bCs/>
              <w:sz w:val="24"/>
              <w:u w:val="single"/>
              <w:rtl/>
            </w:rPr>
          </w:rPrChange>
        </w:rPr>
        <w:pPrChange w:id="1796" w:author="Yael Gottlieb" w:date="2025-04-16T10:22:00Z" w16du:dateUtc="2025-04-16T07:22:00Z">
          <w:pPr>
            <w:spacing w:line="360" w:lineRule="auto"/>
            <w:jc w:val="both"/>
          </w:pPr>
        </w:pPrChange>
      </w:pPr>
      <w:del w:id="1797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1798" w:author="Yael Gottlieb" w:date="2025-04-15T13:53:00Z" w16du:dateUtc="2025-04-15T10:53:00Z">
              <w:rPr>
                <w:rFonts w:ascii="Arial" w:hAnsi="Arial" w:cs="Arial"/>
                <w:b/>
                <w:bCs/>
                <w:sz w:val="24"/>
                <w:u w:val="single"/>
                <w:rtl/>
              </w:rPr>
            </w:rPrChange>
          </w:rPr>
          <w:delText>חובת שימוש בציוד להגנה בעת ביצוע עבודה בגובה.</w:delText>
        </w:r>
      </w:del>
    </w:p>
    <w:p w14:paraId="23428F2D" w14:textId="0CB3DF76" w:rsidR="00C9209F" w:rsidRPr="00AB5A4E" w:rsidDel="00C56747" w:rsidRDefault="00C9209F" w:rsidP="00C56747">
      <w:pPr>
        <w:spacing w:line="360" w:lineRule="auto"/>
        <w:rPr>
          <w:del w:id="1799" w:author="Yael Gottlieb" w:date="2025-04-16T10:21:00Z" w16du:dateUtc="2025-04-16T07:21:00Z"/>
          <w:rFonts w:asciiTheme="minorBidi" w:hAnsiTheme="minorBidi" w:cstheme="minorBidi"/>
          <w:sz w:val="24"/>
          <w:rtl/>
          <w:rPrChange w:id="1800" w:author="Yael Gottlieb" w:date="2025-04-15T13:53:00Z" w16du:dateUtc="2025-04-15T10:53:00Z">
            <w:rPr>
              <w:del w:id="1801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802" w:author="Yael Gottlieb" w:date="2025-04-16T10:22:00Z" w16du:dateUtc="2025-04-16T07:22:00Z">
          <w:pPr>
            <w:tabs>
              <w:tab w:val="left" w:pos="282"/>
            </w:tabs>
            <w:spacing w:line="360" w:lineRule="auto"/>
            <w:jc w:val="both"/>
          </w:pPr>
        </w:pPrChange>
      </w:pPr>
      <w:del w:id="1803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804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7.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805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נותן השירות/ מבצע עבודה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806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לא יעסיק עובד בעבודה בגובה, אלא בהתקיים אחד מאלה:  </w:delText>
        </w:r>
      </w:del>
    </w:p>
    <w:p w14:paraId="4B7B82CB" w14:textId="1B9373EF" w:rsidR="00C9209F" w:rsidRPr="00AB5A4E" w:rsidDel="00C56747" w:rsidRDefault="00C9209F" w:rsidP="00C56747">
      <w:pPr>
        <w:spacing w:line="360" w:lineRule="auto"/>
        <w:rPr>
          <w:del w:id="1807" w:author="Yael Gottlieb" w:date="2025-04-16T10:21:00Z" w16du:dateUtc="2025-04-16T07:21:00Z"/>
          <w:rFonts w:asciiTheme="minorBidi" w:hAnsiTheme="minorBidi" w:cstheme="minorBidi"/>
          <w:sz w:val="24"/>
          <w:rtl/>
          <w:rPrChange w:id="1808" w:author="Yael Gottlieb" w:date="2025-04-15T13:53:00Z" w16du:dateUtc="2025-04-15T10:53:00Z">
            <w:rPr>
              <w:del w:id="1809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810" w:author="Yael Gottlieb" w:date="2025-04-16T10:22:00Z" w16du:dateUtc="2025-04-16T07:22:00Z">
          <w:pPr>
            <w:spacing w:line="360" w:lineRule="auto"/>
            <w:ind w:left="574"/>
            <w:jc w:val="both"/>
          </w:pPr>
        </w:pPrChange>
      </w:pPr>
      <w:del w:id="1811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812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7.1 העובד מאובטח במשך כל זמן העבודה בגובה לפי אופי וסוג העבודה</w:delText>
        </w:r>
        <w:r w:rsidRPr="00AB5A4E" w:rsidDel="00C56747">
          <w:rPr>
            <w:rFonts w:asciiTheme="minorBidi" w:hAnsiTheme="minorBidi" w:cstheme="minorBidi"/>
            <w:sz w:val="24"/>
            <w:rPrChange w:id="1813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814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המבוצעת, ובלבד שהעובד</w:delText>
        </w:r>
      </w:del>
    </w:p>
    <w:p w14:paraId="5C559098" w14:textId="00586B00" w:rsidR="00C9209F" w:rsidRPr="00AB5A4E" w:rsidDel="00C56747" w:rsidRDefault="00C9209F" w:rsidP="00C56747">
      <w:pPr>
        <w:spacing w:line="360" w:lineRule="auto"/>
        <w:rPr>
          <w:del w:id="1815" w:author="Yael Gottlieb" w:date="2025-04-16T10:21:00Z" w16du:dateUtc="2025-04-16T07:21:00Z"/>
          <w:rFonts w:asciiTheme="minorBidi" w:hAnsiTheme="minorBidi" w:cstheme="minorBidi"/>
          <w:sz w:val="24"/>
          <w:rtl/>
          <w:rPrChange w:id="1816" w:author="Yael Gottlieb" w:date="2025-04-15T13:53:00Z" w16du:dateUtc="2025-04-15T10:53:00Z">
            <w:rPr>
              <w:del w:id="1817" w:author="Yael Gottlieb" w:date="2025-04-16T10:21:00Z" w16du:dateUtc="2025-04-16T07:21:00Z"/>
              <w:rFonts w:ascii="Arial" w:hAnsi="Arial" w:cs="Arial"/>
              <w:sz w:val="16"/>
              <w:szCs w:val="16"/>
              <w:rtl/>
            </w:rPr>
          </w:rPrChange>
        </w:rPr>
        <w:pPrChange w:id="1818" w:author="Yael Gottlieb" w:date="2025-04-16T10:22:00Z" w16du:dateUtc="2025-04-16T07:22:00Z">
          <w:pPr>
            <w:spacing w:line="360" w:lineRule="auto"/>
            <w:ind w:left="574"/>
            <w:jc w:val="both"/>
          </w:pPr>
        </w:pPrChange>
      </w:pPr>
      <w:del w:id="1819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820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     יהיה מחובר אליהן באמצעות ריתמת  בטיחות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1821" w:author="Yael Gottlieb" w:date="2025-04-15T13:53:00Z" w16du:dateUtc="2025-04-15T10:53:00Z">
              <w:rPr>
                <w:rFonts w:ascii="Arial" w:hAnsi="Arial" w:cs="Arial"/>
                <w:sz w:val="16"/>
                <w:szCs w:val="16"/>
                <w:rtl/>
              </w:rPr>
            </w:rPrChange>
          </w:rPr>
          <w:delText xml:space="preserve">: </w:delText>
        </w:r>
      </w:del>
    </w:p>
    <w:p w14:paraId="5998F1CE" w14:textId="5B0D921A" w:rsidR="00C9209F" w:rsidRPr="00AB5A4E" w:rsidDel="00C56747" w:rsidRDefault="00C9209F" w:rsidP="00C56747">
      <w:pPr>
        <w:spacing w:line="360" w:lineRule="auto"/>
        <w:rPr>
          <w:del w:id="1822" w:author="Yael Gottlieb" w:date="2025-04-16T10:21:00Z" w16du:dateUtc="2025-04-16T07:21:00Z"/>
          <w:rFonts w:asciiTheme="minorBidi" w:hAnsiTheme="minorBidi" w:cstheme="minorBidi"/>
          <w:sz w:val="24"/>
          <w:rtl/>
          <w:rPrChange w:id="1823" w:author="Yael Gottlieb" w:date="2025-04-15T13:53:00Z" w16du:dateUtc="2025-04-15T10:53:00Z">
            <w:rPr>
              <w:del w:id="1824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825" w:author="Yael Gottlieb" w:date="2025-04-16T10:22:00Z" w16du:dateUtc="2025-04-16T07:22:00Z">
          <w:pPr>
            <w:tabs>
              <w:tab w:val="left" w:pos="282"/>
            </w:tabs>
            <w:spacing w:line="360" w:lineRule="auto"/>
            <w:ind w:left="1110" w:hanging="536"/>
            <w:jc w:val="both"/>
          </w:pPr>
        </w:pPrChange>
      </w:pPr>
      <w:del w:id="1826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827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א. מערכת בלימת נפילה;</w:delText>
        </w:r>
      </w:del>
    </w:p>
    <w:p w14:paraId="5B815CD4" w14:textId="32AADBA3" w:rsidR="00C9209F" w:rsidRPr="00AB5A4E" w:rsidDel="00C56747" w:rsidRDefault="00C9209F" w:rsidP="00C56747">
      <w:pPr>
        <w:spacing w:line="360" w:lineRule="auto"/>
        <w:rPr>
          <w:del w:id="1828" w:author="Yael Gottlieb" w:date="2025-04-16T10:21:00Z" w16du:dateUtc="2025-04-16T07:21:00Z"/>
          <w:rFonts w:asciiTheme="minorBidi" w:hAnsiTheme="minorBidi" w:cstheme="minorBidi"/>
          <w:sz w:val="24"/>
          <w:rtl/>
          <w:rPrChange w:id="1829" w:author="Yael Gottlieb" w:date="2025-04-15T13:53:00Z" w16du:dateUtc="2025-04-15T10:53:00Z">
            <w:rPr>
              <w:del w:id="1830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831" w:author="Yael Gottlieb" w:date="2025-04-16T10:22:00Z" w16du:dateUtc="2025-04-16T07:22:00Z">
          <w:pPr>
            <w:spacing w:line="360" w:lineRule="auto"/>
            <w:ind w:left="720" w:hanging="536"/>
            <w:jc w:val="both"/>
          </w:pPr>
        </w:pPrChange>
      </w:pPr>
      <w:del w:id="1832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833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     ב. מערכת מיקום ותמיכה המשולבת במערכת לבלימת נפילה;</w:delText>
        </w:r>
      </w:del>
    </w:p>
    <w:p w14:paraId="0CD30790" w14:textId="5FB8D0E2" w:rsidR="00C9209F" w:rsidRPr="00AB5A4E" w:rsidDel="00C56747" w:rsidRDefault="00C9209F" w:rsidP="00C56747">
      <w:pPr>
        <w:spacing w:line="360" w:lineRule="auto"/>
        <w:rPr>
          <w:del w:id="1834" w:author="Yael Gottlieb" w:date="2025-04-16T10:21:00Z" w16du:dateUtc="2025-04-16T07:21:00Z"/>
          <w:rFonts w:asciiTheme="minorBidi" w:hAnsiTheme="minorBidi" w:cstheme="minorBidi"/>
          <w:sz w:val="24"/>
          <w:rtl/>
          <w:rPrChange w:id="1835" w:author="Yael Gottlieb" w:date="2025-04-15T13:53:00Z" w16du:dateUtc="2025-04-15T10:53:00Z">
            <w:rPr>
              <w:del w:id="1836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837" w:author="Yael Gottlieb" w:date="2025-04-16T10:22:00Z" w16du:dateUtc="2025-04-16T07:22:00Z">
          <w:pPr>
            <w:spacing w:line="360" w:lineRule="auto"/>
            <w:ind w:left="720" w:hanging="536"/>
            <w:jc w:val="both"/>
          </w:pPr>
        </w:pPrChange>
      </w:pPr>
      <w:del w:id="1838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839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     ג.  מערכת למניעת נפילה;</w:delText>
        </w:r>
      </w:del>
    </w:p>
    <w:p w14:paraId="16D5CAEC" w14:textId="503251AE" w:rsidR="00C9209F" w:rsidRPr="00AB5A4E" w:rsidDel="00C56747" w:rsidRDefault="00C9209F" w:rsidP="00C56747">
      <w:pPr>
        <w:spacing w:line="360" w:lineRule="auto"/>
        <w:rPr>
          <w:del w:id="1840" w:author="Yael Gottlieb" w:date="2025-04-16T10:21:00Z" w16du:dateUtc="2025-04-16T07:21:00Z"/>
          <w:rFonts w:asciiTheme="minorBidi" w:hAnsiTheme="minorBidi" w:cstheme="minorBidi"/>
          <w:sz w:val="24"/>
          <w:rtl/>
          <w:rPrChange w:id="1841" w:author="Yael Gottlieb" w:date="2025-04-15T13:53:00Z" w16du:dateUtc="2025-04-15T10:53:00Z">
            <w:rPr>
              <w:del w:id="1842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843" w:author="Yael Gottlieb" w:date="2025-04-16T10:22:00Z" w16du:dateUtc="2025-04-16T07:22:00Z">
          <w:pPr>
            <w:spacing w:line="360" w:lineRule="auto"/>
            <w:ind w:left="394" w:hanging="353"/>
            <w:jc w:val="both"/>
          </w:pPr>
        </w:pPrChange>
      </w:pPr>
      <w:del w:id="1844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845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        ד. בעבודה מתוך בימה מתרוממת ניידת, סל להרמת אדם או פיגום ממוכן, יהיה כל עובד קשור למערכת</w:delText>
        </w:r>
      </w:del>
    </w:p>
    <w:p w14:paraId="22D68EA3" w14:textId="6B905741" w:rsidR="00C9209F" w:rsidRPr="00AB5A4E" w:rsidDel="00C56747" w:rsidRDefault="00C9209F" w:rsidP="00C56747">
      <w:pPr>
        <w:spacing w:line="360" w:lineRule="auto"/>
        <w:rPr>
          <w:del w:id="1846" w:author="Yael Gottlieb" w:date="2025-04-16T10:21:00Z" w16du:dateUtc="2025-04-16T07:21:00Z"/>
          <w:rFonts w:asciiTheme="minorBidi" w:hAnsiTheme="minorBidi" w:cstheme="minorBidi"/>
          <w:sz w:val="24"/>
          <w:rtl/>
          <w:rPrChange w:id="1847" w:author="Yael Gottlieb" w:date="2025-04-15T13:53:00Z" w16du:dateUtc="2025-04-15T10:53:00Z">
            <w:rPr>
              <w:del w:id="1848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849" w:author="Yael Gottlieb" w:date="2025-04-16T10:22:00Z" w16du:dateUtc="2025-04-16T07:22:00Z">
          <w:pPr>
            <w:spacing w:line="360" w:lineRule="auto"/>
            <w:ind w:left="394" w:hanging="353"/>
            <w:jc w:val="both"/>
          </w:pPr>
        </w:pPrChange>
      </w:pPr>
      <w:del w:id="1850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851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            למניעת נפילה דווקא, המחוברת לנקודת עיגון הקבועה במבנה הבימה, הסל או הפיגום הממוכן.  אמצעי </w:delText>
        </w:r>
      </w:del>
    </w:p>
    <w:p w14:paraId="1C2AC0F5" w14:textId="3DF853AC" w:rsidR="00C9209F" w:rsidRPr="00AB5A4E" w:rsidDel="00C56747" w:rsidRDefault="00C9209F" w:rsidP="00C56747">
      <w:pPr>
        <w:spacing w:line="360" w:lineRule="auto"/>
        <w:rPr>
          <w:del w:id="1852" w:author="Yael Gottlieb" w:date="2025-04-16T10:21:00Z" w16du:dateUtc="2025-04-16T07:21:00Z"/>
          <w:rFonts w:asciiTheme="minorBidi" w:hAnsiTheme="minorBidi" w:cstheme="minorBidi"/>
          <w:sz w:val="24"/>
          <w:rtl/>
          <w:rPrChange w:id="1853" w:author="Yael Gottlieb" w:date="2025-04-15T13:53:00Z" w16du:dateUtc="2025-04-15T10:53:00Z">
            <w:rPr>
              <w:del w:id="1854" w:author="Yael Gottlieb" w:date="2025-04-16T10:21:00Z" w16du:dateUtc="2025-04-16T07:21:00Z"/>
              <w:rFonts w:ascii="Arial" w:hAnsi="Arial" w:cs="Arial"/>
              <w:szCs w:val="22"/>
              <w:rtl/>
            </w:rPr>
          </w:rPrChange>
        </w:rPr>
        <w:pPrChange w:id="1855" w:author="Yael Gottlieb" w:date="2025-04-16T10:22:00Z" w16du:dateUtc="2025-04-16T07:22:00Z">
          <w:pPr>
            <w:spacing w:line="360" w:lineRule="auto"/>
            <w:ind w:left="394" w:hanging="353"/>
            <w:jc w:val="both"/>
          </w:pPr>
        </w:pPrChange>
      </w:pPr>
      <w:del w:id="1856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857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           הקשירה יכוון כך שיהיה קצר ככל האפשר וימנע את נפילת העובד מתוך המיתקן.</w:delText>
        </w:r>
      </w:del>
    </w:p>
    <w:p w14:paraId="2F394442" w14:textId="7AAECFF0" w:rsidR="00C9209F" w:rsidRPr="00AB5A4E" w:rsidDel="00C56747" w:rsidRDefault="00C9209F" w:rsidP="00C56747">
      <w:pPr>
        <w:spacing w:line="360" w:lineRule="auto"/>
        <w:rPr>
          <w:del w:id="1858" w:author="Yael Gottlieb" w:date="2025-04-16T10:21:00Z" w16du:dateUtc="2025-04-16T07:21:00Z"/>
          <w:rFonts w:asciiTheme="minorBidi" w:hAnsiTheme="minorBidi" w:cstheme="minorBidi"/>
          <w:sz w:val="24"/>
          <w:rtl/>
          <w:rPrChange w:id="1859" w:author="Yael Gottlieb" w:date="2025-04-15T13:53:00Z" w16du:dateUtc="2025-04-15T10:53:00Z">
            <w:rPr>
              <w:del w:id="1860" w:author="Yael Gottlieb" w:date="2025-04-16T10:21:00Z" w16du:dateUtc="2025-04-16T07:21:00Z"/>
              <w:rFonts w:ascii="Arial" w:hAnsi="Arial" w:cs="Arial"/>
              <w:sz w:val="18"/>
              <w:szCs w:val="22"/>
              <w:rtl/>
            </w:rPr>
          </w:rPrChange>
        </w:rPr>
        <w:pPrChange w:id="1861" w:author="Yael Gottlieb" w:date="2025-04-16T10:22:00Z" w16du:dateUtc="2025-04-16T07:22:00Z">
          <w:pPr>
            <w:tabs>
              <w:tab w:val="left" w:pos="282"/>
            </w:tabs>
            <w:spacing w:line="360" w:lineRule="auto"/>
            <w:ind w:left="41"/>
          </w:pPr>
        </w:pPrChange>
      </w:pPr>
      <w:del w:id="1862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863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8.  נותן השירות/ מבצע עבודה לא יכניס כלי רכב מכל סוג , שאינו נדרש לביצוע העבודה לשמה נכנס למפעל. כל רכב </w:delText>
        </w:r>
      </w:del>
    </w:p>
    <w:p w14:paraId="42FC55DE" w14:textId="11C5E58C" w:rsidR="00C9209F" w:rsidRPr="00AB5A4E" w:rsidDel="00C56747" w:rsidRDefault="00C9209F" w:rsidP="00C56747">
      <w:pPr>
        <w:spacing w:line="360" w:lineRule="auto"/>
        <w:rPr>
          <w:del w:id="1864" w:author="Yael Gottlieb" w:date="2025-04-16T10:21:00Z" w16du:dateUtc="2025-04-16T07:21:00Z"/>
          <w:rFonts w:asciiTheme="minorBidi" w:hAnsiTheme="minorBidi" w:cstheme="minorBidi"/>
          <w:sz w:val="24"/>
          <w:rPrChange w:id="1865" w:author="Yael Gottlieb" w:date="2025-04-15T13:53:00Z" w16du:dateUtc="2025-04-15T10:53:00Z">
            <w:rPr>
              <w:del w:id="1866" w:author="Yael Gottlieb" w:date="2025-04-16T10:21:00Z" w16du:dateUtc="2025-04-16T07:21:00Z"/>
              <w:rFonts w:ascii="Arial" w:hAnsi="Arial" w:cs="Arial"/>
              <w:sz w:val="18"/>
              <w:szCs w:val="22"/>
            </w:rPr>
          </w:rPrChange>
        </w:rPr>
        <w:pPrChange w:id="1867" w:author="Yael Gottlieb" w:date="2025-04-16T10:22:00Z" w16du:dateUtc="2025-04-16T07:22:00Z">
          <w:pPr>
            <w:tabs>
              <w:tab w:val="left" w:pos="282"/>
            </w:tabs>
            <w:spacing w:line="360" w:lineRule="auto"/>
            <w:ind w:left="41"/>
          </w:pPr>
        </w:pPrChange>
      </w:pPr>
      <w:del w:id="1868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86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ירשם בשער המפעל, בכניסתו ובצאתו והמהירות המירבית של רכבים בשטח המפעל לא תעבור את ה – 15 קמ"ש. </w:delText>
        </w:r>
      </w:del>
    </w:p>
    <w:p w14:paraId="657700D6" w14:textId="7003DF68" w:rsidR="00C9209F" w:rsidRPr="00AB5A4E" w:rsidDel="00C56747" w:rsidRDefault="00C9209F" w:rsidP="00C56747">
      <w:pPr>
        <w:spacing w:line="360" w:lineRule="auto"/>
        <w:rPr>
          <w:del w:id="1870" w:author="Yael Gottlieb" w:date="2025-04-16T10:21:00Z" w16du:dateUtc="2025-04-16T07:21:00Z"/>
          <w:rFonts w:asciiTheme="minorBidi" w:hAnsiTheme="minorBidi" w:cstheme="minorBidi"/>
          <w:sz w:val="24"/>
          <w:rtl/>
          <w:rPrChange w:id="1871" w:author="Yael Gottlieb" w:date="2025-04-15T13:53:00Z" w16du:dateUtc="2025-04-15T10:53:00Z">
            <w:rPr>
              <w:del w:id="1872" w:author="Yael Gottlieb" w:date="2025-04-16T10:21:00Z" w16du:dateUtc="2025-04-16T07:21:00Z"/>
              <w:rFonts w:ascii="Arial" w:hAnsi="Arial" w:cs="Arial"/>
              <w:sz w:val="18"/>
              <w:szCs w:val="22"/>
              <w:rtl/>
            </w:rPr>
          </w:rPrChange>
        </w:rPr>
        <w:pPrChange w:id="1873" w:author="Yael Gottlieb" w:date="2025-04-16T10:22:00Z" w16du:dateUtc="2025-04-16T07:22:00Z">
          <w:pPr>
            <w:tabs>
              <w:tab w:val="left" w:pos="282"/>
            </w:tabs>
            <w:spacing w:line="360" w:lineRule="auto"/>
          </w:pPr>
        </w:pPrChange>
      </w:pPr>
      <w:del w:id="1874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875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9.   בעת קבלת תדרוך בטיחות ואיכות סביבה יקבל קבלן החוץ עותק מנוהל הבטיחות ואיכות הסביבה לקבלני חוץ</w:delText>
        </w:r>
      </w:del>
    </w:p>
    <w:p w14:paraId="2167EDC2" w14:textId="6231CF5C" w:rsidR="00C9209F" w:rsidRPr="00AB5A4E" w:rsidDel="00C56747" w:rsidRDefault="00C9209F" w:rsidP="00C56747">
      <w:pPr>
        <w:spacing w:line="360" w:lineRule="auto"/>
        <w:rPr>
          <w:del w:id="1876" w:author="Yael Gottlieb" w:date="2025-04-16T10:21:00Z" w16du:dateUtc="2025-04-16T07:21:00Z"/>
          <w:rFonts w:asciiTheme="minorBidi" w:hAnsiTheme="minorBidi" w:cstheme="minorBidi"/>
          <w:sz w:val="24"/>
          <w:rPrChange w:id="1877" w:author="Yael Gottlieb" w:date="2025-04-15T13:53:00Z" w16du:dateUtc="2025-04-15T10:53:00Z">
            <w:rPr>
              <w:del w:id="1878" w:author="Yael Gottlieb" w:date="2025-04-16T10:21:00Z" w16du:dateUtc="2025-04-16T07:21:00Z"/>
              <w:rFonts w:ascii="Arial" w:hAnsi="Arial" w:cs="Arial"/>
              <w:sz w:val="18"/>
              <w:szCs w:val="22"/>
            </w:rPr>
          </w:rPrChange>
        </w:rPr>
        <w:pPrChange w:id="1879" w:author="Yael Gottlieb" w:date="2025-04-16T10:22:00Z" w16du:dateUtc="2025-04-16T07:22:00Z">
          <w:pPr>
            <w:tabs>
              <w:tab w:val="left" w:pos="282"/>
            </w:tabs>
            <w:spacing w:line="360" w:lineRule="auto"/>
          </w:pPr>
        </w:pPrChange>
      </w:pPr>
      <w:del w:id="1880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88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"העסקת  קבלני חוץ ועובדי קבלן"  ויפעל על-פיו בכל שהותו במפעל.</w:delText>
        </w:r>
      </w:del>
    </w:p>
    <w:p w14:paraId="2B18E10D" w14:textId="5FBD10A5" w:rsidR="00C9209F" w:rsidRPr="00AB5A4E" w:rsidDel="00C56747" w:rsidRDefault="00C9209F" w:rsidP="00C56747">
      <w:pPr>
        <w:spacing w:line="360" w:lineRule="auto"/>
        <w:rPr>
          <w:del w:id="1882" w:author="Yael Gottlieb" w:date="2025-04-16T10:21:00Z" w16du:dateUtc="2025-04-16T07:21:00Z"/>
          <w:rFonts w:asciiTheme="minorBidi" w:hAnsiTheme="minorBidi" w:cstheme="minorBidi"/>
          <w:sz w:val="24"/>
          <w:rtl/>
          <w:rPrChange w:id="1883" w:author="Yael Gottlieb" w:date="2025-04-15T13:53:00Z" w16du:dateUtc="2025-04-15T10:53:00Z">
            <w:rPr>
              <w:del w:id="1884" w:author="Yael Gottlieb" w:date="2025-04-16T10:21:00Z" w16du:dateUtc="2025-04-16T07:21:00Z"/>
              <w:rFonts w:ascii="Arial" w:hAnsi="Arial" w:cs="Arial"/>
              <w:sz w:val="18"/>
              <w:szCs w:val="22"/>
              <w:rtl/>
            </w:rPr>
          </w:rPrChange>
        </w:rPr>
        <w:pPrChange w:id="1885" w:author="Yael Gottlieb" w:date="2025-04-16T10:22:00Z" w16du:dateUtc="2025-04-16T07:22:00Z">
          <w:pPr>
            <w:tabs>
              <w:tab w:val="left" w:pos="282"/>
              <w:tab w:val="left" w:pos="565"/>
            </w:tabs>
            <w:spacing w:line="360" w:lineRule="auto"/>
          </w:pPr>
        </w:pPrChange>
      </w:pPr>
      <w:del w:id="1886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88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10. לפני ביצוע עבודה ספציפית , יחתום הקבלן על-גבי טופס "היתר עבודה לקבלן חוץ במפעל" , כאישור לקבלת </w:delText>
        </w:r>
      </w:del>
    </w:p>
    <w:p w14:paraId="747E84B0" w14:textId="733481E7" w:rsidR="00C9209F" w:rsidRPr="00AB5A4E" w:rsidDel="00C56747" w:rsidRDefault="00C9209F" w:rsidP="00C56747">
      <w:pPr>
        <w:spacing w:line="360" w:lineRule="auto"/>
        <w:rPr>
          <w:del w:id="1888" w:author="Yael Gottlieb" w:date="2025-04-16T10:21:00Z" w16du:dateUtc="2025-04-16T07:21:00Z"/>
          <w:rFonts w:asciiTheme="minorBidi" w:hAnsiTheme="minorBidi" w:cstheme="minorBidi"/>
          <w:sz w:val="24"/>
          <w:rtl/>
          <w:rPrChange w:id="1889" w:author="Yael Gottlieb" w:date="2025-04-15T13:53:00Z" w16du:dateUtc="2025-04-15T10:53:00Z">
            <w:rPr>
              <w:del w:id="1890" w:author="Yael Gottlieb" w:date="2025-04-16T10:21:00Z" w16du:dateUtc="2025-04-16T07:21:00Z"/>
              <w:rFonts w:ascii="Arial" w:hAnsi="Arial" w:cs="Arial"/>
              <w:sz w:val="18"/>
              <w:szCs w:val="22"/>
              <w:rtl/>
            </w:rPr>
          </w:rPrChange>
        </w:rPr>
        <w:pPrChange w:id="1891" w:author="Yael Gottlieb" w:date="2025-04-16T10:22:00Z" w16du:dateUtc="2025-04-16T07:22:00Z">
          <w:pPr>
            <w:tabs>
              <w:tab w:val="left" w:pos="282"/>
              <w:tab w:val="left" w:pos="565"/>
            </w:tabs>
            <w:spacing w:line="360" w:lineRule="auto"/>
          </w:pPr>
        </w:pPrChange>
      </w:pPr>
      <w:del w:id="1892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893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הנחיות ספציפיות לעבודה אותה יבצע הקבלן. הטופס החתום ישאר במחלקת  הבטיחות במפעל, וברשות הקבלן</w:delText>
        </w:r>
      </w:del>
    </w:p>
    <w:p w14:paraId="34B55364" w14:textId="7FDE4D52" w:rsidR="00C9209F" w:rsidRPr="00AB5A4E" w:rsidDel="00C56747" w:rsidRDefault="00C9209F" w:rsidP="00C56747">
      <w:pPr>
        <w:spacing w:line="360" w:lineRule="auto"/>
        <w:rPr>
          <w:del w:id="1894" w:author="Yael Gottlieb" w:date="2025-04-16T10:21:00Z" w16du:dateUtc="2025-04-16T07:21:00Z"/>
          <w:rFonts w:asciiTheme="minorBidi" w:hAnsiTheme="minorBidi" w:cstheme="minorBidi"/>
          <w:sz w:val="24"/>
          <w:rtl/>
          <w:rPrChange w:id="1895" w:author="Yael Gottlieb" w:date="2025-04-15T13:53:00Z" w16du:dateUtc="2025-04-15T10:53:00Z">
            <w:rPr>
              <w:del w:id="1896" w:author="Yael Gottlieb" w:date="2025-04-16T10:21:00Z" w16du:dateUtc="2025-04-16T07:21:00Z"/>
              <w:rFonts w:ascii="Arial" w:hAnsi="Arial" w:cs="Arial" w:hint="cs"/>
              <w:sz w:val="18"/>
              <w:szCs w:val="22"/>
              <w:rtl/>
            </w:rPr>
          </w:rPrChange>
        </w:rPr>
        <w:pPrChange w:id="1897" w:author="Yael Gottlieb" w:date="2025-04-16T10:22:00Z" w16du:dateUtc="2025-04-16T07:22:00Z">
          <w:pPr>
            <w:tabs>
              <w:tab w:val="left" w:pos="282"/>
              <w:tab w:val="left" w:pos="565"/>
            </w:tabs>
            <w:spacing w:line="360" w:lineRule="auto"/>
          </w:pPr>
        </w:pPrChange>
      </w:pPr>
      <w:del w:id="1898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89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יהיה עותק נוסף.</w:delText>
        </w:r>
      </w:del>
    </w:p>
    <w:p w14:paraId="2B4CFC1F" w14:textId="0E493C53" w:rsidR="00C9209F" w:rsidRPr="00AB5A4E" w:rsidDel="00C56747" w:rsidRDefault="00C9209F" w:rsidP="00C56747">
      <w:pPr>
        <w:spacing w:line="360" w:lineRule="auto"/>
        <w:rPr>
          <w:del w:id="1900" w:author="Yael Gottlieb" w:date="2025-04-16T10:21:00Z" w16du:dateUtc="2025-04-16T07:21:00Z"/>
          <w:rFonts w:asciiTheme="minorBidi" w:hAnsiTheme="minorBidi" w:cstheme="minorBidi"/>
          <w:sz w:val="24"/>
          <w:rtl/>
          <w:rPrChange w:id="1901" w:author="Yael Gottlieb" w:date="2025-04-15T13:53:00Z" w16du:dateUtc="2025-04-15T10:53:00Z">
            <w:rPr>
              <w:del w:id="1902" w:author="Yael Gottlieb" w:date="2025-04-16T10:21:00Z" w16du:dateUtc="2025-04-16T07:21:00Z"/>
              <w:rFonts w:ascii="Arial" w:hAnsi="Arial" w:cs="Arial"/>
              <w:sz w:val="18"/>
              <w:szCs w:val="22"/>
              <w:rtl/>
            </w:rPr>
          </w:rPrChange>
        </w:rPr>
        <w:pPrChange w:id="1903" w:author="Yael Gottlieb" w:date="2025-04-16T10:22:00Z" w16du:dateUtc="2025-04-16T07:22:00Z">
          <w:pPr>
            <w:spacing w:line="360" w:lineRule="auto"/>
          </w:pPr>
        </w:pPrChange>
      </w:pPr>
      <w:del w:id="1904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905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11. נותן השירות/ מבצע עבודה מתחייב בכל עת המצאותו עם עובדיו בתחום המפעל, לנהוג על-פי הנהלים, הוראות </w:delText>
        </w:r>
      </w:del>
    </w:p>
    <w:p w14:paraId="4370EE1B" w14:textId="3EDC9BC7" w:rsidR="00C9209F" w:rsidRPr="00AB5A4E" w:rsidDel="00C56747" w:rsidRDefault="00C9209F" w:rsidP="00C56747">
      <w:pPr>
        <w:spacing w:line="360" w:lineRule="auto"/>
        <w:rPr>
          <w:del w:id="1906" w:author="Yael Gottlieb" w:date="2025-04-16T10:21:00Z" w16du:dateUtc="2025-04-16T07:21:00Z"/>
          <w:rFonts w:asciiTheme="minorBidi" w:hAnsiTheme="minorBidi" w:cstheme="minorBidi"/>
          <w:sz w:val="24"/>
          <w:rtl/>
          <w:rPrChange w:id="1907" w:author="Yael Gottlieb" w:date="2025-04-15T13:53:00Z" w16du:dateUtc="2025-04-15T10:53:00Z">
            <w:rPr>
              <w:del w:id="1908" w:author="Yael Gottlieb" w:date="2025-04-16T10:21:00Z" w16du:dateUtc="2025-04-16T07:21:00Z"/>
              <w:rFonts w:ascii="Arial" w:hAnsi="Arial" w:cs="Arial" w:hint="cs"/>
              <w:sz w:val="18"/>
              <w:szCs w:val="22"/>
              <w:rtl/>
            </w:rPr>
          </w:rPrChange>
        </w:rPr>
        <w:pPrChange w:id="1909" w:author="Yael Gottlieb" w:date="2025-04-16T10:22:00Z" w16du:dateUtc="2025-04-16T07:22:00Z">
          <w:pPr>
            <w:spacing w:line="360" w:lineRule="auto"/>
          </w:pPr>
        </w:pPrChange>
      </w:pPr>
      <w:del w:id="1910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91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הבטיחות ואיכות  הסביבה, הנהוגים במפעל על-פי וההנחיות שקיבל בתדרוך .</w:delText>
        </w:r>
      </w:del>
    </w:p>
    <w:p w14:paraId="5E6B482A" w14:textId="3050EC4C" w:rsidR="00C9209F" w:rsidRPr="00AB5A4E" w:rsidDel="00C56747" w:rsidRDefault="00C9209F" w:rsidP="00C56747">
      <w:pPr>
        <w:spacing w:line="360" w:lineRule="auto"/>
        <w:rPr>
          <w:del w:id="1912" w:author="Yael Gottlieb" w:date="2025-04-16T10:21:00Z" w16du:dateUtc="2025-04-16T07:21:00Z"/>
          <w:rFonts w:asciiTheme="minorBidi" w:hAnsiTheme="minorBidi" w:cstheme="minorBidi"/>
          <w:sz w:val="24"/>
          <w:rtl/>
          <w:rPrChange w:id="1913" w:author="Yael Gottlieb" w:date="2025-04-15T13:53:00Z" w16du:dateUtc="2025-04-15T10:53:00Z">
            <w:rPr>
              <w:del w:id="1914" w:author="Yael Gottlieb" w:date="2025-04-16T10:21:00Z" w16du:dateUtc="2025-04-16T07:21:00Z"/>
              <w:rFonts w:ascii="Arial" w:hAnsi="Arial" w:cs="Arial"/>
              <w:sz w:val="18"/>
              <w:szCs w:val="22"/>
              <w:rtl/>
            </w:rPr>
          </w:rPrChange>
        </w:rPr>
        <w:pPrChange w:id="1915" w:author="Yael Gottlieb" w:date="2025-04-16T10:22:00Z" w16du:dateUtc="2025-04-16T07:22:00Z">
          <w:pPr>
            <w:spacing w:line="360" w:lineRule="auto"/>
          </w:pPr>
        </w:pPrChange>
      </w:pPr>
      <w:del w:id="1916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91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12. נותן השירות/ מבצע עבודה מתחייב מלבד תדרוך  עובדיו בהנחיות הבטיחות , לספק להם בכל עת עבודתם ,</w:delText>
        </w:r>
      </w:del>
    </w:p>
    <w:p w14:paraId="54BC629A" w14:textId="2B85F2A2" w:rsidR="00C9209F" w:rsidRPr="00AB5A4E" w:rsidDel="00C56747" w:rsidRDefault="00C9209F" w:rsidP="00C56747">
      <w:pPr>
        <w:spacing w:line="360" w:lineRule="auto"/>
        <w:rPr>
          <w:del w:id="1918" w:author="Yael Gottlieb" w:date="2025-04-16T10:21:00Z" w16du:dateUtc="2025-04-16T07:21:00Z"/>
          <w:rFonts w:asciiTheme="minorBidi" w:hAnsiTheme="minorBidi" w:cstheme="minorBidi"/>
          <w:sz w:val="24"/>
          <w:rtl/>
          <w:rPrChange w:id="1919" w:author="Yael Gottlieb" w:date="2025-04-15T13:53:00Z" w16du:dateUtc="2025-04-15T10:53:00Z">
            <w:rPr>
              <w:del w:id="1920" w:author="Yael Gottlieb" w:date="2025-04-16T10:21:00Z" w16du:dateUtc="2025-04-16T07:21:00Z"/>
              <w:rFonts w:ascii="Arial" w:hAnsi="Arial" w:cs="Arial"/>
              <w:sz w:val="18"/>
              <w:szCs w:val="22"/>
              <w:rtl/>
            </w:rPr>
          </w:rPrChange>
        </w:rPr>
        <w:pPrChange w:id="1921" w:author="Yael Gottlieb" w:date="2025-04-16T10:22:00Z" w16du:dateUtc="2025-04-16T07:22:00Z">
          <w:pPr>
            <w:spacing w:line="360" w:lineRule="auto"/>
          </w:pPr>
        </w:pPrChange>
      </w:pPr>
      <w:del w:id="1922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923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ציוד מגן אישי וכלי עבודה  במידה הנדרשת , מאיכות טובה והמתאימים לסוג ואופי הפעילות  המבוצעת. </w:delText>
        </w:r>
      </w:del>
    </w:p>
    <w:p w14:paraId="5A1F84A3" w14:textId="6293A850" w:rsidR="00C9209F" w:rsidRPr="00AB5A4E" w:rsidDel="00C56747" w:rsidRDefault="00C9209F" w:rsidP="00C56747">
      <w:pPr>
        <w:spacing w:line="360" w:lineRule="auto"/>
        <w:rPr>
          <w:del w:id="1924" w:author="Yael Gottlieb" w:date="2025-04-16T10:21:00Z" w16du:dateUtc="2025-04-16T07:21:00Z"/>
          <w:rFonts w:asciiTheme="minorBidi" w:hAnsiTheme="minorBidi" w:cstheme="minorBidi"/>
          <w:sz w:val="24"/>
          <w:rtl/>
          <w:rPrChange w:id="1925" w:author="Yael Gottlieb" w:date="2025-04-15T13:53:00Z" w16du:dateUtc="2025-04-15T10:53:00Z">
            <w:rPr>
              <w:del w:id="1926" w:author="Yael Gottlieb" w:date="2025-04-16T10:21:00Z" w16du:dateUtc="2025-04-16T07:21:00Z"/>
              <w:rFonts w:ascii="Arial" w:hAnsi="Arial" w:cs="Arial"/>
              <w:sz w:val="18"/>
              <w:szCs w:val="22"/>
              <w:rtl/>
            </w:rPr>
          </w:rPrChange>
        </w:rPr>
        <w:pPrChange w:id="1927" w:author="Yael Gottlieb" w:date="2025-04-16T10:22:00Z" w16du:dateUtc="2025-04-16T07:22:00Z">
          <w:pPr>
            <w:spacing w:line="360" w:lineRule="auto"/>
          </w:pPr>
        </w:pPrChange>
      </w:pPr>
      <w:del w:id="1928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192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13</w:delText>
        </w:r>
      </w:del>
      <w:del w:id="1930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93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. נותן השירות/ מבצע עבודה יוודא כי עובדיו לא יקחו ללא רשות, ולא ישתמשו בציוד מהמפעל ללא היתר בכתב</w:delText>
        </w:r>
      </w:del>
    </w:p>
    <w:p w14:paraId="06304120" w14:textId="57CB16F0" w:rsidR="00C9209F" w:rsidRPr="00AB5A4E" w:rsidDel="00C56747" w:rsidRDefault="00C9209F" w:rsidP="00C56747">
      <w:pPr>
        <w:spacing w:line="360" w:lineRule="auto"/>
        <w:rPr>
          <w:del w:id="1932" w:author="Yael Gottlieb" w:date="2025-04-16T10:21:00Z" w16du:dateUtc="2025-04-16T07:21:00Z"/>
          <w:rFonts w:asciiTheme="minorBidi" w:hAnsiTheme="minorBidi" w:cstheme="minorBidi"/>
          <w:sz w:val="24"/>
          <w:rtl/>
          <w:rPrChange w:id="1933" w:author="Yael Gottlieb" w:date="2025-04-15T13:53:00Z" w16du:dateUtc="2025-04-15T10:53:00Z">
            <w:rPr>
              <w:del w:id="1934" w:author="Yael Gottlieb" w:date="2025-04-16T10:21:00Z" w16du:dateUtc="2025-04-16T07:21:00Z"/>
              <w:rFonts w:ascii="Arial" w:hAnsi="Arial" w:cs="Arial"/>
              <w:sz w:val="18"/>
              <w:szCs w:val="22"/>
              <w:rtl/>
            </w:rPr>
          </w:rPrChange>
        </w:rPr>
        <w:pPrChange w:id="1935" w:author="Yael Gottlieb" w:date="2025-04-16T10:22:00Z" w16du:dateUtc="2025-04-16T07:22:00Z">
          <w:pPr>
            <w:spacing w:line="360" w:lineRule="auto"/>
          </w:pPr>
        </w:pPrChange>
      </w:pPr>
      <w:del w:id="1936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93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מהנהלת  המפעל. </w:delText>
        </w:r>
      </w:del>
    </w:p>
    <w:p w14:paraId="043F2F49" w14:textId="253BDF5D" w:rsidR="00C9209F" w:rsidRPr="00AB5A4E" w:rsidDel="00C56747" w:rsidRDefault="00C9209F" w:rsidP="00C56747">
      <w:pPr>
        <w:spacing w:line="360" w:lineRule="auto"/>
        <w:rPr>
          <w:del w:id="1938" w:author="Yael Gottlieb" w:date="2025-04-16T10:21:00Z" w16du:dateUtc="2025-04-16T07:21:00Z"/>
          <w:rFonts w:asciiTheme="minorBidi" w:hAnsiTheme="minorBidi" w:cstheme="minorBidi"/>
          <w:sz w:val="24"/>
          <w:rtl/>
          <w:rPrChange w:id="1939" w:author="Yael Gottlieb" w:date="2025-04-15T13:53:00Z" w16du:dateUtc="2025-04-15T10:53:00Z">
            <w:rPr>
              <w:del w:id="1940" w:author="Yael Gottlieb" w:date="2025-04-16T10:21:00Z" w16du:dateUtc="2025-04-16T07:21:00Z"/>
              <w:rFonts w:ascii="Arial" w:hAnsi="Arial" w:cs="Arial"/>
              <w:sz w:val="18"/>
              <w:szCs w:val="22"/>
              <w:rtl/>
            </w:rPr>
          </w:rPrChange>
        </w:rPr>
        <w:pPrChange w:id="1941" w:author="Yael Gottlieb" w:date="2025-04-16T10:22:00Z" w16du:dateUtc="2025-04-16T07:22:00Z">
          <w:pPr>
            <w:spacing w:line="360" w:lineRule="auto"/>
          </w:pPr>
        </w:pPrChange>
      </w:pPr>
      <w:del w:id="1942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943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14. נותן השירות/ מבצע עבודה לא יקים מבנה או מתקן בשטח המפעל או השייך למפעל, ללא היתר בכתב  מהנהלת </w:delText>
        </w:r>
      </w:del>
    </w:p>
    <w:p w14:paraId="0705C203" w14:textId="04F4B507" w:rsidR="00C9209F" w:rsidRPr="00AB5A4E" w:rsidDel="00C56747" w:rsidRDefault="00C9209F" w:rsidP="00C56747">
      <w:pPr>
        <w:spacing w:line="360" w:lineRule="auto"/>
        <w:rPr>
          <w:del w:id="1944" w:author="Yael Gottlieb" w:date="2025-04-16T10:21:00Z" w16du:dateUtc="2025-04-16T07:21:00Z"/>
          <w:rFonts w:asciiTheme="minorBidi" w:hAnsiTheme="minorBidi" w:cstheme="minorBidi"/>
          <w:sz w:val="24"/>
          <w:rtl/>
          <w:rPrChange w:id="1945" w:author="Yael Gottlieb" w:date="2025-04-15T13:53:00Z" w16du:dateUtc="2025-04-15T10:53:00Z">
            <w:rPr>
              <w:del w:id="1946" w:author="Yael Gottlieb" w:date="2025-04-16T10:21:00Z" w16du:dateUtc="2025-04-16T07:21:00Z"/>
              <w:rFonts w:ascii="Arial" w:hAnsi="Arial" w:cs="Arial"/>
              <w:sz w:val="18"/>
              <w:szCs w:val="22"/>
              <w:rtl/>
            </w:rPr>
          </w:rPrChange>
        </w:rPr>
        <w:pPrChange w:id="1947" w:author="Yael Gottlieb" w:date="2025-04-16T10:22:00Z" w16du:dateUtc="2025-04-16T07:22:00Z">
          <w:pPr>
            <w:tabs>
              <w:tab w:val="left" w:pos="282"/>
            </w:tabs>
            <w:spacing w:line="360" w:lineRule="auto"/>
          </w:pPr>
        </w:pPrChange>
      </w:pPr>
      <w:del w:id="1948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94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המפעל, המגדיר את סוג המבנה ומיקום מדוייק להתקנתו.</w:delText>
        </w:r>
      </w:del>
    </w:p>
    <w:p w14:paraId="02F0B34D" w14:textId="0FD70AF1" w:rsidR="00C9209F" w:rsidRPr="00AB5A4E" w:rsidDel="00C56747" w:rsidRDefault="00C9209F" w:rsidP="00C56747">
      <w:pPr>
        <w:spacing w:line="360" w:lineRule="auto"/>
        <w:rPr>
          <w:del w:id="1950" w:author="Yael Gottlieb" w:date="2025-04-16T10:21:00Z" w16du:dateUtc="2025-04-16T07:21:00Z"/>
          <w:rFonts w:asciiTheme="minorBidi" w:hAnsiTheme="minorBidi" w:cstheme="minorBidi"/>
          <w:sz w:val="24"/>
          <w:rPrChange w:id="1951" w:author="Yael Gottlieb" w:date="2025-04-15T13:53:00Z" w16du:dateUtc="2025-04-15T10:53:00Z">
            <w:rPr>
              <w:del w:id="1952" w:author="Yael Gottlieb" w:date="2025-04-16T10:21:00Z" w16du:dateUtc="2025-04-16T07:21:00Z"/>
              <w:rFonts w:ascii="Arial" w:hAnsi="Arial" w:cs="Arial"/>
              <w:sz w:val="18"/>
              <w:szCs w:val="22"/>
            </w:rPr>
          </w:rPrChange>
        </w:rPr>
        <w:pPrChange w:id="1953" w:author="Yael Gottlieb" w:date="2025-04-16T10:22:00Z" w16du:dateUtc="2025-04-16T07:22:00Z">
          <w:pPr>
            <w:spacing w:line="360" w:lineRule="auto"/>
          </w:pPr>
        </w:pPrChange>
      </w:pPr>
      <w:del w:id="1954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955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15. אסור לאיש מצוות עובדי  קבלן החוץ, להכנס או להמצא במחלקות ובמתקנים   שאינם </w:delText>
        </w:r>
      </w:del>
    </w:p>
    <w:p w14:paraId="671B4C04" w14:textId="47CB8ADB" w:rsidR="00C9209F" w:rsidRPr="00AB5A4E" w:rsidDel="00C56747" w:rsidRDefault="00C9209F" w:rsidP="00C56747">
      <w:pPr>
        <w:spacing w:line="360" w:lineRule="auto"/>
        <w:rPr>
          <w:del w:id="1956" w:author="Yael Gottlieb" w:date="2025-04-16T10:21:00Z" w16du:dateUtc="2025-04-16T07:21:00Z"/>
          <w:rFonts w:asciiTheme="minorBidi" w:hAnsiTheme="minorBidi" w:cstheme="minorBidi"/>
          <w:sz w:val="24"/>
          <w:rtl/>
          <w:rPrChange w:id="1957" w:author="Yael Gottlieb" w:date="2025-04-15T13:53:00Z" w16du:dateUtc="2025-04-15T10:53:00Z">
            <w:rPr>
              <w:del w:id="1958" w:author="Yael Gottlieb" w:date="2025-04-16T10:21:00Z" w16du:dateUtc="2025-04-16T07:21:00Z"/>
              <w:rFonts w:ascii="Arial" w:hAnsi="Arial" w:cs="Arial"/>
              <w:sz w:val="18"/>
              <w:szCs w:val="22"/>
              <w:rtl/>
            </w:rPr>
          </w:rPrChange>
        </w:rPr>
        <w:pPrChange w:id="1959" w:author="Yael Gottlieb" w:date="2025-04-16T10:22:00Z" w16du:dateUtc="2025-04-16T07:22:00Z">
          <w:pPr>
            <w:tabs>
              <w:tab w:val="left" w:pos="282"/>
            </w:tabs>
            <w:spacing w:line="360" w:lineRule="auto"/>
          </w:pPr>
        </w:pPrChange>
      </w:pPr>
      <w:del w:id="1960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96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בתחום עיסוקם בשטח המפעל. </w:delText>
        </w:r>
      </w:del>
    </w:p>
    <w:p w14:paraId="1D401464" w14:textId="6A949337" w:rsidR="00C9209F" w:rsidRPr="00AB5A4E" w:rsidDel="00C56747" w:rsidRDefault="00C9209F" w:rsidP="00C56747">
      <w:pPr>
        <w:spacing w:line="360" w:lineRule="auto"/>
        <w:rPr>
          <w:del w:id="1962" w:author="Yael Gottlieb" w:date="2025-04-16T10:21:00Z" w16du:dateUtc="2025-04-16T07:21:00Z"/>
          <w:rFonts w:asciiTheme="minorBidi" w:hAnsiTheme="minorBidi" w:cstheme="minorBidi"/>
          <w:sz w:val="24"/>
          <w:rtl/>
          <w:rPrChange w:id="1963" w:author="Yael Gottlieb" w:date="2025-04-15T13:53:00Z" w16du:dateUtc="2025-04-15T10:53:00Z">
            <w:rPr>
              <w:del w:id="1964" w:author="Yael Gottlieb" w:date="2025-04-16T10:21:00Z" w16du:dateUtc="2025-04-16T07:21:00Z"/>
              <w:rFonts w:ascii="Arial" w:hAnsi="Arial" w:cs="Arial"/>
              <w:sz w:val="18"/>
              <w:szCs w:val="22"/>
              <w:rtl/>
            </w:rPr>
          </w:rPrChange>
        </w:rPr>
        <w:pPrChange w:id="1965" w:author="Yael Gottlieb" w:date="2025-04-16T10:22:00Z" w16du:dateUtc="2025-04-16T07:22:00Z">
          <w:pPr>
            <w:tabs>
              <w:tab w:val="left" w:pos="140"/>
              <w:tab w:val="left" w:pos="282"/>
            </w:tabs>
            <w:spacing w:line="360" w:lineRule="auto"/>
          </w:pPr>
        </w:pPrChange>
      </w:pPr>
      <w:del w:id="1966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96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16. במקרה של תאונת עבודה, חובה על נותן השירות/ מבצע עבודה לדווח מיידית למח'   </w:delText>
        </w:r>
      </w:del>
    </w:p>
    <w:p w14:paraId="3E5B1021" w14:textId="3690A50C" w:rsidR="00C9209F" w:rsidRPr="00AB5A4E" w:rsidDel="00C56747" w:rsidRDefault="00C9209F" w:rsidP="00C56747">
      <w:pPr>
        <w:spacing w:line="360" w:lineRule="auto"/>
        <w:rPr>
          <w:del w:id="1968" w:author="Yael Gottlieb" w:date="2025-04-16T10:21:00Z" w16du:dateUtc="2025-04-16T07:21:00Z"/>
          <w:rFonts w:asciiTheme="minorBidi" w:hAnsiTheme="minorBidi" w:cstheme="minorBidi"/>
          <w:sz w:val="24"/>
          <w:rtl/>
          <w:rPrChange w:id="1969" w:author="Yael Gottlieb" w:date="2025-04-15T13:53:00Z" w16du:dateUtc="2025-04-15T10:53:00Z">
            <w:rPr>
              <w:del w:id="1970" w:author="Yael Gottlieb" w:date="2025-04-16T10:21:00Z" w16du:dateUtc="2025-04-16T07:21:00Z"/>
              <w:rFonts w:ascii="Arial" w:hAnsi="Arial" w:cs="Arial"/>
              <w:sz w:val="18"/>
              <w:szCs w:val="22"/>
              <w:rtl/>
            </w:rPr>
          </w:rPrChange>
        </w:rPr>
        <w:pPrChange w:id="1971" w:author="Yael Gottlieb" w:date="2025-04-16T10:22:00Z" w16du:dateUtc="2025-04-16T07:22:00Z">
          <w:pPr>
            <w:tabs>
              <w:tab w:val="left" w:pos="140"/>
              <w:tab w:val="left" w:pos="282"/>
            </w:tabs>
            <w:spacing w:line="360" w:lineRule="auto"/>
          </w:pPr>
        </w:pPrChange>
      </w:pPr>
      <w:del w:id="1972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973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הבטיחות. אין  להזיז או לשנות מיקום של ממצאים מאזור התאונה, וחובה להשאיר עדי ראיה  בשטח, עד לסיום    </w:delText>
        </w:r>
      </w:del>
    </w:p>
    <w:p w14:paraId="4686869F" w14:textId="51F60CA3" w:rsidR="00C9209F" w:rsidRPr="00AB5A4E" w:rsidDel="00C56747" w:rsidRDefault="00C9209F" w:rsidP="00C56747">
      <w:pPr>
        <w:spacing w:line="360" w:lineRule="auto"/>
        <w:rPr>
          <w:del w:id="1974" w:author="Yael Gottlieb" w:date="2025-04-16T10:22:00Z" w16du:dateUtc="2025-04-16T07:22:00Z"/>
          <w:rFonts w:asciiTheme="minorBidi" w:hAnsiTheme="minorBidi" w:cstheme="minorBidi"/>
          <w:sz w:val="24"/>
          <w:rtl/>
          <w:rPrChange w:id="1975" w:author="Yael Gottlieb" w:date="2025-04-15T13:53:00Z" w16du:dateUtc="2025-04-15T10:53:00Z">
            <w:rPr>
              <w:del w:id="1976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1977" w:author="Yael Gottlieb" w:date="2025-04-16T10:22:00Z" w16du:dateUtc="2025-04-16T07:22:00Z">
          <w:pPr>
            <w:tabs>
              <w:tab w:val="left" w:pos="140"/>
              <w:tab w:val="left" w:pos="282"/>
            </w:tabs>
            <w:spacing w:line="360" w:lineRule="auto"/>
          </w:pPr>
        </w:pPrChange>
      </w:pPr>
      <w:del w:id="1978" w:author="Yael Gottlieb" w:date="2025-04-16T10:21:00Z" w16du:dateUtc="2025-04-16T07:21:00Z">
        <w:r w:rsidRPr="00AB5A4E" w:rsidDel="00C56747">
          <w:rPr>
            <w:rFonts w:asciiTheme="minorBidi" w:hAnsiTheme="minorBidi" w:cstheme="minorBidi"/>
            <w:sz w:val="24"/>
            <w:rtl/>
            <w:rPrChange w:id="197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בירור נסיבות התאונה.</w:delText>
        </w:r>
      </w:del>
      <w:del w:id="1980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198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</w:delText>
        </w:r>
      </w:del>
    </w:p>
    <w:p w14:paraId="31E76A4A" w14:textId="674FB8DB" w:rsidR="00C9209F" w:rsidRPr="00AB5A4E" w:rsidDel="00C56747" w:rsidRDefault="00C9209F" w:rsidP="00C56747">
      <w:pPr>
        <w:spacing w:line="360" w:lineRule="auto"/>
        <w:rPr>
          <w:del w:id="1982" w:author="Yael Gottlieb" w:date="2025-04-16T10:22:00Z" w16du:dateUtc="2025-04-16T07:22:00Z"/>
          <w:rFonts w:asciiTheme="minorBidi" w:hAnsiTheme="minorBidi" w:cstheme="minorBidi"/>
          <w:sz w:val="24"/>
          <w:rtl/>
          <w:rPrChange w:id="1983" w:author="Yael Gottlieb" w:date="2025-04-15T13:53:00Z" w16du:dateUtc="2025-04-15T10:53:00Z">
            <w:rPr>
              <w:del w:id="1984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1985" w:author="Yael Gottlieb" w:date="2025-04-16T10:22:00Z" w16du:dateUtc="2025-04-16T07:22:00Z">
          <w:pPr>
            <w:tabs>
              <w:tab w:val="left" w:pos="0"/>
              <w:tab w:val="left" w:pos="282"/>
            </w:tabs>
            <w:spacing w:line="360" w:lineRule="auto"/>
          </w:pPr>
        </w:pPrChange>
      </w:pPr>
      <w:del w:id="1986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198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17. קבלן חוץ ידווח למחלקת הבטיחות במפעל, לגבי כל מקרה ו/או אירוע מסוכן אשר עלול היה להסתיים בתאונה, </w:delText>
        </w:r>
      </w:del>
    </w:p>
    <w:p w14:paraId="15E55B46" w14:textId="33E0F8E1" w:rsidR="00C9209F" w:rsidRPr="00AB5A4E" w:rsidDel="00C56747" w:rsidRDefault="00C9209F" w:rsidP="00C56747">
      <w:pPr>
        <w:spacing w:line="360" w:lineRule="auto"/>
        <w:rPr>
          <w:del w:id="1988" w:author="Yael Gottlieb" w:date="2025-04-16T10:22:00Z" w16du:dateUtc="2025-04-16T07:22:00Z"/>
          <w:rFonts w:asciiTheme="minorBidi" w:hAnsiTheme="minorBidi" w:cstheme="minorBidi"/>
          <w:sz w:val="24"/>
          <w:rtl/>
          <w:rPrChange w:id="1989" w:author="Yael Gottlieb" w:date="2025-04-15T13:53:00Z" w16du:dateUtc="2025-04-15T10:53:00Z">
            <w:rPr>
              <w:del w:id="1990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1991" w:author="Yael Gottlieb" w:date="2025-04-16T10:22:00Z" w16du:dateUtc="2025-04-16T07:22:00Z">
          <w:pPr>
            <w:tabs>
              <w:tab w:val="left" w:pos="0"/>
              <w:tab w:val="left" w:pos="282"/>
            </w:tabs>
            <w:spacing w:line="360" w:lineRule="auto"/>
          </w:pPr>
        </w:pPrChange>
      </w:pPr>
      <w:del w:id="1992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1993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שקרתה ו/או עלולה הייתה להתרחש תוך כדי עבודתו או עקב עבודתו.</w:delText>
        </w:r>
      </w:del>
    </w:p>
    <w:p w14:paraId="1AEB3D5C" w14:textId="3C6E858C" w:rsidR="00C9209F" w:rsidRPr="00AB5A4E" w:rsidDel="00C56747" w:rsidRDefault="00C9209F" w:rsidP="00C56747">
      <w:pPr>
        <w:spacing w:line="360" w:lineRule="auto"/>
        <w:rPr>
          <w:del w:id="1994" w:author="Yael Gottlieb" w:date="2025-04-16T10:22:00Z" w16du:dateUtc="2025-04-16T07:22:00Z"/>
          <w:rFonts w:asciiTheme="minorBidi" w:hAnsiTheme="minorBidi" w:cstheme="minorBidi"/>
          <w:sz w:val="24"/>
          <w:rtl/>
          <w:rPrChange w:id="1995" w:author="Yael Gottlieb" w:date="2025-04-15T13:53:00Z" w16du:dateUtc="2025-04-15T10:53:00Z">
            <w:rPr>
              <w:del w:id="1996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1997" w:author="Yael Gottlieb" w:date="2025-04-16T10:22:00Z" w16du:dateUtc="2025-04-16T07:22:00Z">
          <w:pPr>
            <w:spacing w:line="360" w:lineRule="auto"/>
          </w:pPr>
        </w:pPrChange>
      </w:pPr>
      <w:del w:id="1998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199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18. לא יכניס קבלן, איש  מצוות העובדים שלו למפעל , אם אין ברשותו בגדי עבודה מלאים, נעלי עבודה או מגפי עבודה </w:delText>
        </w:r>
      </w:del>
    </w:p>
    <w:p w14:paraId="4D9DBD5A" w14:textId="16F9EE11" w:rsidR="00C9209F" w:rsidRPr="00AB5A4E" w:rsidDel="00C56747" w:rsidRDefault="00C9209F" w:rsidP="00C56747">
      <w:pPr>
        <w:spacing w:line="360" w:lineRule="auto"/>
        <w:rPr>
          <w:del w:id="2000" w:author="Yael Gottlieb" w:date="2025-04-16T10:22:00Z" w16du:dateUtc="2025-04-16T07:22:00Z"/>
          <w:rFonts w:asciiTheme="minorBidi" w:hAnsiTheme="minorBidi" w:cstheme="minorBidi"/>
          <w:sz w:val="24"/>
          <w:rtl/>
          <w:rPrChange w:id="2001" w:author="Yael Gottlieb" w:date="2025-04-15T13:53:00Z" w16du:dateUtc="2025-04-15T10:53:00Z">
            <w:rPr>
              <w:del w:id="2002" w:author="Yael Gottlieb" w:date="2025-04-16T10:22:00Z" w16du:dateUtc="2025-04-16T07:22:00Z"/>
              <w:rFonts w:ascii="Arial" w:hAnsi="Arial" w:cs="Arial" w:hint="cs"/>
              <w:sz w:val="18"/>
              <w:szCs w:val="22"/>
              <w:rtl/>
            </w:rPr>
          </w:rPrChange>
        </w:rPr>
        <w:pPrChange w:id="2003" w:author="Yael Gottlieb" w:date="2025-04-16T10:22:00Z" w16du:dateUtc="2025-04-16T07:22:00Z">
          <w:pPr>
            <w:spacing w:line="360" w:lineRule="auto"/>
          </w:pPr>
        </w:pPrChange>
      </w:pPr>
      <w:del w:id="2004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005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בטיחותיים וקסדת מגן. כל זאת מבלי לגרוע בצורך להצטייד כראוי בציוד מגן אישי. </w:delText>
        </w:r>
      </w:del>
    </w:p>
    <w:p w14:paraId="3775F1C0" w14:textId="0D2EBAFA" w:rsidR="00C9209F" w:rsidRPr="00AB5A4E" w:rsidDel="00C56747" w:rsidRDefault="00C9209F" w:rsidP="00C56747">
      <w:pPr>
        <w:spacing w:line="360" w:lineRule="auto"/>
        <w:rPr>
          <w:del w:id="2006" w:author="Yael Gottlieb" w:date="2025-04-16T10:22:00Z" w16du:dateUtc="2025-04-16T07:22:00Z"/>
          <w:rFonts w:asciiTheme="minorBidi" w:hAnsiTheme="minorBidi" w:cstheme="minorBidi"/>
          <w:sz w:val="24"/>
          <w:rtl/>
          <w:rPrChange w:id="2007" w:author="Yael Gottlieb" w:date="2025-04-15T13:53:00Z" w16du:dateUtc="2025-04-15T10:53:00Z">
            <w:rPr>
              <w:del w:id="2008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2009" w:author="Yael Gottlieb" w:date="2025-04-16T10:22:00Z" w16du:dateUtc="2025-04-16T07:22:00Z">
          <w:pPr>
            <w:spacing w:line="360" w:lineRule="auto"/>
          </w:pPr>
        </w:pPrChange>
      </w:pPr>
    </w:p>
    <w:p w14:paraId="42C8143D" w14:textId="0CD07E43" w:rsidR="00C9209F" w:rsidRPr="00AB5A4E" w:rsidDel="00C56747" w:rsidRDefault="00C9209F" w:rsidP="00C56747">
      <w:pPr>
        <w:spacing w:line="360" w:lineRule="auto"/>
        <w:rPr>
          <w:del w:id="2010" w:author="Yael Gottlieb" w:date="2025-04-16T10:22:00Z" w16du:dateUtc="2025-04-16T07:22:00Z"/>
          <w:rFonts w:asciiTheme="minorBidi" w:hAnsiTheme="minorBidi" w:cstheme="minorBidi"/>
          <w:sz w:val="24"/>
          <w:rtl/>
          <w:rPrChange w:id="2011" w:author="Yael Gottlieb" w:date="2025-04-15T13:53:00Z" w16du:dateUtc="2025-04-15T10:53:00Z">
            <w:rPr>
              <w:del w:id="2012" w:author="Yael Gottlieb" w:date="2025-04-16T10:22:00Z" w16du:dateUtc="2025-04-16T07:22:00Z"/>
              <w:rFonts w:ascii="Arial" w:hAnsi="Arial" w:cs="Arial" w:hint="cs"/>
              <w:sz w:val="18"/>
              <w:szCs w:val="22"/>
              <w:rtl/>
            </w:rPr>
          </w:rPrChange>
        </w:rPr>
        <w:pPrChange w:id="2013" w:author="Yael Gottlieb" w:date="2025-04-16T10:22:00Z" w16du:dateUtc="2025-04-16T07:22:00Z">
          <w:pPr>
            <w:spacing w:line="360" w:lineRule="auto"/>
          </w:pPr>
        </w:pPrChange>
      </w:pPr>
      <w:del w:id="2014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015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19. התנועה ברחבי המפעל מלבד אזור המשרדים, מחייבת חבישת קסדת מגן. </w:delText>
        </w:r>
      </w:del>
    </w:p>
    <w:p w14:paraId="10BD3890" w14:textId="3588883D" w:rsidR="00C9209F" w:rsidRPr="00AB5A4E" w:rsidDel="00C56747" w:rsidRDefault="00C9209F" w:rsidP="00C56747">
      <w:pPr>
        <w:spacing w:line="360" w:lineRule="auto"/>
        <w:rPr>
          <w:del w:id="2016" w:author="Yael Gottlieb" w:date="2025-04-16T10:22:00Z" w16du:dateUtc="2025-04-16T07:22:00Z"/>
          <w:rFonts w:asciiTheme="minorBidi" w:hAnsiTheme="minorBidi" w:cstheme="minorBidi"/>
          <w:sz w:val="24"/>
          <w:rtl/>
          <w:rPrChange w:id="2017" w:author="Yael Gottlieb" w:date="2025-04-15T13:53:00Z" w16du:dateUtc="2025-04-15T10:53:00Z">
            <w:rPr>
              <w:del w:id="2018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2019" w:author="Yael Gottlieb" w:date="2025-04-16T10:22:00Z" w16du:dateUtc="2025-04-16T07:22:00Z">
          <w:pPr>
            <w:spacing w:line="360" w:lineRule="auto"/>
          </w:pPr>
        </w:pPrChange>
      </w:pPr>
      <w:del w:id="2020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02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20. אי עמידת קבלן החוץ  בדרישות שבנספח זה, עלולות לגרום להפסקה זמנית  בעבודתו, או להוצאת  חלק מעובדיו  </w:delText>
        </w:r>
      </w:del>
    </w:p>
    <w:p w14:paraId="462F9BF8" w14:textId="78739C1F" w:rsidR="00C9209F" w:rsidRPr="00AB5A4E" w:rsidDel="00C56747" w:rsidRDefault="00C9209F" w:rsidP="00C56747">
      <w:pPr>
        <w:spacing w:line="360" w:lineRule="auto"/>
        <w:rPr>
          <w:del w:id="2022" w:author="Yael Gottlieb" w:date="2025-04-16T10:22:00Z" w16du:dateUtc="2025-04-16T07:22:00Z"/>
          <w:rFonts w:asciiTheme="minorBidi" w:hAnsiTheme="minorBidi" w:cstheme="minorBidi"/>
          <w:sz w:val="24"/>
          <w:rtl/>
          <w:rPrChange w:id="2023" w:author="Yael Gottlieb" w:date="2025-04-15T13:53:00Z" w16du:dateUtc="2025-04-15T10:53:00Z">
            <w:rPr>
              <w:del w:id="2024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2025" w:author="Yael Gottlieb" w:date="2025-04-16T10:22:00Z" w16du:dateUtc="2025-04-16T07:22:00Z">
          <w:pPr>
            <w:spacing w:line="360" w:lineRule="auto"/>
          </w:pPr>
        </w:pPrChange>
      </w:pPr>
      <w:del w:id="2026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02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מתחומי המפעל, כל נזק שיגרם  במישרין או בעקיפין עקב כך, יוטל על קבלן החוץ. </w:delText>
        </w:r>
      </w:del>
    </w:p>
    <w:p w14:paraId="2B7F40A7" w14:textId="5E6785E1" w:rsidR="00C9209F" w:rsidRPr="00AB5A4E" w:rsidDel="00C56747" w:rsidRDefault="00C9209F" w:rsidP="00C56747">
      <w:pPr>
        <w:spacing w:line="360" w:lineRule="auto"/>
        <w:rPr>
          <w:del w:id="2028" w:author="Yael Gottlieb" w:date="2025-04-16T10:22:00Z" w16du:dateUtc="2025-04-16T07:22:00Z"/>
          <w:rFonts w:asciiTheme="minorBidi" w:hAnsiTheme="minorBidi" w:cstheme="minorBidi"/>
          <w:sz w:val="24"/>
          <w:rtl/>
          <w:rPrChange w:id="2029" w:author="Yael Gottlieb" w:date="2025-04-15T13:53:00Z" w16du:dateUtc="2025-04-15T10:53:00Z">
            <w:rPr>
              <w:del w:id="2030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2031" w:author="Yael Gottlieb" w:date="2025-04-16T10:22:00Z" w16du:dateUtc="2025-04-16T07:22:00Z">
          <w:pPr>
            <w:spacing w:line="360" w:lineRule="auto"/>
          </w:pPr>
        </w:pPrChange>
      </w:pPr>
      <w:del w:id="2032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033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21. פגיעה בהוראות ובנהלי הבטיחות ואיכות הסביבה של המפעל  בעת עבודתו  של הקבלן,מאפשרת להנהלת המפעל </w:delText>
        </w:r>
      </w:del>
    </w:p>
    <w:p w14:paraId="4BE00C0D" w14:textId="4487DF81" w:rsidR="00C9209F" w:rsidRPr="00AB5A4E" w:rsidDel="00C56747" w:rsidRDefault="00C9209F" w:rsidP="00C56747">
      <w:pPr>
        <w:spacing w:line="360" w:lineRule="auto"/>
        <w:rPr>
          <w:del w:id="2034" w:author="Yael Gottlieb" w:date="2025-04-16T10:22:00Z" w16du:dateUtc="2025-04-16T07:22:00Z"/>
          <w:rFonts w:asciiTheme="minorBidi" w:hAnsiTheme="minorBidi" w:cstheme="minorBidi"/>
          <w:sz w:val="24"/>
          <w:rtl/>
          <w:rPrChange w:id="2035" w:author="Yael Gottlieb" w:date="2025-04-15T13:53:00Z" w16du:dateUtc="2025-04-15T10:53:00Z">
            <w:rPr>
              <w:del w:id="2036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2037" w:author="Yael Gottlieb" w:date="2025-04-16T10:22:00Z" w16du:dateUtc="2025-04-16T07:22:00Z">
          <w:pPr>
            <w:spacing w:line="360" w:lineRule="auto"/>
          </w:pPr>
        </w:pPrChange>
      </w:pPr>
      <w:del w:id="2038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03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לקנוס בגין כל הפרה את קבלן החוץ, בסכום של 500 ₪ לכל עובד. חתימת  הקבלן על-גבי נספח  זה מאשרת את </w:delText>
        </w:r>
      </w:del>
    </w:p>
    <w:p w14:paraId="6D3B3034" w14:textId="7E9B702D" w:rsidR="00C9209F" w:rsidRPr="00AB5A4E" w:rsidDel="00C56747" w:rsidRDefault="00C9209F" w:rsidP="00C56747">
      <w:pPr>
        <w:spacing w:line="360" w:lineRule="auto"/>
        <w:rPr>
          <w:del w:id="2040" w:author="Yael Gottlieb" w:date="2025-04-16T10:22:00Z" w16du:dateUtc="2025-04-16T07:22:00Z"/>
          <w:rFonts w:asciiTheme="minorBidi" w:hAnsiTheme="minorBidi" w:cstheme="minorBidi"/>
          <w:sz w:val="24"/>
          <w:rtl/>
          <w:rPrChange w:id="2041" w:author="Yael Gottlieb" w:date="2025-04-15T13:53:00Z" w16du:dateUtc="2025-04-15T10:53:00Z">
            <w:rPr>
              <w:del w:id="2042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2043" w:author="Yael Gottlieb" w:date="2025-04-16T10:22:00Z" w16du:dateUtc="2025-04-16T07:22:00Z">
          <w:pPr>
            <w:spacing w:line="360" w:lineRule="auto"/>
          </w:pPr>
        </w:pPrChange>
      </w:pPr>
      <w:del w:id="2044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045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הסכמתו לנ"ל, סכומי הקנסות,  באם יוטלו  במהלך העבודה, ינוכו מהסכום הכללי שיזקף לזכות קבלן החוץ.</w:delText>
        </w:r>
      </w:del>
    </w:p>
    <w:p w14:paraId="12B520CC" w14:textId="2C2B5766" w:rsidR="00C9209F" w:rsidRPr="00AB5A4E" w:rsidDel="00C56747" w:rsidRDefault="00C9209F" w:rsidP="00C56747">
      <w:pPr>
        <w:spacing w:line="360" w:lineRule="auto"/>
        <w:rPr>
          <w:del w:id="2046" w:author="Yael Gottlieb" w:date="2025-04-16T10:22:00Z" w16du:dateUtc="2025-04-16T07:22:00Z"/>
          <w:rFonts w:asciiTheme="minorBidi" w:hAnsiTheme="minorBidi" w:cstheme="minorBidi"/>
          <w:sz w:val="24"/>
          <w:rtl/>
          <w:rPrChange w:id="2047" w:author="Yael Gottlieb" w:date="2025-04-15T13:53:00Z" w16du:dateUtc="2025-04-15T10:53:00Z">
            <w:rPr>
              <w:del w:id="2048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2049" w:author="Yael Gottlieb" w:date="2025-04-16T10:22:00Z" w16du:dateUtc="2025-04-16T07:22:00Z">
          <w:pPr>
            <w:spacing w:line="360" w:lineRule="auto"/>
          </w:pPr>
        </w:pPrChange>
      </w:pPr>
      <w:del w:id="2050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05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22. בכל מקרה בו  לקבלן החוץ או למי מעובדיו, יהיה ספק או אי בהירות לגבי אופן ביצוע פעולה  בטיחותית ו/או</w:delText>
        </w:r>
      </w:del>
    </w:p>
    <w:p w14:paraId="49B7E6C9" w14:textId="35C7621C" w:rsidR="00C9209F" w:rsidRPr="00AB5A4E" w:rsidDel="00C56747" w:rsidRDefault="00C9209F" w:rsidP="00C56747">
      <w:pPr>
        <w:spacing w:line="360" w:lineRule="auto"/>
        <w:rPr>
          <w:del w:id="2052" w:author="Yael Gottlieb" w:date="2025-04-16T10:22:00Z" w16du:dateUtc="2025-04-16T07:22:00Z"/>
          <w:rFonts w:asciiTheme="minorBidi" w:hAnsiTheme="minorBidi" w:cstheme="minorBidi"/>
          <w:sz w:val="24"/>
          <w:rtl/>
          <w:rPrChange w:id="2053" w:author="Yael Gottlieb" w:date="2025-04-15T13:53:00Z" w16du:dateUtc="2025-04-15T10:53:00Z">
            <w:rPr>
              <w:del w:id="2054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2055" w:author="Yael Gottlieb" w:date="2025-04-16T10:22:00Z" w16du:dateUtc="2025-04-16T07:22:00Z">
          <w:pPr>
            <w:spacing w:line="360" w:lineRule="auto"/>
          </w:pPr>
        </w:pPrChange>
      </w:pPr>
      <w:del w:id="2056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05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סביבתית, יפנה לאלתר לממונה הבטיחות, מנהל איכות סביבה או לממלא מקומם. </w:delText>
        </w:r>
      </w:del>
    </w:p>
    <w:p w14:paraId="2F1D7B19" w14:textId="11E4FA2E" w:rsidR="00C9209F" w:rsidRPr="00AB5A4E" w:rsidDel="00C56747" w:rsidRDefault="00C9209F" w:rsidP="00C56747">
      <w:pPr>
        <w:spacing w:line="360" w:lineRule="auto"/>
        <w:rPr>
          <w:del w:id="2058" w:author="Yael Gottlieb" w:date="2025-04-16T10:22:00Z" w16du:dateUtc="2025-04-16T07:22:00Z"/>
          <w:rFonts w:asciiTheme="minorBidi" w:hAnsiTheme="minorBidi" w:cstheme="minorBidi"/>
          <w:b/>
          <w:bCs/>
          <w:sz w:val="24"/>
          <w:rtl/>
          <w:rPrChange w:id="2059" w:author="Yael Gottlieb" w:date="2025-04-15T13:53:00Z" w16du:dateUtc="2025-04-15T10:53:00Z">
            <w:rPr>
              <w:del w:id="2060" w:author="Yael Gottlieb" w:date="2025-04-16T10:22:00Z" w16du:dateUtc="2025-04-16T07:22:00Z"/>
              <w:rFonts w:ascii="Arial" w:hAnsi="Arial" w:cs="Arial"/>
              <w:b/>
              <w:bCs/>
              <w:sz w:val="18"/>
              <w:szCs w:val="22"/>
              <w:rtl/>
            </w:rPr>
          </w:rPrChange>
        </w:rPr>
        <w:pPrChange w:id="2061" w:author="Yael Gottlieb" w:date="2025-04-16T10:22:00Z" w16du:dateUtc="2025-04-16T07:22:00Z">
          <w:pPr>
            <w:spacing w:line="360" w:lineRule="auto"/>
          </w:pPr>
        </w:pPrChange>
      </w:pPr>
      <w:del w:id="2062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063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     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064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rtl/>
              </w:rPr>
            </w:rPrChange>
          </w:rPr>
          <w:delText xml:space="preserve">4.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2065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u w:val="single"/>
                <w:rtl/>
              </w:rPr>
            </w:rPrChange>
          </w:rPr>
          <w:delText>תחולה:</w:delText>
        </w:r>
      </w:del>
    </w:p>
    <w:p w14:paraId="19082BE7" w14:textId="581254B7" w:rsidR="00C9209F" w:rsidRPr="00AB5A4E" w:rsidDel="00C56747" w:rsidRDefault="00C9209F" w:rsidP="00C56747">
      <w:pPr>
        <w:spacing w:line="360" w:lineRule="auto"/>
        <w:rPr>
          <w:del w:id="2066" w:author="Yael Gottlieb" w:date="2025-04-16T10:22:00Z" w16du:dateUtc="2025-04-16T07:22:00Z"/>
          <w:rFonts w:asciiTheme="minorBidi" w:hAnsiTheme="minorBidi" w:cstheme="minorBidi"/>
          <w:sz w:val="24"/>
          <w:rtl/>
          <w:rPrChange w:id="2067" w:author="Yael Gottlieb" w:date="2025-04-15T13:53:00Z" w16du:dateUtc="2025-04-15T10:53:00Z">
            <w:rPr>
              <w:del w:id="2068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2069" w:author="Yael Gottlieb" w:date="2025-04-16T10:22:00Z" w16du:dateUtc="2025-04-16T07:22:00Z">
          <w:pPr>
            <w:spacing w:line="360" w:lineRule="auto"/>
          </w:pPr>
        </w:pPrChange>
      </w:pPr>
      <w:del w:id="2070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071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  4.1 תחולת נספח זה חלה לאלתר על  כל מבצע שרות/ עבודה מכל סוג שהוא בתחומי המפעל, או  </w:delText>
        </w:r>
      </w:del>
    </w:p>
    <w:p w14:paraId="6988EAC6" w14:textId="7E501BEB" w:rsidR="00C9209F" w:rsidRPr="00AB5A4E" w:rsidDel="00C56747" w:rsidRDefault="00C9209F" w:rsidP="00C56747">
      <w:pPr>
        <w:spacing w:line="360" w:lineRule="auto"/>
        <w:rPr>
          <w:del w:id="2072" w:author="Yael Gottlieb" w:date="2025-04-16T10:22:00Z" w16du:dateUtc="2025-04-16T07:22:00Z"/>
          <w:rFonts w:asciiTheme="minorBidi" w:hAnsiTheme="minorBidi" w:cstheme="minorBidi"/>
          <w:sz w:val="24"/>
          <w:rtl/>
          <w:rPrChange w:id="2073" w:author="Yael Gottlieb" w:date="2025-04-15T13:53:00Z" w16du:dateUtc="2025-04-15T10:53:00Z">
            <w:rPr>
              <w:del w:id="2074" w:author="Yael Gottlieb" w:date="2025-04-16T10:22:00Z" w16du:dateUtc="2025-04-16T07:22:00Z"/>
              <w:rFonts w:ascii="Arial" w:hAnsi="Arial" w:cs="Arial" w:hint="cs"/>
              <w:sz w:val="18"/>
              <w:szCs w:val="22"/>
              <w:rtl/>
            </w:rPr>
          </w:rPrChange>
        </w:rPr>
        <w:pPrChange w:id="2075" w:author="Yael Gottlieb" w:date="2025-04-16T10:22:00Z" w16du:dateUtc="2025-04-16T07:22:00Z">
          <w:pPr>
            <w:spacing w:line="360" w:lineRule="auto"/>
          </w:pPr>
        </w:pPrChange>
      </w:pPr>
      <w:del w:id="2076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07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              עבור המפעל, באופן ישיר או  בעקיפין באמצעות צד שלישי. </w:delText>
        </w:r>
      </w:del>
    </w:p>
    <w:p w14:paraId="44A38E10" w14:textId="624BF82F" w:rsidR="00C9209F" w:rsidRPr="00AB5A4E" w:rsidDel="00C56747" w:rsidRDefault="00C9209F" w:rsidP="00C56747">
      <w:pPr>
        <w:spacing w:line="360" w:lineRule="auto"/>
        <w:rPr>
          <w:del w:id="2078" w:author="Yael Gottlieb" w:date="2025-04-16T10:22:00Z" w16du:dateUtc="2025-04-16T07:22:00Z"/>
          <w:rFonts w:asciiTheme="minorBidi" w:hAnsiTheme="minorBidi" w:cstheme="minorBidi"/>
          <w:b/>
          <w:bCs/>
          <w:i/>
          <w:iCs/>
          <w:sz w:val="24"/>
          <w:u w:val="single"/>
          <w:rtl/>
          <w:rPrChange w:id="2079" w:author="Yael Gottlieb" w:date="2025-04-15T13:53:00Z" w16du:dateUtc="2025-04-15T10:53:00Z">
            <w:rPr>
              <w:del w:id="2080" w:author="Yael Gottlieb" w:date="2025-04-16T10:22:00Z" w16du:dateUtc="2025-04-16T07:22:00Z"/>
              <w:rFonts w:ascii="Arial" w:hAnsi="Arial" w:cs="Arial"/>
              <w:b/>
              <w:bCs/>
              <w:i/>
              <w:iCs/>
              <w:sz w:val="18"/>
              <w:szCs w:val="22"/>
              <w:u w:val="single"/>
              <w:rtl/>
            </w:rPr>
          </w:rPrChange>
        </w:rPr>
        <w:pPrChange w:id="2081" w:author="Yael Gottlieb" w:date="2025-04-16T10:22:00Z" w16du:dateUtc="2025-04-16T07:22:00Z">
          <w:pPr/>
        </w:pPrChange>
      </w:pPr>
      <w:del w:id="2082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b/>
            <w:bCs/>
            <w:i/>
            <w:iCs/>
            <w:sz w:val="24"/>
            <w:u w:val="single"/>
            <w:rtl/>
            <w:rPrChange w:id="2083" w:author="Yael Gottlieb" w:date="2025-04-15T13:53:00Z" w16du:dateUtc="2025-04-15T10:53:00Z">
              <w:rPr>
                <w:rFonts w:ascii="Arial" w:hAnsi="Arial" w:cs="Arial"/>
                <w:b/>
                <w:bCs/>
                <w:i/>
                <w:iCs/>
                <w:sz w:val="18"/>
                <w:szCs w:val="22"/>
                <w:u w:val="single"/>
                <w:rtl/>
              </w:rPr>
            </w:rPrChange>
          </w:rPr>
          <w:delText xml:space="preserve">פרטי קבלן החוץ: </w:delText>
        </w:r>
      </w:del>
    </w:p>
    <w:p w14:paraId="518DD760" w14:textId="177D1FFC" w:rsidR="00C9209F" w:rsidRPr="00AB5A4E" w:rsidDel="00C56747" w:rsidRDefault="00C9209F" w:rsidP="00C56747">
      <w:pPr>
        <w:spacing w:line="360" w:lineRule="auto"/>
        <w:rPr>
          <w:del w:id="2084" w:author="Yael Gottlieb" w:date="2025-04-16T10:22:00Z" w16du:dateUtc="2025-04-16T07:22:00Z"/>
          <w:rFonts w:asciiTheme="minorBidi" w:hAnsiTheme="minorBidi" w:cstheme="minorBidi"/>
          <w:sz w:val="24"/>
          <w:rtl/>
          <w:rPrChange w:id="2085" w:author="Yael Gottlieb" w:date="2025-04-15T13:53:00Z" w16du:dateUtc="2025-04-15T10:53:00Z">
            <w:rPr>
              <w:del w:id="2086" w:author="Yael Gottlieb" w:date="2025-04-16T10:22:00Z" w16du:dateUtc="2025-04-16T07:22:00Z"/>
              <w:rFonts w:ascii="Arial" w:hAnsi="Arial" w:cs="Arial"/>
              <w:sz w:val="14"/>
              <w:szCs w:val="14"/>
              <w:rtl/>
            </w:rPr>
          </w:rPrChange>
        </w:rPr>
        <w:pPrChange w:id="2087" w:author="Yael Gottlieb" w:date="2025-04-16T10:22:00Z" w16du:dateUtc="2025-04-16T07:22:00Z">
          <w:pPr/>
        </w:pPrChange>
      </w:pPr>
    </w:p>
    <w:p w14:paraId="498C565D" w14:textId="376AA86D" w:rsidR="00C9209F" w:rsidRPr="00AB5A4E" w:rsidDel="00C56747" w:rsidRDefault="00C9209F" w:rsidP="00C56747">
      <w:pPr>
        <w:spacing w:line="360" w:lineRule="auto"/>
        <w:rPr>
          <w:del w:id="2088" w:author="Yael Gottlieb" w:date="2025-04-16T10:22:00Z" w16du:dateUtc="2025-04-16T07:22:00Z"/>
          <w:rFonts w:asciiTheme="minorBidi" w:hAnsiTheme="minorBidi" w:cstheme="minorBidi"/>
          <w:b/>
          <w:bCs/>
          <w:sz w:val="24"/>
          <w:u w:val="single"/>
          <w:rtl/>
          <w:rPrChange w:id="2089" w:author="Yael Gottlieb" w:date="2025-04-15T13:53:00Z" w16du:dateUtc="2025-04-15T10:53:00Z">
            <w:rPr>
              <w:del w:id="2090" w:author="Yael Gottlieb" w:date="2025-04-16T10:22:00Z" w16du:dateUtc="2025-04-16T07:22:00Z"/>
              <w:rFonts w:ascii="Arial" w:hAnsi="Arial" w:cs="Arial"/>
              <w:b/>
              <w:bCs/>
              <w:sz w:val="18"/>
              <w:szCs w:val="22"/>
              <w:u w:val="single"/>
              <w:rtl/>
            </w:rPr>
          </w:rPrChange>
        </w:rPr>
        <w:pPrChange w:id="2091" w:author="Yael Gottlieb" w:date="2025-04-16T10:22:00Z" w16du:dateUtc="2025-04-16T07:22:00Z">
          <w:pPr>
            <w:spacing w:line="360" w:lineRule="auto"/>
          </w:pPr>
        </w:pPrChange>
      </w:pPr>
      <w:del w:id="2092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093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rtl/>
              </w:rPr>
            </w:rPrChange>
          </w:rPr>
          <w:delText>שם חברה/ עסק: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094" w:author="Yael Gottlieb" w:date="2025-04-15T13:53:00Z" w16du:dateUtc="2025-04-15T10:53:00Z">
              <w:rPr>
                <w:rFonts w:ascii="Arial" w:hAnsi="Arial" w:cs="Arial" w:hint="cs"/>
                <w:b/>
                <w:bCs/>
                <w:sz w:val="18"/>
                <w:szCs w:val="22"/>
                <w:rtl/>
              </w:rPr>
            </w:rPrChange>
          </w:rPr>
          <w:delText>_____________________________________________________________________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095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2096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u w:val="single"/>
                <w:rtl/>
              </w:rPr>
            </w:rPrChange>
          </w:rPr>
          <w:delTex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Text>
        </w:r>
      </w:del>
    </w:p>
    <w:p w14:paraId="27DA1B7B" w14:textId="76395CF8" w:rsidR="00C9209F" w:rsidRPr="00AB5A4E" w:rsidDel="00C56747" w:rsidRDefault="00C9209F" w:rsidP="00C56747">
      <w:pPr>
        <w:spacing w:line="360" w:lineRule="auto"/>
        <w:rPr>
          <w:del w:id="2097" w:author="Yael Gottlieb" w:date="2025-04-16T10:22:00Z" w16du:dateUtc="2025-04-16T07:22:00Z"/>
          <w:rFonts w:asciiTheme="minorBidi" w:hAnsiTheme="minorBidi" w:cstheme="minorBidi"/>
          <w:b/>
          <w:bCs/>
          <w:sz w:val="24"/>
          <w:u w:val="single"/>
          <w:rtl/>
          <w:rPrChange w:id="2098" w:author="Yael Gottlieb" w:date="2025-04-15T13:53:00Z" w16du:dateUtc="2025-04-15T10:53:00Z">
            <w:rPr>
              <w:del w:id="2099" w:author="Yael Gottlieb" w:date="2025-04-16T10:22:00Z" w16du:dateUtc="2025-04-16T07:22:00Z"/>
              <w:rFonts w:ascii="Arial" w:hAnsi="Arial" w:cs="Arial" w:hint="cs"/>
              <w:b/>
              <w:bCs/>
              <w:sz w:val="18"/>
              <w:szCs w:val="22"/>
              <w:u w:val="single"/>
              <w:rtl/>
            </w:rPr>
          </w:rPrChange>
        </w:rPr>
        <w:pPrChange w:id="2100" w:author="Yael Gottlieb" w:date="2025-04-16T10:22:00Z" w16du:dateUtc="2025-04-16T07:22:00Z">
          <w:pPr>
            <w:spacing w:line="360" w:lineRule="auto"/>
          </w:pPr>
        </w:pPrChange>
      </w:pPr>
      <w:del w:id="2101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102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rtl/>
              </w:rPr>
            </w:rPrChange>
          </w:rPr>
          <w:delText>תחום עיסוק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103" w:author="Yael Gottlieb" w:date="2025-04-15T13:53:00Z" w16du:dateUtc="2025-04-15T10:53:00Z">
              <w:rPr>
                <w:rFonts w:ascii="Arial" w:hAnsi="Arial" w:cs="Arial" w:hint="cs"/>
                <w:b/>
                <w:bCs/>
                <w:sz w:val="18"/>
                <w:szCs w:val="22"/>
                <w:rtl/>
              </w:rPr>
            </w:rPrChange>
          </w:rPr>
          <w:delText xml:space="preserve">: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2104" w:author="Yael Gottlieb" w:date="2025-04-15T13:53:00Z" w16du:dateUtc="2025-04-15T10:53:00Z">
              <w:rPr>
                <w:rFonts w:ascii="Arial" w:hAnsi="Arial" w:cs="Arial" w:hint="cs"/>
                <w:b/>
                <w:bCs/>
                <w:sz w:val="18"/>
                <w:szCs w:val="22"/>
                <w:u w:val="single"/>
                <w:rtl/>
              </w:rPr>
            </w:rPrChange>
          </w:rPr>
          <w:delText>_______________________________________________________________________</w:delText>
        </w:r>
      </w:del>
    </w:p>
    <w:p w14:paraId="755D1486" w14:textId="6BE10A95" w:rsidR="00C9209F" w:rsidRPr="00AB5A4E" w:rsidDel="00C56747" w:rsidRDefault="00C9209F" w:rsidP="00C56747">
      <w:pPr>
        <w:spacing w:line="360" w:lineRule="auto"/>
        <w:rPr>
          <w:del w:id="2105" w:author="Yael Gottlieb" w:date="2025-04-16T10:22:00Z" w16du:dateUtc="2025-04-16T07:22:00Z"/>
          <w:rFonts w:asciiTheme="minorBidi" w:hAnsiTheme="minorBidi" w:cstheme="minorBidi"/>
          <w:b/>
          <w:bCs/>
          <w:sz w:val="24"/>
          <w:rtl/>
          <w:rPrChange w:id="2106" w:author="Yael Gottlieb" w:date="2025-04-15T13:53:00Z" w16du:dateUtc="2025-04-15T10:53:00Z">
            <w:rPr>
              <w:del w:id="2107" w:author="Yael Gottlieb" w:date="2025-04-16T10:22:00Z" w16du:dateUtc="2025-04-16T07:22:00Z"/>
              <w:rFonts w:ascii="Arial" w:hAnsi="Arial" w:cs="Arial" w:hint="cs"/>
              <w:b/>
              <w:bCs/>
              <w:sz w:val="18"/>
              <w:szCs w:val="22"/>
              <w:rtl/>
            </w:rPr>
          </w:rPrChange>
        </w:rPr>
        <w:pPrChange w:id="2108" w:author="Yael Gottlieb" w:date="2025-04-16T10:22:00Z" w16du:dateUtc="2025-04-16T07:22:00Z">
          <w:pPr>
            <w:spacing w:line="360" w:lineRule="auto"/>
          </w:pPr>
        </w:pPrChange>
      </w:pPr>
      <w:del w:id="2109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110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rtl/>
              </w:rPr>
            </w:rPrChange>
          </w:rPr>
          <w:delText>שם ומשפחה  של בעל החברה/עסק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111" w:author="Yael Gottlieb" w:date="2025-04-15T13:53:00Z" w16du:dateUtc="2025-04-15T10:53:00Z">
              <w:rPr>
                <w:rFonts w:ascii="Arial" w:hAnsi="Arial" w:cs="Arial" w:hint="cs"/>
                <w:b/>
                <w:bCs/>
                <w:sz w:val="18"/>
                <w:szCs w:val="22"/>
                <w:rtl/>
              </w:rPr>
            </w:rPrChange>
          </w:rPr>
          <w:delText>________________________________________________________</w:delText>
        </w:r>
      </w:del>
    </w:p>
    <w:p w14:paraId="0EE94687" w14:textId="7F553C6B" w:rsidR="00C9209F" w:rsidRPr="00AB5A4E" w:rsidDel="00C56747" w:rsidRDefault="00C9209F" w:rsidP="00C56747">
      <w:pPr>
        <w:spacing w:line="360" w:lineRule="auto"/>
        <w:rPr>
          <w:del w:id="2112" w:author="Yael Gottlieb" w:date="2025-04-16T10:22:00Z" w16du:dateUtc="2025-04-16T07:22:00Z"/>
          <w:rFonts w:asciiTheme="minorBidi" w:hAnsiTheme="minorBidi" w:cstheme="minorBidi"/>
          <w:b/>
          <w:bCs/>
          <w:sz w:val="24"/>
          <w:u w:val="single"/>
          <w:rtl/>
          <w:rPrChange w:id="2113" w:author="Yael Gottlieb" w:date="2025-04-15T13:53:00Z" w16du:dateUtc="2025-04-15T10:53:00Z">
            <w:rPr>
              <w:del w:id="2114" w:author="Yael Gottlieb" w:date="2025-04-16T10:22:00Z" w16du:dateUtc="2025-04-16T07:22:00Z"/>
              <w:rFonts w:ascii="Arial" w:hAnsi="Arial" w:cs="Arial"/>
              <w:b/>
              <w:bCs/>
              <w:sz w:val="18"/>
              <w:szCs w:val="22"/>
              <w:u w:val="single"/>
              <w:rtl/>
            </w:rPr>
          </w:rPrChange>
        </w:rPr>
        <w:pPrChange w:id="2115" w:author="Yael Gottlieb" w:date="2025-04-16T10:22:00Z" w16du:dateUtc="2025-04-16T07:22:00Z">
          <w:pPr>
            <w:spacing w:line="360" w:lineRule="auto"/>
          </w:pPr>
        </w:pPrChange>
      </w:pPr>
      <w:del w:id="2116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117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rtl/>
              </w:rPr>
            </w:rPrChange>
          </w:rPr>
          <w:delText>תעודת זהות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2118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u w:val="single"/>
                <w:rtl/>
              </w:rPr>
            </w:rPrChange>
          </w:rPr>
          <w:delText>:                                                                                                                                                 .</w:delText>
        </w:r>
      </w:del>
    </w:p>
    <w:p w14:paraId="2643679C" w14:textId="6F1BAC5E" w:rsidR="00C9209F" w:rsidRPr="00AB5A4E" w:rsidDel="00C56747" w:rsidRDefault="00C9209F" w:rsidP="00C56747">
      <w:pPr>
        <w:spacing w:line="360" w:lineRule="auto"/>
        <w:rPr>
          <w:del w:id="2119" w:author="Yael Gottlieb" w:date="2025-04-16T10:22:00Z" w16du:dateUtc="2025-04-16T07:22:00Z"/>
          <w:rFonts w:asciiTheme="minorBidi" w:hAnsiTheme="minorBidi" w:cstheme="minorBidi"/>
          <w:b/>
          <w:bCs/>
          <w:sz w:val="24"/>
          <w:u w:val="single"/>
          <w:rtl/>
          <w:rPrChange w:id="2120" w:author="Yael Gottlieb" w:date="2025-04-15T13:53:00Z" w16du:dateUtc="2025-04-15T10:53:00Z">
            <w:rPr>
              <w:del w:id="2121" w:author="Yael Gottlieb" w:date="2025-04-16T10:22:00Z" w16du:dateUtc="2025-04-16T07:22:00Z"/>
              <w:rFonts w:ascii="Arial" w:hAnsi="Arial" w:cs="Arial"/>
              <w:b/>
              <w:bCs/>
              <w:sz w:val="18"/>
              <w:szCs w:val="22"/>
              <w:u w:val="single"/>
              <w:rtl/>
            </w:rPr>
          </w:rPrChange>
        </w:rPr>
        <w:pPrChange w:id="2122" w:author="Yael Gottlieb" w:date="2025-04-16T10:22:00Z" w16du:dateUtc="2025-04-16T07:22:00Z">
          <w:pPr>
            <w:spacing w:line="360" w:lineRule="auto"/>
          </w:pPr>
        </w:pPrChange>
      </w:pPr>
      <w:del w:id="2123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124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rtl/>
              </w:rPr>
            </w:rPrChange>
          </w:rPr>
          <w:delText>תאריך חתימה על-גבי  נספח זה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2125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u w:val="single"/>
                <w:rtl/>
              </w:rPr>
            </w:rPrChange>
          </w:rPr>
          <w:delText>:                                                                                                                  .</w:delText>
        </w:r>
      </w:del>
    </w:p>
    <w:p w14:paraId="02EA98DA" w14:textId="0D021384" w:rsidR="00C9209F" w:rsidRPr="00AB5A4E" w:rsidDel="00C56747" w:rsidRDefault="00C9209F" w:rsidP="00C56747">
      <w:pPr>
        <w:spacing w:line="360" w:lineRule="auto"/>
        <w:rPr>
          <w:del w:id="2126" w:author="Yael Gottlieb" w:date="2025-04-16T10:22:00Z" w16du:dateUtc="2025-04-16T07:22:00Z"/>
          <w:rFonts w:asciiTheme="minorBidi" w:hAnsiTheme="minorBidi" w:cstheme="minorBidi"/>
          <w:sz w:val="24"/>
          <w:u w:val="single"/>
          <w:rtl/>
          <w:rPrChange w:id="2127" w:author="Yael Gottlieb" w:date="2025-04-15T13:53:00Z" w16du:dateUtc="2025-04-15T10:53:00Z">
            <w:rPr>
              <w:del w:id="2128" w:author="Yael Gottlieb" w:date="2025-04-16T10:22:00Z" w16du:dateUtc="2025-04-16T07:22:00Z"/>
              <w:rFonts w:ascii="Arial" w:hAnsi="Arial" w:cs="Arial"/>
              <w:sz w:val="18"/>
              <w:szCs w:val="22"/>
              <w:u w:val="single"/>
              <w:rtl/>
            </w:rPr>
          </w:rPrChange>
        </w:rPr>
        <w:pPrChange w:id="2129" w:author="Yael Gottlieb" w:date="2025-04-16T10:22:00Z" w16du:dateUtc="2025-04-16T07:22:00Z">
          <w:pPr>
            <w:spacing w:line="360" w:lineRule="auto"/>
          </w:pPr>
        </w:pPrChange>
      </w:pPr>
      <w:del w:id="2130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131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rtl/>
              </w:rPr>
            </w:rPrChange>
          </w:rPr>
          <w:delText>חתימה וחותמת  קבלן החוץ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2132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u w:val="single"/>
                <w:rtl/>
              </w:rPr>
            </w:rPrChange>
          </w:rPr>
          <w:delText xml:space="preserve">:                                                                                                                       </w:delText>
        </w:r>
        <w:r w:rsidRPr="00AB5A4E" w:rsidDel="00C56747">
          <w:rPr>
            <w:rFonts w:asciiTheme="minorBidi" w:hAnsiTheme="minorBidi" w:cstheme="minorBidi"/>
            <w:sz w:val="24"/>
            <w:u w:val="single"/>
            <w:rtl/>
            <w:rPrChange w:id="2133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u w:val="single"/>
                <w:rtl/>
              </w:rPr>
            </w:rPrChange>
          </w:rPr>
          <w:delText>.</w:delText>
        </w:r>
      </w:del>
    </w:p>
    <w:p w14:paraId="7CF69A1D" w14:textId="23B35FBC" w:rsidR="00C9209F" w:rsidRPr="00AB5A4E" w:rsidDel="00C56747" w:rsidRDefault="00C9209F" w:rsidP="00C56747">
      <w:pPr>
        <w:spacing w:line="360" w:lineRule="auto"/>
        <w:rPr>
          <w:del w:id="2134" w:author="Yael Gottlieb" w:date="2025-04-16T10:22:00Z" w16du:dateUtc="2025-04-16T07:22:00Z"/>
          <w:rFonts w:asciiTheme="minorBidi" w:hAnsiTheme="minorBidi" w:cstheme="minorBidi"/>
          <w:b/>
          <w:bCs/>
          <w:sz w:val="24"/>
          <w:rtl/>
          <w:rPrChange w:id="2135" w:author="Yael Gottlieb" w:date="2025-04-15T13:53:00Z" w16du:dateUtc="2025-04-15T10:53:00Z">
            <w:rPr>
              <w:del w:id="2136" w:author="Yael Gottlieb" w:date="2025-04-16T10:22:00Z" w16du:dateUtc="2025-04-16T07:22:00Z"/>
              <w:rFonts w:ascii="Arial" w:hAnsi="Arial" w:cs="Arial"/>
              <w:b/>
              <w:bCs/>
              <w:sz w:val="18"/>
              <w:szCs w:val="22"/>
              <w:rtl/>
            </w:rPr>
          </w:rPrChange>
        </w:rPr>
        <w:pPrChange w:id="2137" w:author="Yael Gottlieb" w:date="2025-04-16T10:22:00Z" w16du:dateUtc="2025-04-16T07:22:00Z">
          <w:pPr>
            <w:spacing w:line="360" w:lineRule="auto"/>
          </w:pPr>
        </w:pPrChange>
      </w:pPr>
      <w:del w:id="2138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139" w:author="Yael Gottlieb" w:date="2025-04-15T13:53:00Z" w16du:dateUtc="2025-04-15T10:53:00Z">
              <w:rPr>
                <w:rFonts w:ascii="Arial" w:hAnsi="Arial" w:cs="Arial"/>
                <w:b/>
                <w:bCs/>
                <w:sz w:val="18"/>
                <w:szCs w:val="22"/>
                <w:rtl/>
              </w:rPr>
            </w:rPrChange>
          </w:rPr>
          <w:delText>את הטופס נא להחזיר ידנית/פקס: 04-8461536</w:delText>
        </w:r>
      </w:del>
    </w:p>
    <w:p w14:paraId="1B835036" w14:textId="299BDF13" w:rsidR="00C9209F" w:rsidRPr="00AB5A4E" w:rsidDel="00C56747" w:rsidRDefault="00C9209F" w:rsidP="00C56747">
      <w:pPr>
        <w:spacing w:line="360" w:lineRule="auto"/>
        <w:rPr>
          <w:del w:id="2140" w:author="Yael Gottlieb" w:date="2025-04-16T10:22:00Z" w16du:dateUtc="2025-04-16T07:22:00Z"/>
          <w:rFonts w:asciiTheme="minorBidi" w:hAnsiTheme="minorBidi" w:cstheme="minorBidi"/>
          <w:b/>
          <w:bCs/>
          <w:i/>
          <w:iCs/>
          <w:sz w:val="24"/>
          <w:rtl/>
          <w:rPrChange w:id="2141" w:author="Yael Gottlieb" w:date="2025-04-15T13:53:00Z" w16du:dateUtc="2025-04-15T10:53:00Z">
            <w:rPr>
              <w:del w:id="2142" w:author="Yael Gottlieb" w:date="2025-04-16T10:22:00Z" w16du:dateUtc="2025-04-16T07:22:00Z"/>
              <w:rFonts w:ascii="Arial" w:hAnsi="Arial" w:cs="Arial"/>
              <w:b/>
              <w:bCs/>
              <w:i/>
              <w:iCs/>
              <w:sz w:val="18"/>
              <w:szCs w:val="22"/>
              <w:rtl/>
            </w:rPr>
          </w:rPrChange>
        </w:rPr>
        <w:pPrChange w:id="2143" w:author="Yael Gottlieb" w:date="2025-04-16T10:22:00Z" w16du:dateUtc="2025-04-16T07:22:00Z">
          <w:pPr>
            <w:spacing w:line="360" w:lineRule="auto"/>
            <w:jc w:val="center"/>
          </w:pPr>
        </w:pPrChange>
      </w:pPr>
      <w:del w:id="2144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b/>
            <w:bCs/>
            <w:i/>
            <w:iCs/>
            <w:sz w:val="24"/>
            <w:rtl/>
            <w:rPrChange w:id="2145" w:author="Yael Gottlieb" w:date="2025-04-15T13:53:00Z" w16du:dateUtc="2025-04-15T10:53:00Z">
              <w:rPr>
                <w:rFonts w:ascii="Arial" w:hAnsi="Arial" w:cs="Arial"/>
                <w:b/>
                <w:bCs/>
                <w:i/>
                <w:iCs/>
                <w:sz w:val="18"/>
                <w:szCs w:val="22"/>
                <w:rtl/>
              </w:rPr>
            </w:rPrChange>
          </w:rPr>
          <w:delText xml:space="preserve">                                            </w:delText>
        </w:r>
      </w:del>
    </w:p>
    <w:p w14:paraId="17A8F3F9" w14:textId="5BC9A063" w:rsidR="00C9209F" w:rsidRPr="00AB5A4E" w:rsidDel="00C56747" w:rsidRDefault="00C9209F" w:rsidP="00C56747">
      <w:pPr>
        <w:spacing w:line="360" w:lineRule="auto"/>
        <w:rPr>
          <w:del w:id="2146" w:author="Yael Gottlieb" w:date="2025-04-16T10:22:00Z" w16du:dateUtc="2025-04-16T07:22:00Z"/>
          <w:rFonts w:asciiTheme="minorBidi" w:hAnsiTheme="minorBidi" w:cstheme="minorBidi"/>
          <w:sz w:val="24"/>
          <w:rtl/>
          <w:rPrChange w:id="2147" w:author="Yael Gottlieb" w:date="2025-04-15T13:53:00Z" w16du:dateUtc="2025-04-15T10:53:00Z">
            <w:rPr>
              <w:del w:id="2148" w:author="Yael Gottlieb" w:date="2025-04-16T10:22:00Z" w16du:dateUtc="2025-04-16T07:22:00Z"/>
              <w:rtl/>
            </w:rPr>
          </w:rPrChange>
        </w:rPr>
        <w:pPrChange w:id="2149" w:author="Yael Gottlieb" w:date="2025-04-16T10:22:00Z" w16du:dateUtc="2025-04-16T07:22:00Z">
          <w:pPr>
            <w:pStyle w:val="Heading3"/>
          </w:pPr>
        </w:pPrChange>
      </w:pPr>
      <w:del w:id="2150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151" w:author="Yael Gottlieb" w:date="2025-04-15T13:53:00Z" w16du:dateUtc="2025-04-15T10:53:00Z">
              <w:rPr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152" w:author="Yael Gottlieb" w:date="2025-04-15T13:53:00Z" w16du:dateUtc="2025-04-15T10:53:00Z">
              <w:rPr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153" w:author="Yael Gottlieb" w:date="2025-04-15T13:53:00Z" w16du:dateUtc="2025-04-15T10:53:00Z">
              <w:rPr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154" w:author="Yael Gottlieb" w:date="2025-04-15T13:53:00Z" w16du:dateUtc="2025-04-15T10:53:00Z">
              <w:rPr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155" w:author="Yael Gottlieb" w:date="2025-04-15T13:53:00Z" w16du:dateUtc="2025-04-15T10:53:00Z">
              <w:rPr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156" w:author="Yael Gottlieb" w:date="2025-04-15T13:53:00Z" w16du:dateUtc="2025-04-15T10:53:00Z">
              <w:rPr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157" w:author="Yael Gottlieb" w:date="2025-04-15T13:53:00Z" w16du:dateUtc="2025-04-15T10:53:00Z">
              <w:rPr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158" w:author="Yael Gottlieb" w:date="2025-04-15T13:53:00Z" w16du:dateUtc="2025-04-15T10:53:00Z">
              <w:rPr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159" w:author="Yael Gottlieb" w:date="2025-04-15T13:53:00Z" w16du:dateUtc="2025-04-15T10:53:00Z">
              <w:rPr>
                <w:rtl/>
              </w:rPr>
            </w:rPrChange>
          </w:rPr>
          <w:tab/>
        </w:r>
      </w:del>
    </w:p>
    <w:p w14:paraId="47A44E74" w14:textId="2094031C" w:rsidR="00C9209F" w:rsidRPr="00AB5A4E" w:rsidDel="00C56747" w:rsidRDefault="00C9209F" w:rsidP="00C56747">
      <w:pPr>
        <w:spacing w:line="360" w:lineRule="auto"/>
        <w:rPr>
          <w:del w:id="2160" w:author="Yael Gottlieb" w:date="2025-04-16T10:22:00Z" w16du:dateUtc="2025-04-16T07:22:00Z"/>
          <w:rFonts w:asciiTheme="minorBidi" w:hAnsiTheme="minorBidi" w:cstheme="minorBidi"/>
          <w:sz w:val="24"/>
          <w:rtl/>
          <w:rPrChange w:id="2161" w:author="Yael Gottlieb" w:date="2025-04-15T13:53:00Z" w16du:dateUtc="2025-04-15T10:53:00Z">
            <w:rPr>
              <w:del w:id="2162" w:author="Yael Gottlieb" w:date="2025-04-16T10:22:00Z" w16du:dateUtc="2025-04-16T07:22:00Z"/>
              <w:rtl/>
            </w:rPr>
          </w:rPrChange>
        </w:rPr>
        <w:pPrChange w:id="2163" w:author="Yael Gottlieb" w:date="2025-04-16T10:22:00Z" w16du:dateUtc="2025-04-16T07:22:00Z">
          <w:pPr/>
        </w:pPrChange>
      </w:pPr>
    </w:p>
    <w:p w14:paraId="05629E6C" w14:textId="529F3512" w:rsidR="00C9209F" w:rsidRPr="00AB5A4E" w:rsidDel="00C56747" w:rsidRDefault="00C9209F" w:rsidP="00C56747">
      <w:pPr>
        <w:spacing w:line="360" w:lineRule="auto"/>
        <w:rPr>
          <w:del w:id="2164" w:author="Yael Gottlieb" w:date="2025-04-16T10:22:00Z" w16du:dateUtc="2025-04-16T07:22:00Z"/>
          <w:rFonts w:asciiTheme="minorBidi" w:hAnsiTheme="minorBidi" w:cstheme="minorBidi"/>
          <w:b/>
          <w:bCs/>
          <w:sz w:val="24"/>
          <w:rtl/>
          <w:rPrChange w:id="2165" w:author="Yael Gottlieb" w:date="2025-04-15T13:53:00Z" w16du:dateUtc="2025-04-15T10:53:00Z">
            <w:rPr>
              <w:del w:id="2166" w:author="Yael Gottlieb" w:date="2025-04-16T10:22:00Z" w16du:dateUtc="2025-04-16T07:22:00Z"/>
              <w:rFonts w:ascii="Arial" w:hAnsi="Arial" w:cs="Arial"/>
              <w:b/>
              <w:bCs/>
              <w:sz w:val="28"/>
              <w:szCs w:val="28"/>
              <w:rtl/>
            </w:rPr>
          </w:rPrChange>
        </w:rPr>
        <w:pPrChange w:id="2167" w:author="Yael Gottlieb" w:date="2025-04-16T10:22:00Z" w16du:dateUtc="2025-04-16T07:22:00Z">
          <w:pPr>
            <w:spacing w:line="360" w:lineRule="auto"/>
            <w:jc w:val="center"/>
          </w:pPr>
        </w:pPrChange>
      </w:pPr>
      <w:del w:id="2168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b/>
            <w:bCs/>
            <w:i/>
            <w:iCs/>
            <w:sz w:val="24"/>
            <w:u w:val="single"/>
            <w:rtl/>
            <w:rPrChange w:id="2169" w:author="Yael Gottlieb" w:date="2025-04-15T13:53:00Z" w16du:dateUtc="2025-04-15T10:53:00Z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u w:val="single"/>
                <w:rtl/>
              </w:rPr>
            </w:rPrChange>
          </w:rPr>
          <w:delText>מעקב השתתפות בהדרכת בטיחות</w:delText>
        </w:r>
        <w:r w:rsidRPr="00AB5A4E" w:rsidDel="00C56747">
          <w:rPr>
            <w:rFonts w:asciiTheme="minorBidi" w:hAnsiTheme="minorBidi" w:cstheme="minorBidi"/>
            <w:b/>
            <w:bCs/>
            <w:i/>
            <w:iCs/>
            <w:sz w:val="24"/>
            <w:u w:val="single"/>
            <w:rtl/>
            <w:rPrChange w:id="2170" w:author="Yael Gottlieb" w:date="2025-04-15T13:53:00Z" w16du:dateUtc="2025-04-15T10:53:00Z">
              <w:rPr>
                <w:rFonts w:ascii="Arial" w:hAnsi="Arial" w:cs="Arial" w:hint="cs"/>
                <w:b/>
                <w:bCs/>
                <w:i/>
                <w:iCs/>
                <w:sz w:val="28"/>
                <w:szCs w:val="28"/>
                <w:u w:val="single"/>
                <w:rtl/>
              </w:rPr>
            </w:rPrChange>
          </w:rPr>
          <w:delText xml:space="preserve"> ואיכות סביבה</w:delText>
        </w:r>
        <w:r w:rsidRPr="00AB5A4E" w:rsidDel="00C56747">
          <w:rPr>
            <w:rFonts w:asciiTheme="minorBidi" w:hAnsiTheme="minorBidi" w:cstheme="minorBidi"/>
            <w:b/>
            <w:bCs/>
            <w:i/>
            <w:iCs/>
            <w:sz w:val="24"/>
            <w:u w:val="single"/>
            <w:rtl/>
            <w:rPrChange w:id="2171" w:author="Yael Gottlieb" w:date="2025-04-15T13:53:00Z" w16du:dateUtc="2025-04-15T10:53:00Z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u w:val="single"/>
                <w:rtl/>
              </w:rPr>
            </w:rPrChange>
          </w:rPr>
          <w:delText xml:space="preserve"> לעובדי קבלן</w:delText>
        </w:r>
      </w:del>
    </w:p>
    <w:p w14:paraId="33644663" w14:textId="21FBE2BF" w:rsidR="00C9209F" w:rsidRPr="00AB5A4E" w:rsidDel="00C56747" w:rsidRDefault="00C9209F" w:rsidP="00C56747">
      <w:pPr>
        <w:spacing w:line="360" w:lineRule="auto"/>
        <w:rPr>
          <w:del w:id="2172" w:author="Yael Gottlieb" w:date="2025-04-16T10:22:00Z" w16du:dateUtc="2025-04-16T07:22:00Z"/>
          <w:rFonts w:asciiTheme="minorBidi" w:hAnsiTheme="minorBidi" w:cstheme="minorBidi"/>
          <w:sz w:val="24"/>
          <w:u w:val="single"/>
          <w:rtl/>
          <w:rPrChange w:id="2173" w:author="Yael Gottlieb" w:date="2025-04-15T13:53:00Z" w16du:dateUtc="2025-04-15T10:53:00Z">
            <w:rPr>
              <w:del w:id="2174" w:author="Yael Gottlieb" w:date="2025-04-16T10:22:00Z" w16du:dateUtc="2025-04-16T07:22:00Z"/>
              <w:rFonts w:ascii="Arial" w:hAnsi="Arial" w:cs="Arial"/>
              <w:szCs w:val="20"/>
              <w:u w:val="single"/>
              <w:rtl/>
            </w:rPr>
          </w:rPrChange>
        </w:rPr>
        <w:pPrChange w:id="2175" w:author="Yael Gottlieb" w:date="2025-04-16T10:22:00Z" w16du:dateUtc="2025-04-16T07:22:00Z">
          <w:pPr>
            <w:spacing w:line="360" w:lineRule="auto"/>
            <w:ind w:left="360"/>
          </w:pPr>
        </w:pPrChange>
      </w:pPr>
      <w:del w:id="2176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177" w:author="Yael Gottlieb" w:date="2025-04-15T13:53:00Z" w16du:dateUtc="2025-04-15T10:53:00Z">
              <w:rPr>
                <w:rFonts w:ascii="Arial" w:hAnsi="Arial" w:cs="Arial" w:hint="cs"/>
                <w:szCs w:val="20"/>
                <w:rtl/>
              </w:rPr>
            </w:rPrChange>
          </w:rPr>
          <w:delText xml:space="preserve">    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178" w:author="Yael Gottlieb" w:date="2025-04-15T13:53:00Z" w16du:dateUtc="2025-04-15T10:53:00Z">
              <w:rPr>
                <w:rFonts w:ascii="Arial" w:hAnsi="Arial" w:cs="Arial"/>
                <w:szCs w:val="20"/>
                <w:rtl/>
              </w:rPr>
            </w:rPrChange>
          </w:rPr>
          <w:delText>משך הדרכה משוער:</w:delText>
        </w:r>
        <w:r w:rsidRPr="00AB5A4E" w:rsidDel="00C56747">
          <w:rPr>
            <w:rFonts w:asciiTheme="minorBidi" w:hAnsiTheme="minorBidi" w:cstheme="minorBidi"/>
            <w:b/>
            <w:bCs/>
            <w:i/>
            <w:iCs/>
            <w:sz w:val="24"/>
            <w:rtl/>
            <w:rPrChange w:id="2179" w:author="Yael Gottlieb" w:date="2025-04-15T13:53:00Z" w16du:dateUtc="2025-04-15T10:53:00Z">
              <w:rPr>
                <w:rFonts w:ascii="Arial" w:hAnsi="Arial" w:cs="Arial" w:hint="cs"/>
                <w:b/>
                <w:bCs/>
                <w:i/>
                <w:iCs/>
                <w:szCs w:val="22"/>
                <w:rtl/>
              </w:rPr>
            </w:rPrChange>
          </w:rPr>
          <w:delText xml:space="preserve">_________                                    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180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תאריך ההדרכה</w:delText>
        </w:r>
        <w:r w:rsidRPr="00AB5A4E" w:rsidDel="00C56747">
          <w:rPr>
            <w:rFonts w:asciiTheme="minorBidi" w:hAnsiTheme="minorBidi" w:cstheme="minorBidi"/>
            <w:sz w:val="24"/>
            <w:u w:val="single"/>
            <w:rtl/>
            <w:rPrChange w:id="2181" w:author="Yael Gottlieb" w:date="2025-04-15T13:53:00Z" w16du:dateUtc="2025-04-15T10:53:00Z">
              <w:rPr>
                <w:rFonts w:ascii="Arial" w:hAnsi="Arial" w:cs="Arial"/>
                <w:szCs w:val="22"/>
                <w:u w:val="single"/>
                <w:rtl/>
              </w:rPr>
            </w:rPrChange>
          </w:rPr>
          <w:softHyphen/>
        </w:r>
        <w:r w:rsidRPr="00AB5A4E" w:rsidDel="00C56747">
          <w:rPr>
            <w:rFonts w:asciiTheme="minorBidi" w:hAnsiTheme="minorBidi" w:cstheme="minorBidi"/>
            <w:sz w:val="24"/>
            <w:u w:val="single"/>
            <w:rtl/>
            <w:rPrChange w:id="2182" w:author="Yael Gottlieb" w:date="2025-04-15T13:53:00Z" w16du:dateUtc="2025-04-15T10:53:00Z">
              <w:rPr>
                <w:rFonts w:ascii="Arial" w:hAnsi="Arial" w:cs="Arial" w:hint="cs"/>
                <w:szCs w:val="22"/>
                <w:u w:val="single"/>
                <w:rtl/>
              </w:rPr>
            </w:rPrChange>
          </w:rPr>
          <w:softHyphen/>
        </w:r>
        <w:r w:rsidRPr="00AB5A4E" w:rsidDel="00C56747">
          <w:rPr>
            <w:rFonts w:asciiTheme="minorBidi" w:hAnsiTheme="minorBidi" w:cstheme="minorBidi"/>
            <w:sz w:val="24"/>
            <w:u w:val="single"/>
            <w:rtl/>
            <w:rPrChange w:id="2183" w:author="Yael Gottlieb" w:date="2025-04-15T13:53:00Z" w16du:dateUtc="2025-04-15T10:53:00Z">
              <w:rPr>
                <w:rFonts w:ascii="Arial" w:hAnsi="Arial" w:cs="Arial" w:hint="cs"/>
                <w:szCs w:val="22"/>
                <w:u w:val="single"/>
                <w:rtl/>
              </w:rPr>
            </w:rPrChange>
          </w:rPr>
          <w:softHyphen/>
        </w:r>
        <w:r w:rsidRPr="00AB5A4E" w:rsidDel="00C56747">
          <w:rPr>
            <w:rFonts w:asciiTheme="minorBidi" w:hAnsiTheme="minorBidi" w:cstheme="minorBidi"/>
            <w:sz w:val="24"/>
            <w:u w:val="single"/>
            <w:rtl/>
            <w:rPrChange w:id="2184" w:author="Yael Gottlieb" w:date="2025-04-15T13:53:00Z" w16du:dateUtc="2025-04-15T10:53:00Z">
              <w:rPr>
                <w:rFonts w:ascii="Arial" w:hAnsi="Arial" w:cs="Arial" w:hint="cs"/>
                <w:szCs w:val="22"/>
                <w:u w:val="single"/>
                <w:rtl/>
              </w:rPr>
            </w:rPrChange>
          </w:rPr>
          <w:softHyphen/>
        </w:r>
        <w:r w:rsidRPr="00AB5A4E" w:rsidDel="00C56747">
          <w:rPr>
            <w:rFonts w:asciiTheme="minorBidi" w:hAnsiTheme="minorBidi" w:cstheme="minorBidi"/>
            <w:sz w:val="24"/>
            <w:rtl/>
            <w:rPrChange w:id="2185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: </w:delText>
        </w:r>
        <w:r w:rsidRPr="00AB5A4E" w:rsidDel="00C56747">
          <w:rPr>
            <w:rFonts w:asciiTheme="minorBidi" w:hAnsiTheme="minorBidi" w:cstheme="minorBidi"/>
            <w:b/>
            <w:bCs/>
            <w:i/>
            <w:iCs/>
            <w:sz w:val="24"/>
            <w:rtl/>
            <w:rPrChange w:id="2186" w:author="Yael Gottlieb" w:date="2025-04-15T13:53:00Z" w16du:dateUtc="2025-04-15T10:53:00Z">
              <w:rPr>
                <w:rFonts w:ascii="Arial" w:hAnsi="Arial" w:cs="Arial" w:hint="cs"/>
                <w:b/>
                <w:bCs/>
                <w:i/>
                <w:iCs/>
                <w:szCs w:val="22"/>
                <w:rtl/>
              </w:rPr>
            </w:rPrChange>
          </w:rPr>
          <w:delText>________</w:delText>
        </w:r>
      </w:del>
    </w:p>
    <w:p w14:paraId="28ED23CD" w14:textId="57368F2E" w:rsidR="00C9209F" w:rsidRPr="00AB5A4E" w:rsidDel="00C56747" w:rsidRDefault="00C9209F" w:rsidP="00C56747">
      <w:pPr>
        <w:spacing w:line="360" w:lineRule="auto"/>
        <w:rPr>
          <w:del w:id="2187" w:author="Yael Gottlieb" w:date="2025-04-16T10:22:00Z" w16du:dateUtc="2025-04-16T07:22:00Z"/>
          <w:rFonts w:asciiTheme="minorBidi" w:hAnsiTheme="minorBidi" w:cstheme="minorBidi"/>
          <w:sz w:val="24"/>
          <w:u w:val="single"/>
          <w:rtl/>
          <w:rPrChange w:id="2188" w:author="Yael Gottlieb" w:date="2025-04-15T13:53:00Z" w16du:dateUtc="2025-04-15T10:53:00Z">
            <w:rPr>
              <w:del w:id="2189" w:author="Yael Gottlieb" w:date="2025-04-16T10:22:00Z" w16du:dateUtc="2025-04-16T07:22:00Z"/>
              <w:rFonts w:ascii="Arial" w:hAnsi="Arial" w:cs="Arial"/>
              <w:szCs w:val="20"/>
              <w:u w:val="single"/>
              <w:rtl/>
            </w:rPr>
          </w:rPrChange>
        </w:rPr>
        <w:pPrChange w:id="2190" w:author="Yael Gottlieb" w:date="2025-04-16T10:22:00Z" w16du:dateUtc="2025-04-16T07:22:00Z">
          <w:pPr>
            <w:spacing w:line="360" w:lineRule="auto"/>
            <w:ind w:left="360"/>
            <w:jc w:val="center"/>
          </w:pPr>
        </w:pPrChange>
      </w:pPr>
    </w:p>
    <w:p w14:paraId="2C832F2A" w14:textId="0B60F54C" w:rsidR="00C9209F" w:rsidRPr="00AB5A4E" w:rsidDel="00C56747" w:rsidRDefault="00C9209F" w:rsidP="00C56747">
      <w:pPr>
        <w:spacing w:line="360" w:lineRule="auto"/>
        <w:rPr>
          <w:del w:id="2191" w:author="Yael Gottlieb" w:date="2025-04-16T10:22:00Z" w16du:dateUtc="2025-04-16T07:22:00Z"/>
          <w:rFonts w:asciiTheme="minorBidi" w:hAnsiTheme="minorBidi" w:cstheme="minorBidi"/>
          <w:sz w:val="24"/>
          <w:rtl/>
          <w:rPrChange w:id="2192" w:author="Yael Gottlieb" w:date="2025-04-15T13:53:00Z" w16du:dateUtc="2025-04-15T10:53:00Z">
            <w:rPr>
              <w:del w:id="2193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2194" w:author="Yael Gottlieb" w:date="2025-04-16T10:22:00Z" w16du:dateUtc="2025-04-16T07:22:00Z">
          <w:pPr/>
        </w:pPrChange>
      </w:pPr>
      <w:del w:id="2195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196" w:author="Yael Gottlieb" w:date="2025-04-15T13:53:00Z" w16du:dateUtc="2025-04-15T10:53:00Z">
              <w:rPr>
                <w:rFonts w:ascii="Arial" w:hAnsi="Arial" w:cs="Arial"/>
                <w:szCs w:val="20"/>
                <w:rtl/>
              </w:rPr>
            </w:rPrChange>
          </w:rPr>
          <w:delText xml:space="preserve">             שם המדריך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197" w:author="Yael Gottlieb" w:date="2025-04-15T13:53:00Z" w16du:dateUtc="2025-04-15T10:53:00Z">
              <w:rPr>
                <w:rFonts w:ascii="Arial" w:hAnsi="Arial" w:cs="Arial" w:hint="cs"/>
                <w:szCs w:val="20"/>
                <w:rtl/>
              </w:rPr>
            </w:rPrChange>
          </w:rPr>
          <w:delText>: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198" w:author="Yael Gottlieb" w:date="2025-04-15T13:53:00Z" w16du:dateUtc="2025-04-15T10:53:00Z">
              <w:rPr>
                <w:rFonts w:ascii="Arial" w:hAnsi="Arial" w:cs="Arial"/>
                <w:szCs w:val="20"/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b/>
            <w:bCs/>
            <w:i/>
            <w:iCs/>
            <w:sz w:val="24"/>
            <w:rtl/>
            <w:rPrChange w:id="2199" w:author="Yael Gottlieb" w:date="2025-04-15T13:53:00Z" w16du:dateUtc="2025-04-15T10:53:00Z">
              <w:rPr>
                <w:rFonts w:ascii="Arial" w:hAnsi="Arial" w:cs="Arial" w:hint="cs"/>
                <w:b/>
                <w:bCs/>
                <w:i/>
                <w:iCs/>
                <w:sz w:val="24"/>
                <w:rtl/>
              </w:rPr>
            </w:rPrChange>
          </w:rPr>
          <w:delText>___________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200" w:author="Yael Gottlieb" w:date="2025-04-15T13:53:00Z" w16du:dateUtc="2025-04-15T10:53:00Z">
              <w:rPr>
                <w:rFonts w:ascii="Arial" w:hAnsi="Arial" w:cs="Arial"/>
                <w:sz w:val="24"/>
                <w:rtl/>
              </w:rPr>
            </w:rPrChange>
          </w:rPr>
          <w:delText xml:space="preserve">                   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201" w:author="Yael Gottlieb" w:date="2025-04-15T13:53:00Z" w16du:dateUtc="2025-04-15T10:53:00Z">
              <w:rPr>
                <w:rFonts w:ascii="Arial" w:hAnsi="Arial" w:cs="Arial" w:hint="cs"/>
                <w:sz w:val="24"/>
                <w:rtl/>
              </w:rPr>
            </w:rPrChange>
          </w:rPr>
          <w:delText xml:space="preserve">                   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202" w:author="Yael Gottlieb" w:date="2025-04-15T13:53:00Z" w16du:dateUtc="2025-04-15T10:53:00Z">
              <w:rPr>
                <w:rFonts w:ascii="Arial" w:hAnsi="Arial" w:cs="Arial"/>
                <w:szCs w:val="20"/>
                <w:rtl/>
              </w:rPr>
            </w:rPrChange>
          </w:rPr>
          <w:delText>שם החברה: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203" w:author="Yael Gottlieb" w:date="2025-04-15T13:53:00Z" w16du:dateUtc="2025-04-15T10:53:00Z">
              <w:rPr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b/>
            <w:bCs/>
            <w:i/>
            <w:iCs/>
            <w:noProof w:val="0"/>
            <w:sz w:val="24"/>
            <w:rtl/>
            <w:rPrChange w:id="2204" w:author="Yael Gottlieb" w:date="2025-04-15T13:53:00Z" w16du:dateUtc="2025-04-15T10:53:00Z">
              <w:rPr>
                <w:rFonts w:ascii="Arial" w:hAnsi="Arial" w:cs="Arial" w:hint="cs"/>
                <w:b/>
                <w:bCs/>
                <w:i/>
                <w:iCs/>
                <w:noProof w:val="0"/>
                <w:szCs w:val="22"/>
                <w:rtl/>
              </w:rPr>
            </w:rPrChange>
          </w:rPr>
          <w:delText>___________</w:delText>
        </w:r>
      </w:del>
    </w:p>
    <w:p w14:paraId="3FB520DF" w14:textId="21AF219A" w:rsidR="00C9209F" w:rsidRPr="00AB5A4E" w:rsidDel="00C56747" w:rsidRDefault="00C9209F" w:rsidP="00C56747">
      <w:pPr>
        <w:spacing w:line="360" w:lineRule="auto"/>
        <w:rPr>
          <w:del w:id="2205" w:author="Yael Gottlieb" w:date="2025-04-16T10:22:00Z" w16du:dateUtc="2025-04-16T07:22:00Z"/>
          <w:rFonts w:asciiTheme="minorBidi" w:hAnsiTheme="minorBidi" w:cstheme="minorBidi"/>
          <w:sz w:val="24"/>
          <w:rtl/>
          <w:rPrChange w:id="2206" w:author="Yael Gottlieb" w:date="2025-04-15T13:53:00Z" w16du:dateUtc="2025-04-15T10:53:00Z">
            <w:rPr>
              <w:del w:id="2207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2208" w:author="Yael Gottlieb" w:date="2025-04-16T10:22:00Z" w16du:dateUtc="2025-04-16T07:22:00Z">
          <w:pPr/>
        </w:pPrChange>
      </w:pPr>
    </w:p>
    <w:p w14:paraId="22BAD0D9" w14:textId="73859A51" w:rsidR="00C9209F" w:rsidRPr="00AB5A4E" w:rsidDel="00C56747" w:rsidRDefault="00C9209F" w:rsidP="00C56747">
      <w:pPr>
        <w:spacing w:line="360" w:lineRule="auto"/>
        <w:rPr>
          <w:del w:id="2209" w:author="Yael Gottlieb" w:date="2025-04-16T10:22:00Z" w16du:dateUtc="2025-04-16T07:22:00Z"/>
          <w:rFonts w:asciiTheme="minorBidi" w:hAnsiTheme="minorBidi" w:cstheme="minorBidi"/>
          <w:sz w:val="24"/>
          <w:rtl/>
          <w:rPrChange w:id="2210" w:author="Yael Gottlieb" w:date="2025-04-15T13:53:00Z" w16du:dateUtc="2025-04-15T10:53:00Z">
            <w:rPr>
              <w:del w:id="2211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2212" w:author="Yael Gottlieb" w:date="2025-04-16T10:22:00Z" w16du:dateUtc="2025-04-16T07:22:00Z">
          <w:pPr/>
        </w:pPrChange>
      </w:pPr>
      <w:del w:id="2213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214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      הודרכתי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215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והבנתי את כל ההוראות, וכן ניתנה לי סקירה לגבי הסיכונים הקיימים במ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216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 xml:space="preserve">פעל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217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ב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218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ו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219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 xml:space="preserve"> אעבוד על-ידי </w:delText>
        </w:r>
      </w:del>
    </w:p>
    <w:p w14:paraId="73EAD365" w14:textId="611AD08D" w:rsidR="00C9209F" w:rsidRPr="00AB5A4E" w:rsidDel="00C56747" w:rsidRDefault="00C9209F" w:rsidP="00C56747">
      <w:pPr>
        <w:spacing w:line="360" w:lineRule="auto"/>
        <w:rPr>
          <w:del w:id="2220" w:author="Yael Gottlieb" w:date="2025-04-16T10:22:00Z" w16du:dateUtc="2025-04-16T07:22:00Z"/>
          <w:rFonts w:asciiTheme="minorBidi" w:hAnsiTheme="minorBidi" w:cstheme="minorBidi"/>
          <w:sz w:val="24"/>
          <w:rtl/>
          <w:rPrChange w:id="2221" w:author="Yael Gottlieb" w:date="2025-04-15T13:53:00Z" w16du:dateUtc="2025-04-15T10:53:00Z">
            <w:rPr>
              <w:del w:id="2222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2223" w:author="Yael Gottlieb" w:date="2025-04-16T10:22:00Z" w16du:dateUtc="2025-04-16T07:22:00Z">
          <w:pPr>
            <w:tabs>
              <w:tab w:val="left" w:pos="5954"/>
            </w:tabs>
            <w:spacing w:line="360" w:lineRule="auto"/>
            <w:ind w:left="360"/>
          </w:pPr>
        </w:pPrChange>
      </w:pPr>
      <w:del w:id="2224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225" w:author="Yael Gottlieb" w:date="2025-04-15T13:53:00Z" w16du:dateUtc="2025-04-15T10:53:00Z">
              <w:rPr>
                <w:rFonts w:ascii="Arial" w:hAnsi="Arial" w:cs="Arial"/>
                <w:sz w:val="18"/>
                <w:szCs w:val="22"/>
                <w:rtl/>
              </w:rPr>
            </w:rPrChange>
          </w:rPr>
          <w:delText>ממונה על הבטיחות/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226" w:author="Yael Gottlieb" w:date="2025-04-15T13:53:00Z" w16du:dateUtc="2025-04-15T10:53:00Z">
              <w:rPr>
                <w:rFonts w:ascii="Arial" w:hAnsi="Arial" w:cs="Arial" w:hint="cs"/>
                <w:sz w:val="18"/>
                <w:szCs w:val="22"/>
                <w:rtl/>
              </w:rPr>
            </w:rPrChange>
          </w:rPr>
          <w:delText>מדריך בטיחות.</w:delText>
        </w:r>
      </w:del>
    </w:p>
    <w:tbl>
      <w:tblPr>
        <w:tblpPr w:leftFromText="180" w:rightFromText="180" w:vertAnchor="page" w:horzAnchor="margin" w:tblpY="7726"/>
        <w:bidiVisual/>
        <w:tblW w:w="0" w:type="auto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3"/>
        <w:gridCol w:w="2223"/>
        <w:gridCol w:w="2172"/>
        <w:gridCol w:w="1898"/>
      </w:tblGrid>
      <w:tr w:rsidR="00AB5A4E" w:rsidRPr="00AB5A4E" w:rsidDel="00C56747" w14:paraId="2F407871" w14:textId="0C8C22DD" w:rsidTr="009B1A7D">
        <w:trPr>
          <w:trHeight w:val="619"/>
          <w:del w:id="2227" w:author="Yael Gottlieb" w:date="2025-04-16T10:22:00Z" w16du:dateUtc="2025-04-16T07:22:00Z"/>
        </w:trPr>
        <w:tc>
          <w:tcPr>
            <w:tcW w:w="2426" w:type="dxa"/>
            <w:tcBorders>
              <w:bottom w:val="double" w:sz="4" w:space="0" w:color="auto"/>
            </w:tcBorders>
            <w:vAlign w:val="center"/>
          </w:tcPr>
          <w:p w14:paraId="12BCBD3C" w14:textId="19B64016" w:rsidR="00C9209F" w:rsidRPr="00AB5A4E" w:rsidDel="00C56747" w:rsidRDefault="00C9209F" w:rsidP="00C56747">
            <w:pPr>
              <w:spacing w:line="360" w:lineRule="auto"/>
              <w:rPr>
                <w:del w:id="2228" w:author="Yael Gottlieb" w:date="2025-04-16T10:22:00Z" w16du:dateUtc="2025-04-16T07:22:00Z"/>
                <w:rFonts w:asciiTheme="minorBidi" w:hAnsiTheme="minorBidi" w:cstheme="minorBidi"/>
                <w:b/>
                <w:bCs/>
                <w:sz w:val="24"/>
                <w:rtl/>
                <w:rPrChange w:id="2229" w:author="Yael Gottlieb" w:date="2025-04-15T13:53:00Z" w16du:dateUtc="2025-04-15T10:53:00Z">
                  <w:rPr>
                    <w:del w:id="2230" w:author="Yael Gottlieb" w:date="2025-04-16T10:22:00Z" w16du:dateUtc="2025-04-16T07:22:00Z"/>
                    <w:rFonts w:ascii="Arial" w:hAnsi="Arial" w:cs="Arial"/>
                    <w:b/>
                    <w:bCs/>
                    <w:szCs w:val="22"/>
                    <w:rtl/>
                  </w:rPr>
                </w:rPrChange>
              </w:rPr>
              <w:pPrChange w:id="2231" w:author="Yael Gottlieb" w:date="2025-04-16T10:22:00Z" w16du:dateUtc="2025-04-16T07:22:00Z">
                <w:pPr>
                  <w:framePr w:hSpace="180" w:wrap="around" w:vAnchor="page" w:hAnchor="margin" w:y="7726"/>
                  <w:jc w:val="center"/>
                </w:pPr>
              </w:pPrChange>
            </w:pPr>
            <w:del w:id="2232" w:author="Yael Gottlieb" w:date="2025-04-16T10:22:00Z" w16du:dateUtc="2025-04-16T07:22:00Z">
              <w:r w:rsidRPr="00AB5A4E" w:rsidDel="00C56747">
                <w:rPr>
                  <w:rFonts w:asciiTheme="minorBidi" w:hAnsiTheme="minorBidi" w:cstheme="minorBidi"/>
                  <w:b/>
                  <w:bCs/>
                  <w:sz w:val="24"/>
                  <w:rtl/>
                  <w:rPrChange w:id="2233" w:author="Yael Gottlieb" w:date="2025-04-15T13:53:00Z" w16du:dateUtc="2025-04-15T10:53:00Z">
                    <w:rPr>
                      <w:rFonts w:ascii="Arial" w:hAnsi="Arial" w:cs="Arial"/>
                      <w:b/>
                      <w:bCs/>
                      <w:szCs w:val="22"/>
                      <w:rtl/>
                    </w:rPr>
                  </w:rPrChange>
                </w:rPr>
                <w:delText>מס' ת.ז.</w:delText>
              </w:r>
            </w:del>
          </w:p>
        </w:tc>
        <w:tc>
          <w:tcPr>
            <w:tcW w:w="2676" w:type="dxa"/>
            <w:tcBorders>
              <w:bottom w:val="double" w:sz="4" w:space="0" w:color="auto"/>
            </w:tcBorders>
            <w:vAlign w:val="center"/>
          </w:tcPr>
          <w:p w14:paraId="6DB45DDE" w14:textId="7FC54F0D" w:rsidR="00C9209F" w:rsidRPr="00AB5A4E" w:rsidDel="00C56747" w:rsidRDefault="00C9209F" w:rsidP="00C56747">
            <w:pPr>
              <w:spacing w:line="360" w:lineRule="auto"/>
              <w:rPr>
                <w:del w:id="2234" w:author="Yael Gottlieb" w:date="2025-04-16T10:22:00Z" w16du:dateUtc="2025-04-16T07:22:00Z"/>
                <w:rFonts w:asciiTheme="minorBidi" w:hAnsiTheme="minorBidi" w:cstheme="minorBidi"/>
                <w:b/>
                <w:bCs/>
                <w:sz w:val="24"/>
                <w:rtl/>
                <w:rPrChange w:id="2235" w:author="Yael Gottlieb" w:date="2025-04-15T13:53:00Z" w16du:dateUtc="2025-04-15T10:53:00Z">
                  <w:rPr>
                    <w:del w:id="2236" w:author="Yael Gottlieb" w:date="2025-04-16T10:22:00Z" w16du:dateUtc="2025-04-16T07:22:00Z"/>
                    <w:rFonts w:ascii="Arial" w:hAnsi="Arial" w:cs="Arial"/>
                    <w:b/>
                    <w:bCs/>
                    <w:szCs w:val="22"/>
                    <w:rtl/>
                  </w:rPr>
                </w:rPrChange>
              </w:rPr>
              <w:pPrChange w:id="2237" w:author="Yael Gottlieb" w:date="2025-04-16T10:22:00Z" w16du:dateUtc="2025-04-16T07:22:00Z">
                <w:pPr>
                  <w:framePr w:hSpace="180" w:wrap="around" w:vAnchor="page" w:hAnchor="margin" w:y="7726"/>
                  <w:jc w:val="center"/>
                </w:pPr>
              </w:pPrChange>
            </w:pPr>
            <w:del w:id="2238" w:author="Yael Gottlieb" w:date="2025-04-16T10:22:00Z" w16du:dateUtc="2025-04-16T07:22:00Z">
              <w:r w:rsidRPr="00AB5A4E" w:rsidDel="00C56747">
                <w:rPr>
                  <w:rFonts w:asciiTheme="minorBidi" w:hAnsiTheme="minorBidi" w:cstheme="minorBidi"/>
                  <w:b/>
                  <w:bCs/>
                  <w:sz w:val="24"/>
                  <w:rtl/>
                  <w:rPrChange w:id="2239" w:author="Yael Gottlieb" w:date="2025-04-15T13:53:00Z" w16du:dateUtc="2025-04-15T10:53:00Z">
                    <w:rPr>
                      <w:rFonts w:ascii="Arial" w:hAnsi="Arial" w:cs="Arial"/>
                      <w:b/>
                      <w:bCs/>
                      <w:szCs w:val="22"/>
                      <w:rtl/>
                    </w:rPr>
                  </w:rPrChange>
                </w:rPr>
                <w:delText>שם ומשפחה</w:delText>
              </w:r>
            </w:del>
          </w:p>
        </w:tc>
        <w:tc>
          <w:tcPr>
            <w:tcW w:w="2677" w:type="dxa"/>
            <w:tcBorders>
              <w:bottom w:val="double" w:sz="4" w:space="0" w:color="auto"/>
            </w:tcBorders>
            <w:vAlign w:val="center"/>
          </w:tcPr>
          <w:p w14:paraId="3B81FAE5" w14:textId="4F76955D" w:rsidR="00C9209F" w:rsidRPr="00AB5A4E" w:rsidDel="00C56747" w:rsidRDefault="00C9209F" w:rsidP="00C56747">
            <w:pPr>
              <w:spacing w:line="360" w:lineRule="auto"/>
              <w:rPr>
                <w:del w:id="2240" w:author="Yael Gottlieb" w:date="2025-04-16T10:22:00Z" w16du:dateUtc="2025-04-16T07:22:00Z"/>
                <w:rFonts w:asciiTheme="minorBidi" w:hAnsiTheme="minorBidi" w:cstheme="minorBidi"/>
                <w:b/>
                <w:bCs/>
                <w:sz w:val="24"/>
                <w:rtl/>
                <w:rPrChange w:id="2241" w:author="Yael Gottlieb" w:date="2025-04-15T13:53:00Z" w16du:dateUtc="2025-04-15T10:53:00Z">
                  <w:rPr>
                    <w:del w:id="2242" w:author="Yael Gottlieb" w:date="2025-04-16T10:22:00Z" w16du:dateUtc="2025-04-16T07:22:00Z"/>
                    <w:rFonts w:ascii="Arial" w:hAnsi="Arial" w:cs="Arial"/>
                    <w:b/>
                    <w:bCs/>
                    <w:szCs w:val="22"/>
                    <w:rtl/>
                  </w:rPr>
                </w:rPrChange>
              </w:rPr>
              <w:pPrChange w:id="2243" w:author="Yael Gottlieb" w:date="2025-04-16T10:22:00Z" w16du:dateUtc="2025-04-16T07:22:00Z">
                <w:pPr>
                  <w:framePr w:hSpace="180" w:wrap="around" w:vAnchor="page" w:hAnchor="margin" w:y="7726"/>
                  <w:jc w:val="center"/>
                </w:pPr>
              </w:pPrChange>
            </w:pPr>
            <w:del w:id="2244" w:author="Yael Gottlieb" w:date="2025-04-16T10:22:00Z" w16du:dateUtc="2025-04-16T07:22:00Z">
              <w:r w:rsidRPr="00AB5A4E" w:rsidDel="00C56747">
                <w:rPr>
                  <w:rFonts w:asciiTheme="minorBidi" w:hAnsiTheme="minorBidi" w:cstheme="minorBidi"/>
                  <w:b/>
                  <w:bCs/>
                  <w:sz w:val="24"/>
                  <w:rtl/>
                  <w:rPrChange w:id="2245" w:author="Yael Gottlieb" w:date="2025-04-15T13:53:00Z" w16du:dateUtc="2025-04-15T10:53:00Z">
                    <w:rPr>
                      <w:rFonts w:ascii="Arial" w:hAnsi="Arial" w:cs="Arial"/>
                      <w:b/>
                      <w:bCs/>
                      <w:szCs w:val="22"/>
                      <w:rtl/>
                    </w:rPr>
                  </w:rPrChange>
                </w:rPr>
                <w:delText>תפקיד</w:delText>
              </w:r>
            </w:del>
          </w:p>
        </w:tc>
        <w:tc>
          <w:tcPr>
            <w:tcW w:w="2285" w:type="dxa"/>
            <w:tcBorders>
              <w:bottom w:val="double" w:sz="4" w:space="0" w:color="auto"/>
            </w:tcBorders>
            <w:vAlign w:val="center"/>
          </w:tcPr>
          <w:p w14:paraId="0482F6BE" w14:textId="134D0381" w:rsidR="00C9209F" w:rsidRPr="00AB5A4E" w:rsidDel="00C56747" w:rsidRDefault="00C9209F" w:rsidP="00C56747">
            <w:pPr>
              <w:spacing w:line="360" w:lineRule="auto"/>
              <w:rPr>
                <w:del w:id="2246" w:author="Yael Gottlieb" w:date="2025-04-16T10:22:00Z" w16du:dateUtc="2025-04-16T07:22:00Z"/>
                <w:rFonts w:asciiTheme="minorBidi" w:hAnsiTheme="minorBidi" w:cstheme="minorBidi"/>
                <w:b/>
                <w:bCs/>
                <w:sz w:val="24"/>
                <w:rtl/>
                <w:rPrChange w:id="2247" w:author="Yael Gottlieb" w:date="2025-04-15T13:53:00Z" w16du:dateUtc="2025-04-15T10:53:00Z">
                  <w:rPr>
                    <w:del w:id="2248" w:author="Yael Gottlieb" w:date="2025-04-16T10:22:00Z" w16du:dateUtc="2025-04-16T07:22:00Z"/>
                    <w:rFonts w:ascii="Arial" w:hAnsi="Arial" w:cs="Arial"/>
                    <w:b/>
                    <w:bCs/>
                    <w:szCs w:val="22"/>
                    <w:rtl/>
                  </w:rPr>
                </w:rPrChange>
              </w:rPr>
              <w:pPrChange w:id="2249" w:author="Yael Gottlieb" w:date="2025-04-16T10:22:00Z" w16du:dateUtc="2025-04-16T07:22:00Z">
                <w:pPr>
                  <w:framePr w:hSpace="180" w:wrap="around" w:vAnchor="page" w:hAnchor="margin" w:y="7726"/>
                  <w:jc w:val="center"/>
                </w:pPr>
              </w:pPrChange>
            </w:pPr>
            <w:del w:id="2250" w:author="Yael Gottlieb" w:date="2025-04-16T10:22:00Z" w16du:dateUtc="2025-04-16T07:22:00Z">
              <w:r w:rsidRPr="00AB5A4E" w:rsidDel="00C56747">
                <w:rPr>
                  <w:rFonts w:asciiTheme="minorBidi" w:hAnsiTheme="minorBidi" w:cstheme="minorBidi"/>
                  <w:b/>
                  <w:bCs/>
                  <w:sz w:val="24"/>
                  <w:rtl/>
                  <w:rPrChange w:id="2251" w:author="Yael Gottlieb" w:date="2025-04-15T13:53:00Z" w16du:dateUtc="2025-04-15T10:53:00Z">
                    <w:rPr>
                      <w:rFonts w:ascii="Arial" w:hAnsi="Arial" w:cs="Arial"/>
                      <w:b/>
                      <w:bCs/>
                      <w:szCs w:val="22"/>
                      <w:rtl/>
                    </w:rPr>
                  </w:rPrChange>
                </w:rPr>
                <w:delText>חתימה</w:delText>
              </w:r>
            </w:del>
          </w:p>
        </w:tc>
      </w:tr>
      <w:tr w:rsidR="00AB5A4E" w:rsidRPr="00AB5A4E" w:rsidDel="00C56747" w14:paraId="7C8D310D" w14:textId="11040506" w:rsidTr="009B1A7D">
        <w:trPr>
          <w:trHeight w:val="315"/>
          <w:del w:id="2252" w:author="Yael Gottlieb" w:date="2025-04-16T10:22:00Z" w16du:dateUtc="2025-04-16T07:22:00Z"/>
        </w:trPr>
        <w:tc>
          <w:tcPr>
            <w:tcW w:w="2426" w:type="dxa"/>
            <w:tcBorders>
              <w:top w:val="double" w:sz="4" w:space="0" w:color="auto"/>
            </w:tcBorders>
            <w:vAlign w:val="center"/>
          </w:tcPr>
          <w:p w14:paraId="57596157" w14:textId="77223832" w:rsidR="00C9209F" w:rsidRPr="00AB5A4E" w:rsidDel="00C56747" w:rsidRDefault="00C9209F" w:rsidP="00C56747">
            <w:pPr>
              <w:spacing w:line="360" w:lineRule="auto"/>
              <w:rPr>
                <w:del w:id="2253" w:author="Yael Gottlieb" w:date="2025-04-16T10:22:00Z" w16du:dateUtc="2025-04-16T07:22:00Z"/>
                <w:rFonts w:asciiTheme="minorBidi" w:hAnsiTheme="minorBidi" w:cstheme="minorBidi"/>
                <w:b/>
                <w:bCs/>
                <w:i/>
                <w:iCs/>
                <w:noProof w:val="0"/>
                <w:sz w:val="24"/>
                <w:rPrChange w:id="2254" w:author="Yael Gottlieb" w:date="2025-04-15T13:53:00Z" w16du:dateUtc="2025-04-15T10:53:00Z">
                  <w:rPr>
                    <w:del w:id="2255" w:author="Yael Gottlieb" w:date="2025-04-16T10:22:00Z" w16du:dateUtc="2025-04-16T07:22:00Z"/>
                    <w:rFonts w:ascii="Arial" w:hAnsi="Arial" w:cs="Arial"/>
                    <w:b/>
                    <w:bCs/>
                    <w:i/>
                    <w:iCs/>
                    <w:noProof w:val="0"/>
                    <w:szCs w:val="22"/>
                  </w:rPr>
                </w:rPrChange>
              </w:rPr>
              <w:pPrChange w:id="2256" w:author="Yael Gottlieb" w:date="2025-04-16T10:22:00Z" w16du:dateUtc="2025-04-16T07:22:00Z">
                <w:pPr>
                  <w:framePr w:hSpace="180" w:wrap="around" w:vAnchor="page" w:hAnchor="margin" w:y="7726"/>
                  <w:bidi w:val="0"/>
                  <w:jc w:val="center"/>
                </w:pPr>
              </w:pPrChange>
            </w:pPr>
          </w:p>
        </w:tc>
        <w:tc>
          <w:tcPr>
            <w:tcW w:w="2676" w:type="dxa"/>
            <w:tcBorders>
              <w:top w:val="double" w:sz="4" w:space="0" w:color="auto"/>
            </w:tcBorders>
            <w:vAlign w:val="bottom"/>
          </w:tcPr>
          <w:p w14:paraId="1AF81BBA" w14:textId="76D2D40A" w:rsidR="00C9209F" w:rsidRPr="00AB5A4E" w:rsidDel="00C56747" w:rsidRDefault="00C9209F" w:rsidP="00C56747">
            <w:pPr>
              <w:spacing w:line="360" w:lineRule="auto"/>
              <w:rPr>
                <w:del w:id="2257" w:author="Yael Gottlieb" w:date="2025-04-16T10:22:00Z" w16du:dateUtc="2025-04-16T07:22:00Z"/>
                <w:rFonts w:asciiTheme="minorBidi" w:hAnsiTheme="minorBidi" w:cstheme="minorBidi"/>
                <w:b/>
                <w:bCs/>
                <w:i/>
                <w:iCs/>
                <w:noProof w:val="0"/>
                <w:sz w:val="24"/>
                <w:rtl/>
                <w:rPrChange w:id="2258" w:author="Yael Gottlieb" w:date="2025-04-15T13:53:00Z" w16du:dateUtc="2025-04-15T10:53:00Z">
                  <w:rPr>
                    <w:del w:id="2259" w:author="Yael Gottlieb" w:date="2025-04-16T10:22:00Z" w16du:dateUtc="2025-04-16T07:22:00Z"/>
                    <w:rFonts w:ascii="Arial" w:hAnsi="Arial" w:cs="Arial"/>
                    <w:b/>
                    <w:bCs/>
                    <w:i/>
                    <w:iCs/>
                    <w:noProof w:val="0"/>
                    <w:szCs w:val="22"/>
                    <w:rtl/>
                  </w:rPr>
                </w:rPrChange>
              </w:rPr>
              <w:pPrChange w:id="2260" w:author="Yael Gottlieb" w:date="2025-04-16T10:22:00Z" w16du:dateUtc="2025-04-16T07:22:00Z">
                <w:pPr>
                  <w:framePr w:hSpace="180" w:wrap="around" w:vAnchor="page" w:hAnchor="margin" w:y="7726"/>
                  <w:jc w:val="center"/>
                </w:pPr>
              </w:pPrChange>
            </w:pPr>
          </w:p>
        </w:tc>
        <w:tc>
          <w:tcPr>
            <w:tcW w:w="2677" w:type="dxa"/>
            <w:tcBorders>
              <w:top w:val="double" w:sz="4" w:space="0" w:color="auto"/>
            </w:tcBorders>
            <w:vAlign w:val="bottom"/>
          </w:tcPr>
          <w:p w14:paraId="3B4C6F3C" w14:textId="111D89D5" w:rsidR="00C9209F" w:rsidRPr="00AB5A4E" w:rsidDel="00C56747" w:rsidRDefault="00C9209F" w:rsidP="00C56747">
            <w:pPr>
              <w:spacing w:line="360" w:lineRule="auto"/>
              <w:rPr>
                <w:del w:id="2261" w:author="Yael Gottlieb" w:date="2025-04-16T10:22:00Z" w16du:dateUtc="2025-04-16T07:22:00Z"/>
                <w:rFonts w:asciiTheme="minorBidi" w:hAnsiTheme="minorBidi" w:cstheme="minorBidi"/>
                <w:b/>
                <w:bCs/>
                <w:i/>
                <w:iCs/>
                <w:noProof w:val="0"/>
                <w:sz w:val="24"/>
                <w:rtl/>
                <w:rPrChange w:id="2262" w:author="Yael Gottlieb" w:date="2025-04-15T13:53:00Z" w16du:dateUtc="2025-04-15T10:53:00Z">
                  <w:rPr>
                    <w:del w:id="2263" w:author="Yael Gottlieb" w:date="2025-04-16T10:22:00Z" w16du:dateUtc="2025-04-16T07:22:00Z"/>
                    <w:rFonts w:ascii="Arial" w:hAnsi="Arial" w:cs="Arial"/>
                    <w:b/>
                    <w:bCs/>
                    <w:i/>
                    <w:iCs/>
                    <w:noProof w:val="0"/>
                    <w:szCs w:val="22"/>
                    <w:rtl/>
                  </w:rPr>
                </w:rPrChange>
              </w:rPr>
              <w:pPrChange w:id="2264" w:author="Yael Gottlieb" w:date="2025-04-16T10:22:00Z" w16du:dateUtc="2025-04-16T07:22:00Z">
                <w:pPr>
                  <w:framePr w:hSpace="180" w:wrap="around" w:vAnchor="page" w:hAnchor="margin" w:y="7726"/>
                  <w:jc w:val="center"/>
                </w:pPr>
              </w:pPrChange>
            </w:pPr>
          </w:p>
        </w:tc>
        <w:tc>
          <w:tcPr>
            <w:tcW w:w="2285" w:type="dxa"/>
            <w:tcBorders>
              <w:top w:val="double" w:sz="4" w:space="0" w:color="auto"/>
            </w:tcBorders>
            <w:vAlign w:val="center"/>
          </w:tcPr>
          <w:p w14:paraId="7E542144" w14:textId="353D7025" w:rsidR="00C9209F" w:rsidRPr="00AB5A4E" w:rsidDel="00C56747" w:rsidRDefault="00C9209F" w:rsidP="00C56747">
            <w:pPr>
              <w:spacing w:line="360" w:lineRule="auto"/>
              <w:rPr>
                <w:del w:id="2265" w:author="Yael Gottlieb" w:date="2025-04-16T10:22:00Z" w16du:dateUtc="2025-04-16T07:22:00Z"/>
                <w:rFonts w:asciiTheme="minorBidi" w:hAnsiTheme="minorBidi" w:cstheme="minorBidi"/>
                <w:sz w:val="24"/>
                <w:rtl/>
                <w:rPrChange w:id="2266" w:author="Yael Gottlieb" w:date="2025-04-15T13:53:00Z" w16du:dateUtc="2025-04-15T10:53:00Z">
                  <w:rPr>
                    <w:del w:id="2267" w:author="Yael Gottlieb" w:date="2025-04-16T10:22:00Z" w16du:dateUtc="2025-04-16T07:22:00Z"/>
                    <w:rtl/>
                  </w:rPr>
                </w:rPrChange>
              </w:rPr>
              <w:pPrChange w:id="2268" w:author="Yael Gottlieb" w:date="2025-04-16T10:22:00Z" w16du:dateUtc="2025-04-16T07:22:00Z">
                <w:pPr>
                  <w:framePr w:hSpace="180" w:wrap="around" w:vAnchor="page" w:hAnchor="margin" w:y="7726"/>
                  <w:jc w:val="center"/>
                </w:pPr>
              </w:pPrChange>
            </w:pPr>
          </w:p>
        </w:tc>
      </w:tr>
      <w:tr w:rsidR="00AB5A4E" w:rsidRPr="00AB5A4E" w:rsidDel="00C56747" w14:paraId="6029F66D" w14:textId="7E05D21C" w:rsidTr="009B1A7D">
        <w:trPr>
          <w:trHeight w:val="315"/>
          <w:del w:id="2269" w:author="Yael Gottlieb" w:date="2025-04-16T10:22:00Z" w16du:dateUtc="2025-04-16T07:22:00Z"/>
        </w:trPr>
        <w:tc>
          <w:tcPr>
            <w:tcW w:w="2426" w:type="dxa"/>
            <w:vAlign w:val="center"/>
          </w:tcPr>
          <w:p w14:paraId="4F9FA999" w14:textId="624178E4" w:rsidR="00C9209F" w:rsidRPr="00AB5A4E" w:rsidDel="00C56747" w:rsidRDefault="00C9209F" w:rsidP="00C56747">
            <w:pPr>
              <w:spacing w:line="360" w:lineRule="auto"/>
              <w:rPr>
                <w:del w:id="2270" w:author="Yael Gottlieb" w:date="2025-04-16T10:22:00Z" w16du:dateUtc="2025-04-16T07:22:00Z"/>
                <w:rFonts w:asciiTheme="minorBidi" w:hAnsiTheme="minorBidi" w:cstheme="minorBidi"/>
                <w:b/>
                <w:bCs/>
                <w:i/>
                <w:iCs/>
                <w:sz w:val="24"/>
                <w:rPrChange w:id="2271" w:author="Yael Gottlieb" w:date="2025-04-15T13:53:00Z" w16du:dateUtc="2025-04-15T10:53:00Z">
                  <w:rPr>
                    <w:del w:id="2272" w:author="Yael Gottlieb" w:date="2025-04-16T10:22:00Z" w16du:dateUtc="2025-04-16T07:22:00Z"/>
                    <w:rFonts w:ascii="Arial" w:hAnsi="Arial" w:cs="Arial"/>
                    <w:b/>
                    <w:bCs/>
                    <w:i/>
                    <w:iCs/>
                    <w:szCs w:val="22"/>
                  </w:rPr>
                </w:rPrChange>
              </w:rPr>
              <w:pPrChange w:id="2273" w:author="Yael Gottlieb" w:date="2025-04-16T10:22:00Z" w16du:dateUtc="2025-04-16T07:22:00Z">
                <w:pPr>
                  <w:framePr w:hSpace="180" w:wrap="around" w:vAnchor="page" w:hAnchor="margin" w:y="7726"/>
                  <w:bidi w:val="0"/>
                  <w:jc w:val="center"/>
                </w:pPr>
              </w:pPrChange>
            </w:pPr>
          </w:p>
        </w:tc>
        <w:tc>
          <w:tcPr>
            <w:tcW w:w="2676" w:type="dxa"/>
            <w:vAlign w:val="bottom"/>
          </w:tcPr>
          <w:p w14:paraId="3B3A1F62" w14:textId="04C7A823" w:rsidR="00C9209F" w:rsidRPr="00AB5A4E" w:rsidDel="00C56747" w:rsidRDefault="00C9209F" w:rsidP="00C56747">
            <w:pPr>
              <w:spacing w:line="360" w:lineRule="auto"/>
              <w:rPr>
                <w:del w:id="2274" w:author="Yael Gottlieb" w:date="2025-04-16T10:22:00Z" w16du:dateUtc="2025-04-16T07:22:00Z"/>
                <w:rFonts w:asciiTheme="minorBidi" w:hAnsiTheme="minorBidi" w:cstheme="minorBidi"/>
                <w:b/>
                <w:bCs/>
                <w:i/>
                <w:iCs/>
                <w:sz w:val="24"/>
                <w:rtl/>
                <w:rPrChange w:id="2275" w:author="Yael Gottlieb" w:date="2025-04-15T13:53:00Z" w16du:dateUtc="2025-04-15T10:53:00Z">
                  <w:rPr>
                    <w:del w:id="2276" w:author="Yael Gottlieb" w:date="2025-04-16T10:22:00Z" w16du:dateUtc="2025-04-16T07:22:00Z"/>
                    <w:rFonts w:ascii="Arial" w:hAnsi="Arial" w:cs="Arial"/>
                    <w:b/>
                    <w:bCs/>
                    <w:i/>
                    <w:iCs/>
                    <w:szCs w:val="22"/>
                    <w:rtl/>
                  </w:rPr>
                </w:rPrChange>
              </w:rPr>
              <w:pPrChange w:id="2277" w:author="Yael Gottlieb" w:date="2025-04-16T10:22:00Z" w16du:dateUtc="2025-04-16T07:22:00Z">
                <w:pPr>
                  <w:framePr w:hSpace="180" w:wrap="around" w:vAnchor="page" w:hAnchor="margin" w:y="7726"/>
                </w:pPr>
              </w:pPrChange>
            </w:pPr>
          </w:p>
        </w:tc>
        <w:tc>
          <w:tcPr>
            <w:tcW w:w="2677" w:type="dxa"/>
            <w:vAlign w:val="bottom"/>
          </w:tcPr>
          <w:p w14:paraId="3FD2D369" w14:textId="7A89EA01" w:rsidR="00C9209F" w:rsidRPr="00AB5A4E" w:rsidDel="00C56747" w:rsidRDefault="00C9209F" w:rsidP="00C56747">
            <w:pPr>
              <w:spacing w:line="360" w:lineRule="auto"/>
              <w:rPr>
                <w:del w:id="2278" w:author="Yael Gottlieb" w:date="2025-04-16T10:22:00Z" w16du:dateUtc="2025-04-16T07:22:00Z"/>
                <w:rFonts w:asciiTheme="minorBidi" w:hAnsiTheme="minorBidi" w:cstheme="minorBidi"/>
                <w:b/>
                <w:bCs/>
                <w:i/>
                <w:iCs/>
                <w:sz w:val="24"/>
                <w:rtl/>
                <w:rPrChange w:id="2279" w:author="Yael Gottlieb" w:date="2025-04-15T13:53:00Z" w16du:dateUtc="2025-04-15T10:53:00Z">
                  <w:rPr>
                    <w:del w:id="2280" w:author="Yael Gottlieb" w:date="2025-04-16T10:22:00Z" w16du:dateUtc="2025-04-16T07:22:00Z"/>
                    <w:rFonts w:ascii="Arial" w:hAnsi="Arial" w:cs="Arial"/>
                    <w:b/>
                    <w:bCs/>
                    <w:i/>
                    <w:iCs/>
                    <w:szCs w:val="22"/>
                    <w:rtl/>
                  </w:rPr>
                </w:rPrChange>
              </w:rPr>
              <w:pPrChange w:id="2281" w:author="Yael Gottlieb" w:date="2025-04-16T10:22:00Z" w16du:dateUtc="2025-04-16T07:22:00Z">
                <w:pPr>
                  <w:framePr w:hSpace="180" w:wrap="around" w:vAnchor="page" w:hAnchor="margin" w:y="7726"/>
                </w:pPr>
              </w:pPrChange>
            </w:pPr>
          </w:p>
        </w:tc>
        <w:tc>
          <w:tcPr>
            <w:tcW w:w="2285" w:type="dxa"/>
            <w:vAlign w:val="center"/>
          </w:tcPr>
          <w:p w14:paraId="160530B3" w14:textId="17E31769" w:rsidR="00C9209F" w:rsidRPr="00AB5A4E" w:rsidDel="00C56747" w:rsidRDefault="00C9209F" w:rsidP="00C56747">
            <w:pPr>
              <w:spacing w:line="360" w:lineRule="auto"/>
              <w:rPr>
                <w:del w:id="2282" w:author="Yael Gottlieb" w:date="2025-04-16T10:22:00Z" w16du:dateUtc="2025-04-16T07:22:00Z"/>
                <w:rFonts w:asciiTheme="minorBidi" w:hAnsiTheme="minorBidi" w:cstheme="minorBidi"/>
                <w:sz w:val="24"/>
                <w:rtl/>
                <w:rPrChange w:id="2283" w:author="Yael Gottlieb" w:date="2025-04-15T13:53:00Z" w16du:dateUtc="2025-04-15T10:53:00Z">
                  <w:rPr>
                    <w:del w:id="2284" w:author="Yael Gottlieb" w:date="2025-04-16T10:22:00Z" w16du:dateUtc="2025-04-16T07:22:00Z"/>
                    <w:rtl/>
                  </w:rPr>
                </w:rPrChange>
              </w:rPr>
              <w:pPrChange w:id="2285" w:author="Yael Gottlieb" w:date="2025-04-16T10:22:00Z" w16du:dateUtc="2025-04-16T07:22:00Z">
                <w:pPr>
                  <w:framePr w:hSpace="180" w:wrap="around" w:vAnchor="page" w:hAnchor="margin" w:y="7726"/>
                  <w:jc w:val="center"/>
                </w:pPr>
              </w:pPrChange>
            </w:pPr>
          </w:p>
        </w:tc>
      </w:tr>
      <w:tr w:rsidR="00AB5A4E" w:rsidRPr="00AB5A4E" w:rsidDel="00C56747" w14:paraId="3983A386" w14:textId="2F221141" w:rsidTr="009B1A7D">
        <w:trPr>
          <w:trHeight w:val="315"/>
          <w:del w:id="2286" w:author="Yael Gottlieb" w:date="2025-04-16T10:22:00Z" w16du:dateUtc="2025-04-16T07:22:00Z"/>
        </w:trPr>
        <w:tc>
          <w:tcPr>
            <w:tcW w:w="2426" w:type="dxa"/>
            <w:vAlign w:val="center"/>
          </w:tcPr>
          <w:p w14:paraId="44DFA4AA" w14:textId="405A7A80" w:rsidR="00C9209F" w:rsidRPr="00AB5A4E" w:rsidDel="00C56747" w:rsidRDefault="00C9209F" w:rsidP="00C56747">
            <w:pPr>
              <w:spacing w:line="360" w:lineRule="auto"/>
              <w:rPr>
                <w:del w:id="2287" w:author="Yael Gottlieb" w:date="2025-04-16T10:22:00Z" w16du:dateUtc="2025-04-16T07:22:00Z"/>
                <w:rFonts w:asciiTheme="minorBidi" w:hAnsiTheme="minorBidi" w:cstheme="minorBidi"/>
                <w:b/>
                <w:bCs/>
                <w:i/>
                <w:iCs/>
                <w:sz w:val="24"/>
                <w:rtl/>
                <w:rPrChange w:id="2288" w:author="Yael Gottlieb" w:date="2025-04-15T13:53:00Z" w16du:dateUtc="2025-04-15T10:53:00Z">
                  <w:rPr>
                    <w:del w:id="2289" w:author="Yael Gottlieb" w:date="2025-04-16T10:22:00Z" w16du:dateUtc="2025-04-16T07:22:00Z"/>
                    <w:rFonts w:ascii="Arial" w:hAnsi="Arial" w:cs="Arial"/>
                    <w:b/>
                    <w:bCs/>
                    <w:i/>
                    <w:iCs/>
                    <w:szCs w:val="22"/>
                    <w:rtl/>
                  </w:rPr>
                </w:rPrChange>
              </w:rPr>
              <w:pPrChange w:id="2290" w:author="Yael Gottlieb" w:date="2025-04-16T10:22:00Z" w16du:dateUtc="2025-04-16T07:22:00Z">
                <w:pPr>
                  <w:framePr w:hSpace="180" w:wrap="around" w:vAnchor="page" w:hAnchor="margin" w:y="7726"/>
                  <w:jc w:val="center"/>
                </w:pPr>
              </w:pPrChange>
            </w:pPr>
          </w:p>
        </w:tc>
        <w:tc>
          <w:tcPr>
            <w:tcW w:w="2676" w:type="dxa"/>
          </w:tcPr>
          <w:p w14:paraId="52BCEB44" w14:textId="6A1A63ED" w:rsidR="00C9209F" w:rsidRPr="00AB5A4E" w:rsidDel="00C56747" w:rsidRDefault="00C9209F" w:rsidP="00C56747">
            <w:pPr>
              <w:spacing w:line="360" w:lineRule="auto"/>
              <w:rPr>
                <w:del w:id="2291" w:author="Yael Gottlieb" w:date="2025-04-16T10:22:00Z" w16du:dateUtc="2025-04-16T07:22:00Z"/>
                <w:rFonts w:asciiTheme="minorBidi" w:hAnsiTheme="minorBidi" w:cstheme="minorBidi"/>
                <w:b/>
                <w:bCs/>
                <w:i/>
                <w:iCs/>
                <w:sz w:val="24"/>
                <w:rtl/>
                <w:rPrChange w:id="2292" w:author="Yael Gottlieb" w:date="2025-04-15T13:53:00Z" w16du:dateUtc="2025-04-15T10:53:00Z">
                  <w:rPr>
                    <w:del w:id="2293" w:author="Yael Gottlieb" w:date="2025-04-16T10:22:00Z" w16du:dateUtc="2025-04-16T07:22:00Z"/>
                    <w:rFonts w:ascii="Arial" w:hAnsi="Arial" w:cs="Arial"/>
                    <w:b/>
                    <w:bCs/>
                    <w:i/>
                    <w:iCs/>
                    <w:szCs w:val="22"/>
                    <w:rtl/>
                  </w:rPr>
                </w:rPrChange>
              </w:rPr>
              <w:pPrChange w:id="2294" w:author="Yael Gottlieb" w:date="2025-04-16T10:22:00Z" w16du:dateUtc="2025-04-16T07:22:00Z">
                <w:pPr>
                  <w:framePr w:hSpace="180" w:wrap="around" w:vAnchor="page" w:hAnchor="margin" w:y="7726"/>
                  <w:jc w:val="center"/>
                </w:pPr>
              </w:pPrChange>
            </w:pPr>
          </w:p>
        </w:tc>
        <w:tc>
          <w:tcPr>
            <w:tcW w:w="2677" w:type="dxa"/>
            <w:vAlign w:val="center"/>
          </w:tcPr>
          <w:p w14:paraId="349A83EB" w14:textId="11787CBA" w:rsidR="00C9209F" w:rsidRPr="00AB5A4E" w:rsidDel="00C56747" w:rsidRDefault="00C9209F" w:rsidP="00C56747">
            <w:pPr>
              <w:spacing w:line="360" w:lineRule="auto"/>
              <w:rPr>
                <w:del w:id="2295" w:author="Yael Gottlieb" w:date="2025-04-16T10:22:00Z" w16du:dateUtc="2025-04-16T07:22:00Z"/>
                <w:rFonts w:asciiTheme="minorBidi" w:hAnsiTheme="minorBidi" w:cstheme="minorBidi"/>
                <w:b/>
                <w:bCs/>
                <w:i/>
                <w:iCs/>
                <w:noProof w:val="0"/>
                <w:sz w:val="24"/>
                <w:rtl/>
                <w:rPrChange w:id="2296" w:author="Yael Gottlieb" w:date="2025-04-15T13:53:00Z" w16du:dateUtc="2025-04-15T10:53:00Z">
                  <w:rPr>
                    <w:del w:id="2297" w:author="Yael Gottlieb" w:date="2025-04-16T10:22:00Z" w16du:dateUtc="2025-04-16T07:22:00Z"/>
                    <w:rFonts w:ascii="Arial" w:hAnsi="Arial" w:cs="Arial"/>
                    <w:b/>
                    <w:bCs/>
                    <w:i/>
                    <w:iCs/>
                    <w:noProof w:val="0"/>
                    <w:szCs w:val="22"/>
                    <w:rtl/>
                  </w:rPr>
                </w:rPrChange>
              </w:rPr>
              <w:pPrChange w:id="2298" w:author="Yael Gottlieb" w:date="2025-04-16T10:22:00Z" w16du:dateUtc="2025-04-16T07:22:00Z">
                <w:pPr>
                  <w:framePr w:hSpace="180" w:wrap="around" w:vAnchor="page" w:hAnchor="margin" w:y="7726"/>
                  <w:jc w:val="center"/>
                </w:pPr>
              </w:pPrChange>
            </w:pPr>
          </w:p>
        </w:tc>
        <w:tc>
          <w:tcPr>
            <w:tcW w:w="2285" w:type="dxa"/>
            <w:vAlign w:val="center"/>
          </w:tcPr>
          <w:p w14:paraId="26C39DA6" w14:textId="5655A830" w:rsidR="00C9209F" w:rsidRPr="00AB5A4E" w:rsidDel="00C56747" w:rsidRDefault="00C9209F" w:rsidP="00C56747">
            <w:pPr>
              <w:spacing w:line="360" w:lineRule="auto"/>
              <w:rPr>
                <w:del w:id="2299" w:author="Yael Gottlieb" w:date="2025-04-16T10:22:00Z" w16du:dateUtc="2025-04-16T07:22:00Z"/>
                <w:rFonts w:asciiTheme="minorBidi" w:hAnsiTheme="minorBidi" w:cstheme="minorBidi"/>
                <w:sz w:val="24"/>
                <w:rtl/>
                <w:rPrChange w:id="2300" w:author="Yael Gottlieb" w:date="2025-04-15T13:53:00Z" w16du:dateUtc="2025-04-15T10:53:00Z">
                  <w:rPr>
                    <w:del w:id="2301" w:author="Yael Gottlieb" w:date="2025-04-16T10:22:00Z" w16du:dateUtc="2025-04-16T07:22:00Z"/>
                    <w:rtl/>
                  </w:rPr>
                </w:rPrChange>
              </w:rPr>
              <w:pPrChange w:id="2302" w:author="Yael Gottlieb" w:date="2025-04-16T10:22:00Z" w16du:dateUtc="2025-04-16T07:22:00Z">
                <w:pPr>
                  <w:framePr w:hSpace="180" w:wrap="around" w:vAnchor="page" w:hAnchor="margin" w:y="7726"/>
                  <w:jc w:val="center"/>
                </w:pPr>
              </w:pPrChange>
            </w:pPr>
          </w:p>
        </w:tc>
      </w:tr>
    </w:tbl>
    <w:p w14:paraId="0A252AB1" w14:textId="4BEFA3D7" w:rsidR="00C9209F" w:rsidRPr="00AB5A4E" w:rsidDel="00C56747" w:rsidRDefault="00C9209F" w:rsidP="00C56747">
      <w:pPr>
        <w:spacing w:line="360" w:lineRule="auto"/>
        <w:rPr>
          <w:del w:id="2303" w:author="Yael Gottlieb" w:date="2025-04-16T10:22:00Z" w16du:dateUtc="2025-04-16T07:22:00Z"/>
          <w:rFonts w:asciiTheme="minorBidi" w:hAnsiTheme="minorBidi" w:cstheme="minorBidi"/>
          <w:sz w:val="24"/>
          <w:rtl/>
          <w:rPrChange w:id="2304" w:author="Yael Gottlieb" w:date="2025-04-15T13:53:00Z" w16du:dateUtc="2025-04-15T10:53:00Z">
            <w:rPr>
              <w:del w:id="2305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2306" w:author="Yael Gottlieb" w:date="2025-04-16T10:22:00Z" w16du:dateUtc="2025-04-16T07:22:00Z">
          <w:pPr>
            <w:tabs>
              <w:tab w:val="left" w:pos="5954"/>
            </w:tabs>
            <w:spacing w:line="360" w:lineRule="auto"/>
            <w:ind w:left="360"/>
          </w:pPr>
        </w:pPrChange>
      </w:pPr>
    </w:p>
    <w:p w14:paraId="4EE38810" w14:textId="6D298FDD" w:rsidR="00C9209F" w:rsidRPr="00AB5A4E" w:rsidDel="00C56747" w:rsidRDefault="00C9209F" w:rsidP="00C56747">
      <w:pPr>
        <w:spacing w:line="360" w:lineRule="auto"/>
        <w:rPr>
          <w:del w:id="2307" w:author="Yael Gottlieb" w:date="2025-04-16T10:22:00Z" w16du:dateUtc="2025-04-16T07:22:00Z"/>
          <w:rFonts w:asciiTheme="minorBidi" w:hAnsiTheme="minorBidi" w:cstheme="minorBidi"/>
          <w:sz w:val="24"/>
          <w:rtl/>
          <w:rPrChange w:id="2308" w:author="Yael Gottlieb" w:date="2025-04-15T13:53:00Z" w16du:dateUtc="2025-04-15T10:53:00Z">
            <w:rPr>
              <w:del w:id="2309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2310" w:author="Yael Gottlieb" w:date="2025-04-16T10:22:00Z" w16du:dateUtc="2025-04-16T07:22:00Z">
          <w:pPr>
            <w:tabs>
              <w:tab w:val="left" w:pos="5954"/>
            </w:tabs>
            <w:spacing w:line="360" w:lineRule="auto"/>
            <w:ind w:left="360"/>
          </w:pPr>
        </w:pPrChange>
      </w:pPr>
    </w:p>
    <w:p w14:paraId="09E7BDC2" w14:textId="0134E4EF" w:rsidR="00C9209F" w:rsidRPr="00AB5A4E" w:rsidDel="00C56747" w:rsidRDefault="00C9209F" w:rsidP="00C56747">
      <w:pPr>
        <w:spacing w:line="360" w:lineRule="auto"/>
        <w:rPr>
          <w:del w:id="2311" w:author="Yael Gottlieb" w:date="2025-04-16T10:22:00Z" w16du:dateUtc="2025-04-16T07:22:00Z"/>
          <w:rFonts w:asciiTheme="minorBidi" w:hAnsiTheme="minorBidi" w:cstheme="minorBidi"/>
          <w:sz w:val="24"/>
          <w:rtl/>
          <w:rPrChange w:id="2312" w:author="Yael Gottlieb" w:date="2025-04-15T13:53:00Z" w16du:dateUtc="2025-04-15T10:53:00Z">
            <w:rPr>
              <w:del w:id="2313" w:author="Yael Gottlieb" w:date="2025-04-16T10:22:00Z" w16du:dateUtc="2025-04-16T07:22:00Z"/>
              <w:rFonts w:ascii="Arial" w:hAnsi="Arial" w:cs="Arial"/>
              <w:sz w:val="18"/>
              <w:szCs w:val="22"/>
              <w:rtl/>
            </w:rPr>
          </w:rPrChange>
        </w:rPr>
        <w:pPrChange w:id="2314" w:author="Yael Gottlieb" w:date="2025-04-16T10:22:00Z" w16du:dateUtc="2025-04-16T07:22:00Z">
          <w:pPr>
            <w:tabs>
              <w:tab w:val="left" w:pos="5954"/>
            </w:tabs>
            <w:spacing w:line="360" w:lineRule="auto"/>
            <w:ind w:left="360"/>
            <w:jc w:val="center"/>
          </w:pPr>
        </w:pPrChange>
      </w:pPr>
      <w:del w:id="2315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b/>
            <w:bCs/>
            <w:sz w:val="24"/>
            <w:u w:val="single"/>
            <w:rtl/>
            <w:rPrChange w:id="2316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u w:val="single"/>
                <w:rtl/>
              </w:rPr>
            </w:rPrChange>
          </w:rPr>
          <w:delText>נושאי הדרכה:</w:delText>
        </w:r>
      </w:del>
    </w:p>
    <w:p w14:paraId="1A677D31" w14:textId="500AB7E6" w:rsidR="00C9209F" w:rsidRPr="00AB5A4E" w:rsidDel="00C56747" w:rsidRDefault="00C9209F" w:rsidP="00C56747">
      <w:pPr>
        <w:spacing w:line="360" w:lineRule="auto"/>
        <w:rPr>
          <w:del w:id="2317" w:author="Yael Gottlieb" w:date="2025-04-16T10:22:00Z" w16du:dateUtc="2025-04-16T07:22:00Z"/>
          <w:rFonts w:asciiTheme="minorBidi" w:hAnsiTheme="minorBidi" w:cstheme="minorBidi"/>
          <w:sz w:val="24"/>
          <w:rtl/>
          <w:rPrChange w:id="2318" w:author="Yael Gottlieb" w:date="2025-04-15T13:53:00Z" w16du:dateUtc="2025-04-15T10:53:00Z">
            <w:rPr>
              <w:del w:id="2319" w:author="Yael Gottlieb" w:date="2025-04-16T10:22:00Z" w16du:dateUtc="2025-04-16T07:22:00Z"/>
              <w:rFonts w:ascii="Arial" w:hAnsi="Arial" w:cs="Arial"/>
              <w:szCs w:val="22"/>
              <w:rtl/>
            </w:rPr>
          </w:rPrChange>
        </w:rPr>
        <w:pPrChange w:id="2320" w:author="Yael Gottlieb" w:date="2025-04-16T10:22:00Z" w16du:dateUtc="2025-04-16T07:22:00Z">
          <w:pPr/>
        </w:pPrChange>
      </w:pPr>
      <w:del w:id="2321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22" w:author="Yael Gottlieb" w:date="2025-04-15T13:53:00Z" w16du:dateUtc="2025-04-15T10:53:00Z">
              <w:rPr>
                <w:rFonts w:ascii="Arial" w:hAnsi="Arial" w:cs="Arial" w:hint="cs"/>
                <w:b/>
                <w:bCs/>
                <w:szCs w:val="22"/>
                <w:rtl/>
              </w:rPr>
            </w:rPrChange>
          </w:rPr>
          <w:delText xml:space="preserve">     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23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1.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24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ביגוד וציוד מגן אישי;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25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2.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26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כלי עבודה חשמליים מטלטלים;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27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3.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28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אביזרי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29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>ה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30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רמה – כבלים, אונקלים, שקלים,חגורות;</w:delText>
        </w:r>
      </w:del>
    </w:p>
    <w:p w14:paraId="0F3A7FBE" w14:textId="447C71C9" w:rsidR="00C9209F" w:rsidRPr="00AB5A4E" w:rsidDel="00C56747" w:rsidRDefault="00C9209F" w:rsidP="00C56747">
      <w:pPr>
        <w:spacing w:line="360" w:lineRule="auto"/>
        <w:rPr>
          <w:del w:id="2331" w:author="Yael Gottlieb" w:date="2025-04-16T10:22:00Z" w16du:dateUtc="2025-04-16T07:22:00Z"/>
          <w:rFonts w:asciiTheme="minorBidi" w:hAnsiTheme="minorBidi" w:cstheme="minorBidi"/>
          <w:sz w:val="24"/>
          <w:rtl/>
          <w:rPrChange w:id="2332" w:author="Yael Gottlieb" w:date="2025-04-15T13:53:00Z" w16du:dateUtc="2025-04-15T10:53:00Z">
            <w:rPr>
              <w:del w:id="2333" w:author="Yael Gottlieb" w:date="2025-04-16T10:22:00Z" w16du:dateUtc="2025-04-16T07:22:00Z"/>
              <w:rFonts w:ascii="Arial" w:hAnsi="Arial" w:cs="Arial"/>
              <w:szCs w:val="22"/>
              <w:rtl/>
            </w:rPr>
          </w:rPrChange>
        </w:rPr>
        <w:pPrChange w:id="2334" w:author="Yael Gottlieb" w:date="2025-04-16T10:22:00Z" w16du:dateUtc="2025-04-16T07:22:00Z">
          <w:pPr/>
        </w:pPrChange>
      </w:pPr>
      <w:del w:id="2335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336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 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37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38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4.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39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מכונות הרמה;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40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5.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41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מיכלי לחץ ומדחסים ניידים;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42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6.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43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 עבודה במקום מוקף;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44" w:author="Yael Gottlieb" w:date="2025-04-15T13:53:00Z" w16du:dateUtc="2025-04-15T10:53:00Z">
              <w:rPr>
                <w:rFonts w:ascii="Arial" w:hAnsi="Arial" w:cs="Arial" w:hint="cs"/>
                <w:b/>
                <w:bCs/>
                <w:szCs w:val="22"/>
                <w:rtl/>
              </w:rPr>
            </w:rPrChange>
          </w:rPr>
          <w:delText>7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45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טילטול ושינוע חפצים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46" w:author="Yael Gottlieb" w:date="2025-04-15T13:53:00Z" w16du:dateUtc="2025-04-15T10:53:00Z">
              <w:rPr>
                <w:rFonts w:ascii="Arial" w:hAnsi="Arial" w:cs="Arial" w:hint="cs"/>
                <w:b/>
                <w:bCs/>
                <w:szCs w:val="22"/>
                <w:rtl/>
              </w:rPr>
            </w:rPrChange>
          </w:rPr>
          <w:delText>8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47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48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עבודה בגובה-</w:delText>
        </w:r>
      </w:del>
    </w:p>
    <w:p w14:paraId="524365AD" w14:textId="313C036C" w:rsidR="00C9209F" w:rsidRPr="00AB5A4E" w:rsidDel="00C56747" w:rsidRDefault="00C9209F" w:rsidP="00C56747">
      <w:pPr>
        <w:spacing w:line="360" w:lineRule="auto"/>
        <w:rPr>
          <w:del w:id="2349" w:author="Yael Gottlieb" w:date="2025-04-16T10:22:00Z" w16du:dateUtc="2025-04-16T07:22:00Z"/>
          <w:rFonts w:asciiTheme="minorBidi" w:hAnsiTheme="minorBidi" w:cstheme="minorBidi"/>
          <w:sz w:val="24"/>
          <w:rtl/>
          <w:rPrChange w:id="2350" w:author="Yael Gottlieb" w:date="2025-04-15T13:53:00Z" w16du:dateUtc="2025-04-15T10:53:00Z">
            <w:rPr>
              <w:del w:id="2351" w:author="Yael Gottlieb" w:date="2025-04-16T10:22:00Z" w16du:dateUtc="2025-04-16T07:22:00Z"/>
              <w:rFonts w:ascii="Arial" w:hAnsi="Arial" w:cs="Arial"/>
              <w:szCs w:val="22"/>
              <w:rtl/>
            </w:rPr>
          </w:rPrChange>
        </w:rPr>
        <w:pPrChange w:id="2352" w:author="Yael Gottlieb" w:date="2025-04-16T10:22:00Z" w16du:dateUtc="2025-04-16T07:22:00Z">
          <w:pPr/>
        </w:pPrChange>
      </w:pPr>
      <w:del w:id="2353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354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     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55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סל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56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57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הרמה,פיגומים, רתמות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58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59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בטיחות, הכנת מקום עבודה – נקודת עיגון;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60" w:author="Yael Gottlieb" w:date="2025-04-15T13:53:00Z" w16du:dateUtc="2025-04-15T10:53:00Z">
              <w:rPr>
                <w:rFonts w:ascii="Arial" w:hAnsi="Arial" w:cs="Arial" w:hint="cs"/>
                <w:b/>
                <w:bCs/>
                <w:szCs w:val="22"/>
                <w:rtl/>
              </w:rPr>
            </w:rPrChange>
          </w:rPr>
          <w:delText>9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61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62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עבודה במתקן חשמל חי;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63" w:author="Yael Gottlieb" w:date="2025-04-15T13:53:00Z" w16du:dateUtc="2025-04-15T10:53:00Z">
              <w:rPr>
                <w:rFonts w:ascii="Arial" w:hAnsi="Arial" w:cs="Arial" w:hint="cs"/>
                <w:b/>
                <w:bCs/>
                <w:szCs w:val="22"/>
                <w:rtl/>
              </w:rPr>
            </w:rPrChange>
          </w:rPr>
          <w:delText>10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PrChange w:id="2364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</w:rPr>
            </w:rPrChange>
          </w:rPr>
          <w:delText>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65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נסיעה כלי </w:delText>
        </w:r>
      </w:del>
    </w:p>
    <w:p w14:paraId="7EA08CE3" w14:textId="41EB5E0E" w:rsidR="00C9209F" w:rsidRPr="00AB5A4E" w:rsidDel="00C56747" w:rsidRDefault="00C9209F" w:rsidP="00C56747">
      <w:pPr>
        <w:spacing w:line="360" w:lineRule="auto"/>
        <w:rPr>
          <w:del w:id="2366" w:author="Yael Gottlieb" w:date="2025-04-16T10:22:00Z" w16du:dateUtc="2025-04-16T07:22:00Z"/>
          <w:rFonts w:asciiTheme="minorBidi" w:hAnsiTheme="minorBidi" w:cstheme="minorBidi"/>
          <w:sz w:val="24"/>
          <w:rtl/>
          <w:rPrChange w:id="2367" w:author="Yael Gottlieb" w:date="2025-04-15T13:53:00Z" w16du:dateUtc="2025-04-15T10:53:00Z">
            <w:rPr>
              <w:del w:id="2368" w:author="Yael Gottlieb" w:date="2025-04-16T10:22:00Z" w16du:dateUtc="2025-04-16T07:22:00Z"/>
              <w:rFonts w:ascii="Arial" w:hAnsi="Arial" w:cs="Arial"/>
              <w:szCs w:val="22"/>
              <w:rtl/>
            </w:rPr>
          </w:rPrChange>
        </w:rPr>
        <w:pPrChange w:id="2369" w:author="Yael Gottlieb" w:date="2025-04-16T10:22:00Z" w16du:dateUtc="2025-04-16T07:22:00Z">
          <w:pPr/>
        </w:pPrChange>
      </w:pPr>
      <w:del w:id="2370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371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        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72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רכב במפעל;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73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74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1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75" w:author="Yael Gottlieb" w:date="2025-04-15T13:53:00Z" w16du:dateUtc="2025-04-15T10:53:00Z">
              <w:rPr>
                <w:rFonts w:ascii="Arial" w:hAnsi="Arial" w:cs="Arial" w:hint="cs"/>
                <w:b/>
                <w:bCs/>
                <w:szCs w:val="22"/>
                <w:rtl/>
              </w:rPr>
            </w:rPrChange>
          </w:rPr>
          <w:delText>1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76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77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מלגזות;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78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1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79" w:author="Yael Gottlieb" w:date="2025-04-15T13:53:00Z" w16du:dateUtc="2025-04-15T10:53:00Z">
              <w:rPr>
                <w:rFonts w:ascii="Arial" w:hAnsi="Arial" w:cs="Arial" w:hint="cs"/>
                <w:b/>
                <w:bCs/>
                <w:szCs w:val="22"/>
                <w:rtl/>
              </w:rPr>
            </w:rPrChange>
          </w:rPr>
          <w:delText>2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80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81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ציוד כיבוי אש;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82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1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83" w:author="Yael Gottlieb" w:date="2025-04-15T13:53:00Z" w16du:dateUtc="2025-04-15T10:53:00Z">
              <w:rPr>
                <w:rFonts w:ascii="Arial" w:hAnsi="Arial" w:cs="Arial" w:hint="cs"/>
                <w:b/>
                <w:bCs/>
                <w:szCs w:val="22"/>
                <w:rtl/>
              </w:rPr>
            </w:rPrChange>
          </w:rPr>
          <w:delText>3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84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85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רעש;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86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1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87" w:author="Yael Gottlieb" w:date="2025-04-15T13:53:00Z" w16du:dateUtc="2025-04-15T10:53:00Z">
              <w:rPr>
                <w:rFonts w:ascii="Arial" w:hAnsi="Arial" w:cs="Arial" w:hint="cs"/>
                <w:b/>
                <w:bCs/>
                <w:szCs w:val="22"/>
                <w:rtl/>
              </w:rPr>
            </w:rPrChange>
          </w:rPr>
          <w:delText>4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88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89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90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>החלקה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91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;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92" w:author="Yael Gottlieb" w:date="2025-04-15T13:53:00Z" w16du:dateUtc="2025-04-15T10:53:00Z">
              <w:rPr>
                <w:rFonts w:ascii="Arial" w:hAnsi="Arial" w:cs="Arial"/>
                <w:b/>
                <w:bCs/>
                <w:szCs w:val="22"/>
                <w:rtl/>
              </w:rPr>
            </w:rPrChange>
          </w:rPr>
          <w:delText>1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93" w:author="Yael Gottlieb" w:date="2025-04-15T13:53:00Z" w16du:dateUtc="2025-04-15T10:53:00Z">
              <w:rPr>
                <w:rFonts w:ascii="Arial" w:hAnsi="Arial" w:cs="Arial" w:hint="cs"/>
                <w:b/>
                <w:bCs/>
                <w:szCs w:val="22"/>
                <w:rtl/>
              </w:rPr>
            </w:rPrChange>
          </w:rPr>
          <w:delText>5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94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95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שימוש בחומ"ס בשיטחי המפעל;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396" w:author="Yael Gottlieb" w:date="2025-04-15T13:53:00Z" w16du:dateUtc="2025-04-15T10:53:00Z">
              <w:rPr>
                <w:rFonts w:ascii="Arial" w:hAnsi="Arial" w:cs="Arial" w:hint="cs"/>
                <w:b/>
                <w:bCs/>
                <w:szCs w:val="22"/>
                <w:rtl/>
              </w:rPr>
            </w:rPrChange>
          </w:rPr>
          <w:delText>16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397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עישון </w:delText>
        </w:r>
      </w:del>
    </w:p>
    <w:p w14:paraId="7049E802" w14:textId="2486392B" w:rsidR="00C9209F" w:rsidRPr="00AB5A4E" w:rsidDel="00C56747" w:rsidRDefault="00C9209F" w:rsidP="00C56747">
      <w:pPr>
        <w:spacing w:line="360" w:lineRule="auto"/>
        <w:rPr>
          <w:del w:id="2398" w:author="Yael Gottlieb" w:date="2025-04-16T10:22:00Z" w16du:dateUtc="2025-04-16T07:22:00Z"/>
          <w:rFonts w:asciiTheme="minorBidi" w:hAnsiTheme="minorBidi" w:cstheme="minorBidi"/>
          <w:sz w:val="24"/>
          <w:rtl/>
          <w:rPrChange w:id="2399" w:author="Yael Gottlieb" w:date="2025-04-15T13:53:00Z" w16du:dateUtc="2025-04-15T10:53:00Z">
            <w:rPr>
              <w:del w:id="2400" w:author="Yael Gottlieb" w:date="2025-04-16T10:22:00Z" w16du:dateUtc="2025-04-16T07:22:00Z"/>
              <w:rFonts w:ascii="Arial" w:hAnsi="Arial" w:cs="Arial"/>
              <w:szCs w:val="22"/>
              <w:rtl/>
            </w:rPr>
          </w:rPrChange>
        </w:rPr>
        <w:pPrChange w:id="2401" w:author="Yael Gottlieb" w:date="2025-04-16T10:22:00Z" w16du:dateUtc="2025-04-16T07:22:00Z">
          <w:pPr/>
        </w:pPrChange>
      </w:pPr>
      <w:del w:id="2402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403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         במפעל. 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404" w:author="Yael Gottlieb" w:date="2025-04-15T13:53:00Z" w16du:dateUtc="2025-04-15T10:53:00Z">
              <w:rPr>
                <w:rFonts w:ascii="Arial" w:hAnsi="Arial" w:cs="Arial" w:hint="cs"/>
                <w:b/>
                <w:bCs/>
                <w:szCs w:val="22"/>
                <w:rtl/>
              </w:rPr>
            </w:rPrChange>
          </w:rPr>
          <w:delText>17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405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>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406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דגשים באיכות הסביבה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407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. 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tl/>
            <w:rPrChange w:id="2408" w:author="Yael Gottlieb" w:date="2025-04-15T13:53:00Z" w16du:dateUtc="2025-04-15T10:53:00Z">
              <w:rPr>
                <w:rFonts w:ascii="Arial" w:hAnsi="Arial" w:cs="Arial" w:hint="cs"/>
                <w:b/>
                <w:bCs/>
                <w:szCs w:val="22"/>
                <w:rtl/>
              </w:rPr>
            </w:rPrChange>
          </w:rPr>
          <w:delText>18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409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.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410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עבודה עם חומרים מסוכנים(חומ"ס).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411" w:author="Yael Gottlieb" w:date="2025-04-15T13:53:00Z" w16du:dateUtc="2025-04-15T10:53:00Z">
              <w:rPr>
                <w:rFonts w:ascii="Arial" w:hAnsi="Arial" w:cs="Arial" w:hint="cs"/>
                <w:szCs w:val="22"/>
                <w:rtl/>
              </w:rPr>
            </w:rPrChange>
          </w:rPr>
          <w:delText xml:space="preserve"> </w:delText>
        </w:r>
      </w:del>
    </w:p>
    <w:p w14:paraId="5E568531" w14:textId="4C4BF61F" w:rsidR="00C9209F" w:rsidRPr="00AB5A4E" w:rsidDel="00C56747" w:rsidRDefault="00C9209F" w:rsidP="00C56747">
      <w:pPr>
        <w:spacing w:line="360" w:lineRule="auto"/>
        <w:rPr>
          <w:del w:id="2412" w:author="Yael Gottlieb" w:date="2025-04-16T10:22:00Z" w16du:dateUtc="2025-04-16T07:22:00Z"/>
          <w:rFonts w:asciiTheme="minorBidi" w:hAnsiTheme="minorBidi" w:cstheme="minorBidi"/>
          <w:sz w:val="24"/>
          <w:rtl/>
          <w:rPrChange w:id="2413" w:author="Yael Gottlieb" w:date="2025-04-15T13:53:00Z" w16du:dateUtc="2025-04-15T10:53:00Z">
            <w:rPr>
              <w:del w:id="2414" w:author="Yael Gottlieb" w:date="2025-04-16T10:22:00Z" w16du:dateUtc="2025-04-16T07:22:00Z"/>
              <w:rtl/>
            </w:rPr>
          </w:rPrChange>
        </w:rPr>
        <w:pPrChange w:id="2415" w:author="Yael Gottlieb" w:date="2025-04-16T10:22:00Z" w16du:dateUtc="2025-04-16T07:22:00Z">
          <w:pPr/>
        </w:pPrChange>
      </w:pPr>
    </w:p>
    <w:p w14:paraId="38409B5E" w14:textId="192DD264" w:rsidR="00C9209F" w:rsidRPr="00AB5A4E" w:rsidDel="00C56747" w:rsidRDefault="00C9209F" w:rsidP="00C56747">
      <w:pPr>
        <w:spacing w:line="360" w:lineRule="auto"/>
        <w:rPr>
          <w:del w:id="2416" w:author="Yael Gottlieb" w:date="2025-04-16T10:22:00Z" w16du:dateUtc="2025-04-16T07:22:00Z"/>
          <w:rFonts w:asciiTheme="minorBidi" w:hAnsiTheme="minorBidi" w:cstheme="minorBidi"/>
          <w:sz w:val="24"/>
          <w:rtl/>
          <w:rPrChange w:id="2417" w:author="Yael Gottlieb" w:date="2025-04-15T13:53:00Z" w16du:dateUtc="2025-04-15T10:53:00Z">
            <w:rPr>
              <w:del w:id="2418" w:author="Yael Gottlieb" w:date="2025-04-16T10:22:00Z" w16du:dateUtc="2025-04-16T07:22:00Z"/>
              <w:rtl/>
            </w:rPr>
          </w:rPrChange>
        </w:rPr>
        <w:pPrChange w:id="2419" w:author="Yael Gottlieb" w:date="2025-04-16T10:22:00Z" w16du:dateUtc="2025-04-16T07:22:00Z">
          <w:pPr/>
        </w:pPrChange>
      </w:pPr>
    </w:p>
    <w:p w14:paraId="21953493" w14:textId="5CBFA237" w:rsidR="00C9209F" w:rsidRPr="00AB5A4E" w:rsidDel="00C56747" w:rsidRDefault="00C9209F" w:rsidP="00C56747">
      <w:pPr>
        <w:spacing w:line="360" w:lineRule="auto"/>
        <w:rPr>
          <w:del w:id="2420" w:author="Yael Gottlieb" w:date="2025-04-16T10:22:00Z" w16du:dateUtc="2025-04-16T07:22:00Z"/>
          <w:rFonts w:asciiTheme="minorBidi" w:hAnsiTheme="minorBidi" w:cstheme="minorBidi"/>
          <w:b/>
          <w:bCs/>
          <w:sz w:val="24"/>
          <w:u w:val="single"/>
          <w:rtl/>
          <w:rPrChange w:id="2421" w:author="Yael Gottlieb" w:date="2025-04-15T13:53:00Z" w16du:dateUtc="2025-04-15T10:53:00Z">
            <w:rPr>
              <w:del w:id="2422" w:author="Yael Gottlieb" w:date="2025-04-16T10:22:00Z" w16du:dateUtc="2025-04-16T07:22:00Z"/>
              <w:rFonts w:ascii="Arial" w:hAnsi="Arial" w:cs="Arial"/>
              <w:b/>
              <w:bCs/>
              <w:szCs w:val="22"/>
              <w:u w:val="single"/>
              <w:rtl/>
            </w:rPr>
          </w:rPrChange>
        </w:rPr>
        <w:pPrChange w:id="2423" w:author="Yael Gottlieb" w:date="2025-04-16T10:22:00Z" w16du:dateUtc="2025-04-16T07:22:00Z">
          <w:pPr/>
        </w:pPrChange>
      </w:pPr>
    </w:p>
    <w:p w14:paraId="740EB38E" w14:textId="3EBEEE86" w:rsidR="00C9209F" w:rsidRPr="00AB5A4E" w:rsidDel="00C56747" w:rsidRDefault="00C9209F" w:rsidP="00C56747">
      <w:pPr>
        <w:spacing w:line="360" w:lineRule="auto"/>
        <w:rPr>
          <w:del w:id="2424" w:author="Yael Gottlieb" w:date="2025-04-16T10:22:00Z" w16du:dateUtc="2025-04-16T07:22:00Z"/>
          <w:rFonts w:asciiTheme="minorBidi" w:hAnsiTheme="minorBidi" w:cstheme="minorBidi"/>
          <w:sz w:val="24"/>
          <w:rtl/>
          <w:rPrChange w:id="2425" w:author="Yael Gottlieb" w:date="2025-04-15T13:53:00Z" w16du:dateUtc="2025-04-15T10:53:00Z">
            <w:rPr>
              <w:del w:id="2426" w:author="Yael Gottlieb" w:date="2025-04-16T10:22:00Z" w16du:dateUtc="2025-04-16T07:22:00Z"/>
              <w:rtl/>
            </w:rPr>
          </w:rPrChange>
        </w:rPr>
        <w:pPrChange w:id="2427" w:author="Yael Gottlieb" w:date="2025-04-16T10:22:00Z" w16du:dateUtc="2025-04-16T07:22:00Z">
          <w:pPr>
            <w:ind w:left="720"/>
          </w:pPr>
        </w:pPrChange>
      </w:pPr>
    </w:p>
    <w:p w14:paraId="730B4BB7" w14:textId="3DD15CA7" w:rsidR="00C9209F" w:rsidRPr="00AB5A4E" w:rsidDel="00C56747" w:rsidRDefault="00C9209F" w:rsidP="00C56747">
      <w:pPr>
        <w:spacing w:line="360" w:lineRule="auto"/>
        <w:rPr>
          <w:del w:id="2428" w:author="Yael Gottlieb" w:date="2025-04-16T10:22:00Z" w16du:dateUtc="2025-04-16T07:22:00Z"/>
          <w:rFonts w:asciiTheme="minorBidi" w:hAnsiTheme="minorBidi" w:cstheme="minorBidi"/>
          <w:sz w:val="24"/>
          <w:rtl/>
          <w:rPrChange w:id="2429" w:author="Yael Gottlieb" w:date="2025-04-15T13:53:00Z" w16du:dateUtc="2025-04-15T10:53:00Z">
            <w:rPr>
              <w:del w:id="2430" w:author="Yael Gottlieb" w:date="2025-04-16T10:22:00Z" w16du:dateUtc="2025-04-16T07:22:00Z"/>
              <w:rtl/>
            </w:rPr>
          </w:rPrChange>
        </w:rPr>
        <w:pPrChange w:id="2431" w:author="Yael Gottlieb" w:date="2025-04-16T10:22:00Z" w16du:dateUtc="2025-04-16T07:22:00Z">
          <w:pPr>
            <w:ind w:left="720"/>
          </w:pPr>
        </w:pPrChange>
      </w:pPr>
    </w:p>
    <w:p w14:paraId="13649283" w14:textId="23DC4192" w:rsidR="00C9209F" w:rsidRPr="00AB5A4E" w:rsidDel="00C56747" w:rsidRDefault="00C9209F" w:rsidP="00C56747">
      <w:pPr>
        <w:spacing w:line="360" w:lineRule="auto"/>
        <w:rPr>
          <w:del w:id="2432" w:author="Yael Gottlieb" w:date="2025-04-16T10:22:00Z" w16du:dateUtc="2025-04-16T07:22:00Z"/>
          <w:rFonts w:asciiTheme="minorBidi" w:hAnsiTheme="minorBidi" w:cstheme="minorBidi"/>
          <w:sz w:val="24"/>
          <w:rtl/>
          <w:rPrChange w:id="2433" w:author="Yael Gottlieb" w:date="2025-04-15T13:53:00Z" w16du:dateUtc="2025-04-15T10:53:00Z">
            <w:rPr>
              <w:del w:id="2434" w:author="Yael Gottlieb" w:date="2025-04-16T10:22:00Z" w16du:dateUtc="2025-04-16T07:22:00Z"/>
              <w:rtl/>
            </w:rPr>
          </w:rPrChange>
        </w:rPr>
        <w:pPrChange w:id="2435" w:author="Yael Gottlieb" w:date="2025-04-16T10:22:00Z" w16du:dateUtc="2025-04-16T07:22:00Z">
          <w:pPr>
            <w:ind w:left="720"/>
          </w:pPr>
        </w:pPrChange>
      </w:pPr>
    </w:p>
    <w:p w14:paraId="145555C7" w14:textId="365952E2" w:rsidR="00C9209F" w:rsidRPr="00AB5A4E" w:rsidDel="00C56747" w:rsidRDefault="00C9209F" w:rsidP="00C56747">
      <w:pPr>
        <w:spacing w:line="360" w:lineRule="auto"/>
        <w:rPr>
          <w:del w:id="2436" w:author="Yael Gottlieb" w:date="2025-04-16T10:22:00Z" w16du:dateUtc="2025-04-16T07:22:00Z"/>
          <w:rFonts w:asciiTheme="minorBidi" w:hAnsiTheme="minorBidi" w:cstheme="minorBidi"/>
          <w:sz w:val="24"/>
          <w:rtl/>
          <w:rPrChange w:id="2437" w:author="Yael Gottlieb" w:date="2025-04-15T13:53:00Z" w16du:dateUtc="2025-04-15T10:53:00Z">
            <w:rPr>
              <w:del w:id="2438" w:author="Yael Gottlieb" w:date="2025-04-16T10:22:00Z" w16du:dateUtc="2025-04-16T07:22:00Z"/>
              <w:rtl/>
            </w:rPr>
          </w:rPrChange>
        </w:rPr>
        <w:pPrChange w:id="2439" w:author="Yael Gottlieb" w:date="2025-04-16T10:22:00Z" w16du:dateUtc="2025-04-16T07:22:00Z">
          <w:pPr>
            <w:ind w:left="720"/>
          </w:pPr>
        </w:pPrChange>
      </w:pPr>
    </w:p>
    <w:p w14:paraId="28C870E3" w14:textId="45043C70" w:rsidR="00C9209F" w:rsidRPr="00AB5A4E" w:rsidDel="00C56747" w:rsidRDefault="00C9209F" w:rsidP="00C56747">
      <w:pPr>
        <w:spacing w:line="360" w:lineRule="auto"/>
        <w:rPr>
          <w:del w:id="2440" w:author="Yael Gottlieb" w:date="2025-04-16T10:22:00Z" w16du:dateUtc="2025-04-16T07:22:00Z"/>
          <w:rFonts w:asciiTheme="minorBidi" w:hAnsiTheme="minorBidi" w:cstheme="minorBidi"/>
          <w:sz w:val="24"/>
          <w:rtl/>
          <w:rPrChange w:id="2441" w:author="Yael Gottlieb" w:date="2025-04-15T13:53:00Z" w16du:dateUtc="2025-04-15T10:53:00Z">
            <w:rPr>
              <w:del w:id="2442" w:author="Yael Gottlieb" w:date="2025-04-16T10:22:00Z" w16du:dateUtc="2025-04-16T07:22:00Z"/>
              <w:rtl/>
            </w:rPr>
          </w:rPrChange>
        </w:rPr>
        <w:pPrChange w:id="2443" w:author="Yael Gottlieb" w:date="2025-04-16T10:22:00Z" w16du:dateUtc="2025-04-16T07:22:00Z">
          <w:pPr>
            <w:ind w:left="720"/>
          </w:pPr>
        </w:pPrChange>
      </w:pPr>
    </w:p>
    <w:p w14:paraId="2C9F73C8" w14:textId="4E8F714C" w:rsidR="00C9209F" w:rsidRPr="00AB5A4E" w:rsidDel="00C56747" w:rsidRDefault="00C9209F" w:rsidP="00C56747">
      <w:pPr>
        <w:spacing w:line="360" w:lineRule="auto"/>
        <w:rPr>
          <w:del w:id="2444" w:author="Yael Gottlieb" w:date="2025-04-16T10:22:00Z" w16du:dateUtc="2025-04-16T07:22:00Z"/>
          <w:rFonts w:asciiTheme="minorBidi" w:hAnsiTheme="minorBidi" w:cstheme="minorBidi"/>
          <w:sz w:val="24"/>
          <w:rtl/>
          <w:rPrChange w:id="2445" w:author="Yael Gottlieb" w:date="2025-04-15T13:53:00Z" w16du:dateUtc="2025-04-15T10:53:00Z">
            <w:rPr>
              <w:del w:id="2446" w:author="Yael Gottlieb" w:date="2025-04-16T10:22:00Z" w16du:dateUtc="2025-04-16T07:22:00Z"/>
              <w:rtl/>
            </w:rPr>
          </w:rPrChange>
        </w:rPr>
        <w:pPrChange w:id="2447" w:author="Yael Gottlieb" w:date="2025-04-16T10:22:00Z" w16du:dateUtc="2025-04-16T07:22:00Z">
          <w:pPr>
            <w:ind w:left="720"/>
          </w:pPr>
        </w:pPrChange>
      </w:pPr>
    </w:p>
    <w:p w14:paraId="7C2985C9" w14:textId="72F24DD2" w:rsidR="00C9209F" w:rsidRPr="00AB5A4E" w:rsidDel="00C56747" w:rsidRDefault="00C9209F" w:rsidP="00C56747">
      <w:pPr>
        <w:spacing w:line="360" w:lineRule="auto"/>
        <w:rPr>
          <w:del w:id="2448" w:author="Yael Gottlieb" w:date="2025-04-16T10:22:00Z" w16du:dateUtc="2025-04-16T07:22:00Z"/>
          <w:rFonts w:asciiTheme="minorBidi" w:hAnsiTheme="minorBidi" w:cstheme="minorBidi"/>
          <w:sz w:val="24"/>
          <w:rtl/>
          <w:rPrChange w:id="2449" w:author="Yael Gottlieb" w:date="2025-04-15T13:53:00Z" w16du:dateUtc="2025-04-15T10:53:00Z">
            <w:rPr>
              <w:del w:id="2450" w:author="Yael Gottlieb" w:date="2025-04-16T10:22:00Z" w16du:dateUtc="2025-04-16T07:22:00Z"/>
              <w:rtl/>
            </w:rPr>
          </w:rPrChange>
        </w:rPr>
        <w:pPrChange w:id="2451" w:author="Yael Gottlieb" w:date="2025-04-16T10:22:00Z" w16du:dateUtc="2025-04-16T07:22:00Z">
          <w:pPr>
            <w:jc w:val="right"/>
          </w:pPr>
        </w:pPrChange>
      </w:pPr>
      <w:del w:id="2452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453" w:author="Yael Gottlieb" w:date="2025-04-15T13:53:00Z" w16du:dateUtc="2025-04-15T10:53:00Z">
              <w:rPr>
                <w:rFonts w:hint="cs"/>
                <w:rtl/>
              </w:rPr>
            </w:rPrChange>
          </w:rPr>
          <w:delText>בט-003 (01/05)</w:delText>
        </w:r>
      </w:del>
    </w:p>
    <w:p w14:paraId="5FFE70D2" w14:textId="1BCD726F" w:rsidR="00C9209F" w:rsidRPr="00AB5A4E" w:rsidDel="00C56747" w:rsidRDefault="00C9209F" w:rsidP="00C56747">
      <w:pPr>
        <w:spacing w:line="360" w:lineRule="auto"/>
        <w:rPr>
          <w:del w:id="2454" w:author="Yael Gottlieb" w:date="2025-04-16T10:22:00Z" w16du:dateUtc="2025-04-16T07:22:00Z"/>
          <w:rFonts w:asciiTheme="minorBidi" w:hAnsiTheme="minorBidi" w:cstheme="minorBidi"/>
          <w:sz w:val="24"/>
          <w:rtl/>
          <w:rPrChange w:id="2455" w:author="Yael Gottlieb" w:date="2025-04-15T13:53:00Z" w16du:dateUtc="2025-04-15T10:53:00Z">
            <w:rPr>
              <w:del w:id="2456" w:author="Yael Gottlieb" w:date="2025-04-16T10:22:00Z" w16du:dateUtc="2025-04-16T07:22:00Z"/>
              <w:szCs w:val="18"/>
              <w:rtl/>
            </w:rPr>
          </w:rPrChange>
        </w:rPr>
        <w:pPrChange w:id="2457" w:author="Yael Gottlieb" w:date="2025-04-16T10:22:00Z" w16du:dateUtc="2025-04-16T07:22:00Z">
          <w:pPr>
            <w:jc w:val="right"/>
          </w:pPr>
        </w:pPrChange>
      </w:pPr>
      <w:del w:id="2458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459" w:author="Yael Gottlieb" w:date="2025-04-15T13:53:00Z" w16du:dateUtc="2025-04-15T10:53:00Z">
              <w:rPr>
                <w:szCs w:val="18"/>
                <w:rtl/>
              </w:rPr>
            </w:rPrChange>
          </w:rPr>
          <w:fldChar w:fldCharType="begin"/>
        </w:r>
        <w:r w:rsidRPr="00AB5A4E" w:rsidDel="00C56747">
          <w:rPr>
            <w:rFonts w:asciiTheme="minorBidi" w:hAnsiTheme="minorBidi" w:cstheme="minorBidi"/>
            <w:sz w:val="24"/>
            <w:rPrChange w:id="2460" w:author="Yael Gottlieb" w:date="2025-04-15T13:53:00Z" w16du:dateUtc="2025-04-15T10:53:00Z">
              <w:rPr>
                <w:szCs w:val="18"/>
              </w:rPr>
            </w:rPrChange>
          </w:rPr>
          <w:delInstrText xml:space="preserve"> FILENAME \p</w:delInstrText>
        </w:r>
        <w:r w:rsidRPr="00AB5A4E" w:rsidDel="00C56747">
          <w:rPr>
            <w:rFonts w:asciiTheme="minorBidi" w:hAnsiTheme="minorBidi" w:cstheme="minorBidi"/>
            <w:sz w:val="24"/>
            <w:rtl/>
            <w:rPrChange w:id="2461" w:author="Yael Gottlieb" w:date="2025-04-15T13:53:00Z" w16du:dateUtc="2025-04-15T10:53:00Z">
              <w:rPr>
                <w:szCs w:val="18"/>
                <w:rtl/>
              </w:rPr>
            </w:rPrChange>
          </w:rPr>
          <w:delInstrText xml:space="preserve"> </w:delInstrText>
        </w:r>
        <w:r w:rsidRPr="00AB5A4E" w:rsidDel="00C56747">
          <w:rPr>
            <w:rFonts w:asciiTheme="minorBidi" w:hAnsiTheme="minorBidi" w:cstheme="minorBidi"/>
            <w:sz w:val="24"/>
            <w:rtl/>
            <w:rPrChange w:id="2462" w:author="Yael Gottlieb" w:date="2025-04-15T13:53:00Z" w16du:dateUtc="2025-04-15T10:53:00Z">
              <w:rPr>
                <w:szCs w:val="18"/>
                <w:rtl/>
              </w:rPr>
            </w:rPrChange>
          </w:rPr>
          <w:fldChar w:fldCharType="separate"/>
        </w:r>
        <w:r w:rsidRPr="00AB5A4E" w:rsidDel="00C56747">
          <w:rPr>
            <w:rFonts w:asciiTheme="minorBidi" w:hAnsiTheme="minorBidi" w:cstheme="minorBidi"/>
            <w:sz w:val="24"/>
            <w:rPrChange w:id="2463" w:author="Yael Gottlieb" w:date="2025-04-15T13:53:00Z" w16du:dateUtc="2025-04-15T10:53:00Z">
              <w:rPr>
                <w:szCs w:val="18"/>
              </w:rPr>
            </w:rPrChange>
          </w:rPr>
          <w:delText>W:\Public Folder\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464" w:author="Yael Gottlieb" w:date="2025-04-15T13:53:00Z" w16du:dateUtc="2025-04-15T10:53:00Z">
              <w:rPr>
                <w:szCs w:val="18"/>
                <w:rtl/>
              </w:rPr>
            </w:rPrChange>
          </w:rPr>
          <w:delText>נוהלים\נהלים והוראות בטיחות\טפסי בטיחות\מעקב השתתפות בהדרכה 003</w:delText>
        </w:r>
        <w:r w:rsidRPr="00AB5A4E" w:rsidDel="00C56747">
          <w:rPr>
            <w:rFonts w:asciiTheme="minorBidi" w:hAnsiTheme="minorBidi" w:cstheme="minorBidi"/>
            <w:sz w:val="24"/>
            <w:rPrChange w:id="2465" w:author="Yael Gottlieb" w:date="2025-04-15T13:53:00Z" w16du:dateUtc="2025-04-15T10:53:00Z">
              <w:rPr>
                <w:szCs w:val="18"/>
              </w:rPr>
            </w:rPrChange>
          </w:rPr>
          <w:delText>.doc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466" w:author="Yael Gottlieb" w:date="2025-04-15T13:53:00Z" w16du:dateUtc="2025-04-15T10:53:00Z">
              <w:rPr>
                <w:szCs w:val="18"/>
                <w:rtl/>
              </w:rPr>
            </w:rPrChange>
          </w:rPr>
          <w:fldChar w:fldCharType="end"/>
        </w:r>
      </w:del>
    </w:p>
    <w:p w14:paraId="3F3B0B6B" w14:textId="33ABC6FF" w:rsidR="00C9209F" w:rsidRPr="00AB5A4E" w:rsidDel="00C56747" w:rsidRDefault="00C9209F" w:rsidP="00C56747">
      <w:pPr>
        <w:spacing w:line="360" w:lineRule="auto"/>
        <w:rPr>
          <w:del w:id="2467" w:author="Yael Gottlieb" w:date="2025-04-16T10:22:00Z" w16du:dateUtc="2025-04-16T07:22:00Z"/>
          <w:rFonts w:asciiTheme="minorBidi" w:hAnsiTheme="minorBidi" w:cstheme="minorBidi"/>
          <w:sz w:val="24"/>
          <w:rtl/>
          <w:rPrChange w:id="2468" w:author="Yael Gottlieb" w:date="2025-04-15T13:53:00Z" w16du:dateUtc="2025-04-15T10:53:00Z">
            <w:rPr>
              <w:del w:id="2469" w:author="Yael Gottlieb" w:date="2025-04-16T10:22:00Z" w16du:dateUtc="2025-04-16T07:22:00Z"/>
              <w:rtl/>
            </w:rPr>
          </w:rPrChange>
        </w:rPr>
        <w:pPrChange w:id="2470" w:author="Yael Gottlieb" w:date="2025-04-16T10:22:00Z" w16du:dateUtc="2025-04-16T07:22:00Z">
          <w:pPr/>
        </w:pPrChange>
      </w:pPr>
    </w:p>
    <w:p w14:paraId="5731ED9F" w14:textId="59BFDBAA" w:rsidR="00C9209F" w:rsidRPr="00AB5A4E" w:rsidDel="00C56747" w:rsidRDefault="00C9209F" w:rsidP="00C56747">
      <w:pPr>
        <w:spacing w:line="360" w:lineRule="auto"/>
        <w:rPr>
          <w:del w:id="2471" w:author="Yael Gottlieb" w:date="2025-04-16T10:23:00Z" w16du:dateUtc="2025-04-16T07:23:00Z"/>
          <w:rFonts w:asciiTheme="minorBidi" w:hAnsiTheme="minorBidi" w:cstheme="minorBidi"/>
          <w:b/>
          <w:bCs/>
          <w:i/>
          <w:iCs/>
          <w:sz w:val="24"/>
          <w:rtl/>
          <w:rPrChange w:id="2472" w:author="Yael Gottlieb" w:date="2025-04-15T13:53:00Z" w16du:dateUtc="2025-04-15T10:53:00Z">
            <w:rPr>
              <w:del w:id="2473" w:author="Yael Gottlieb" w:date="2025-04-16T10:23:00Z" w16du:dateUtc="2025-04-16T07:23:00Z"/>
              <w:rFonts w:ascii="Arial" w:hAnsi="Arial" w:cs="Arial"/>
              <w:b/>
              <w:bCs/>
              <w:i/>
              <w:iCs/>
              <w:sz w:val="18"/>
              <w:szCs w:val="22"/>
              <w:rtl/>
            </w:rPr>
          </w:rPrChange>
        </w:rPr>
        <w:pPrChange w:id="2474" w:author="Yael Gottlieb" w:date="2025-04-16T10:22:00Z" w16du:dateUtc="2025-04-16T07:22:00Z">
          <w:pPr>
            <w:spacing w:line="360" w:lineRule="auto"/>
            <w:jc w:val="center"/>
          </w:pPr>
        </w:pPrChange>
      </w:pPr>
    </w:p>
    <w:p w14:paraId="3175E03A" w14:textId="305AE8E4" w:rsidR="00C9209F" w:rsidRPr="00AB5A4E" w:rsidDel="00C56747" w:rsidRDefault="00C9209F" w:rsidP="00576C85">
      <w:pPr>
        <w:spacing w:line="360" w:lineRule="auto"/>
        <w:jc w:val="center"/>
        <w:rPr>
          <w:del w:id="2475" w:author="Yael Gottlieb" w:date="2025-04-16T10:23:00Z" w16du:dateUtc="2025-04-16T07:23:00Z"/>
          <w:rFonts w:asciiTheme="minorBidi" w:hAnsiTheme="minorBidi" w:cstheme="minorBidi"/>
          <w:b/>
          <w:bCs/>
          <w:i/>
          <w:iCs/>
          <w:sz w:val="24"/>
          <w:rtl/>
          <w:rPrChange w:id="2476" w:author="Yael Gottlieb" w:date="2025-04-15T13:53:00Z" w16du:dateUtc="2025-04-15T10:53:00Z">
            <w:rPr>
              <w:del w:id="2477" w:author="Yael Gottlieb" w:date="2025-04-16T10:23:00Z" w16du:dateUtc="2025-04-16T07:23:00Z"/>
              <w:rFonts w:ascii="Arial" w:hAnsi="Arial" w:cs="Arial"/>
              <w:b/>
              <w:bCs/>
              <w:i/>
              <w:iCs/>
              <w:sz w:val="18"/>
              <w:szCs w:val="22"/>
              <w:rtl/>
            </w:rPr>
          </w:rPrChange>
        </w:rPr>
      </w:pPr>
    </w:p>
    <w:p w14:paraId="1227E764" w14:textId="77777777" w:rsidR="00C9209F" w:rsidRPr="00AB5A4E" w:rsidRDefault="00C9209F" w:rsidP="00576C85">
      <w:pPr>
        <w:spacing w:line="360" w:lineRule="auto"/>
        <w:jc w:val="center"/>
        <w:rPr>
          <w:rFonts w:asciiTheme="minorBidi" w:hAnsiTheme="minorBidi" w:cstheme="minorBidi"/>
          <w:b/>
          <w:bCs/>
          <w:i/>
          <w:iCs/>
          <w:sz w:val="24"/>
          <w:rtl/>
          <w:rPrChange w:id="2478" w:author="Yael Gottlieb" w:date="2025-04-15T13:53:00Z" w16du:dateUtc="2025-04-15T10:53:00Z">
            <w:rPr>
              <w:rFonts w:ascii="Arial" w:hAnsi="Arial" w:cs="Arial"/>
              <w:b/>
              <w:bCs/>
              <w:i/>
              <w:iCs/>
              <w:sz w:val="18"/>
              <w:szCs w:val="22"/>
              <w:rtl/>
            </w:rPr>
          </w:rPrChange>
        </w:rPr>
      </w:pPr>
    </w:p>
    <w:p w14:paraId="1FE4A466" w14:textId="491D01D9" w:rsidR="00C9209F" w:rsidRPr="00AB5A4E" w:rsidDel="00C56747" w:rsidRDefault="00C9209F" w:rsidP="00576C85">
      <w:pPr>
        <w:spacing w:line="360" w:lineRule="auto"/>
        <w:jc w:val="center"/>
        <w:rPr>
          <w:del w:id="2479" w:author="Yael Gottlieb" w:date="2025-04-16T10:22:00Z" w16du:dateUtc="2025-04-16T07:22:00Z"/>
          <w:rFonts w:asciiTheme="minorBidi" w:hAnsiTheme="minorBidi" w:cstheme="minorBidi"/>
          <w:b/>
          <w:bCs/>
          <w:color w:val="FF0000"/>
          <w:sz w:val="24"/>
          <w:u w:val="single"/>
          <w:rtl/>
          <w:rPrChange w:id="2480" w:author="Yael Gottlieb" w:date="2025-04-15T13:53:00Z" w16du:dateUtc="2025-04-15T10:53:00Z">
            <w:rPr>
              <w:del w:id="2481" w:author="Yael Gottlieb" w:date="2025-04-16T10:22:00Z" w16du:dateUtc="2025-04-16T07:22:00Z"/>
              <w:rFonts w:ascii="Arial" w:hAnsi="Arial" w:cs="Arial"/>
              <w:b/>
              <w:bCs/>
              <w:color w:val="FF0000"/>
              <w:sz w:val="40"/>
              <w:szCs w:val="40"/>
              <w:u w:val="single"/>
              <w:rtl/>
            </w:rPr>
          </w:rPrChange>
        </w:rPr>
        <w:pPrChange w:id="2482" w:author="Yael Gottlieb" w:date="2025-04-15T13:45:00Z" w16du:dateUtc="2025-04-15T10:45:00Z">
          <w:pPr>
            <w:jc w:val="center"/>
          </w:pPr>
        </w:pPrChange>
      </w:pPr>
      <w:del w:id="2483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b/>
            <w:bCs/>
            <w:color w:val="FF0000"/>
            <w:sz w:val="24"/>
            <w:u w:val="single"/>
            <w:rtl/>
            <w:rPrChange w:id="2484" w:author="Yael Gottlieb" w:date="2025-04-15T13:53:00Z" w16du:dateUtc="2025-04-15T10:53:00Z">
              <w:rPr>
                <w:rFonts w:ascii="Arial" w:hAnsi="Arial" w:cs="Arial"/>
                <w:b/>
                <w:bCs/>
                <w:color w:val="FF0000"/>
                <w:sz w:val="40"/>
                <w:szCs w:val="40"/>
                <w:u w:val="single"/>
                <w:rtl/>
              </w:rPr>
            </w:rPrChange>
          </w:rPr>
          <w:delText>הנחיות בטיחות ואיכות הסביבה למדביר</w:delText>
        </w:r>
      </w:del>
    </w:p>
    <w:p w14:paraId="218391F5" w14:textId="78DCB8D2" w:rsidR="00C9209F" w:rsidRPr="00AB5A4E" w:rsidDel="00C56747" w:rsidRDefault="00C9209F" w:rsidP="00576C85">
      <w:pPr>
        <w:spacing w:line="360" w:lineRule="auto"/>
        <w:jc w:val="center"/>
        <w:rPr>
          <w:del w:id="2485" w:author="Yael Gottlieb" w:date="2025-04-16T10:22:00Z" w16du:dateUtc="2025-04-16T07:22:00Z"/>
          <w:rFonts w:asciiTheme="minorBidi" w:hAnsiTheme="minorBidi" w:cstheme="minorBidi"/>
          <w:b/>
          <w:bCs/>
          <w:sz w:val="24"/>
          <w:u w:val="single"/>
          <w:rtl/>
          <w:rPrChange w:id="2486" w:author="Yael Gottlieb" w:date="2025-04-15T13:53:00Z" w16du:dateUtc="2025-04-15T10:53:00Z">
            <w:rPr>
              <w:del w:id="2487" w:author="Yael Gottlieb" w:date="2025-04-16T10:22:00Z" w16du:dateUtc="2025-04-16T07:22:00Z"/>
              <w:rFonts w:ascii="Arial" w:hAnsi="Arial" w:cs="Arial"/>
              <w:b/>
              <w:bCs/>
              <w:sz w:val="40"/>
              <w:szCs w:val="40"/>
              <w:u w:val="single"/>
              <w:rtl/>
            </w:rPr>
          </w:rPrChange>
        </w:rPr>
        <w:pPrChange w:id="2488" w:author="Yael Gottlieb" w:date="2025-04-15T13:45:00Z" w16du:dateUtc="2025-04-15T10:45:00Z">
          <w:pPr>
            <w:jc w:val="center"/>
          </w:pPr>
        </w:pPrChange>
      </w:pPr>
    </w:p>
    <w:p w14:paraId="4F83209F" w14:textId="34922B14" w:rsidR="00C9209F" w:rsidRPr="00AB5A4E" w:rsidDel="00C56747" w:rsidRDefault="00C9209F" w:rsidP="00576C85">
      <w:pPr>
        <w:spacing w:line="360" w:lineRule="auto"/>
        <w:jc w:val="both"/>
        <w:rPr>
          <w:del w:id="2489" w:author="Yael Gottlieb" w:date="2025-04-16T10:22:00Z" w16du:dateUtc="2025-04-16T07:22:00Z"/>
          <w:rFonts w:asciiTheme="minorBidi" w:hAnsiTheme="minorBidi" w:cstheme="minorBidi"/>
          <w:sz w:val="24"/>
          <w:rtl/>
          <w:rPrChange w:id="2490" w:author="Yael Gottlieb" w:date="2025-04-15T13:53:00Z" w16du:dateUtc="2025-04-15T10:53:00Z">
            <w:rPr>
              <w:del w:id="2491" w:author="Yael Gottlieb" w:date="2025-04-16T10:22:00Z" w16du:dateUtc="2025-04-16T07:22:00Z"/>
              <w:rFonts w:ascii="Arial" w:hAnsi="Arial" w:cs="Arial"/>
              <w:szCs w:val="22"/>
              <w:rtl/>
            </w:rPr>
          </w:rPrChange>
        </w:rPr>
        <w:pPrChange w:id="2492" w:author="Yael Gottlieb" w:date="2025-04-15T13:45:00Z" w16du:dateUtc="2025-04-15T10:45:00Z">
          <w:pPr>
            <w:jc w:val="both"/>
          </w:pPr>
        </w:pPrChange>
      </w:pPr>
      <w:del w:id="2493" w:author="Yael Gottlieb" w:date="2025-04-16T10:22:00Z" w16du:dateUtc="2025-04-16T07:22:00Z">
        <w:r w:rsidRPr="00AB5A4E" w:rsidDel="00C56747">
          <w:rPr>
            <w:rFonts w:asciiTheme="minorBidi" w:hAnsiTheme="minorBidi" w:cstheme="minorBidi"/>
            <w:sz w:val="24"/>
            <w:rtl/>
            <w:rPrChange w:id="2494" w:author="Yael Gottlieb" w:date="2025-04-15T13:53:00Z" w16du:dateUtc="2025-04-15T10:53:00Z">
              <w:rPr>
                <w:rFonts w:ascii="Arial" w:hAnsi="Arial" w:cs="Arial"/>
                <w:szCs w:val="20"/>
                <w:rtl/>
              </w:rPr>
            </w:rPrChange>
          </w:rPr>
          <w:delText>1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495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. עבודה עם חומרי הדברה כוללת חשיפה פוטנציאלית לחומרים מסוכנים, חלקם רעילים, חלקם דליקים, וחלקם מחמצנים.</w:delText>
        </w:r>
      </w:del>
    </w:p>
    <w:p w14:paraId="74874B93" w14:textId="0EB3FD2F" w:rsidR="00C9209F" w:rsidRPr="00AB5A4E" w:rsidDel="00C56747" w:rsidRDefault="00C9209F" w:rsidP="00C56747">
      <w:pPr>
        <w:spacing w:line="360" w:lineRule="auto"/>
        <w:jc w:val="both"/>
        <w:rPr>
          <w:del w:id="2496" w:author="Yael Gottlieb" w:date="2025-04-16T10:23:00Z" w16du:dateUtc="2025-04-16T07:23:00Z"/>
          <w:rFonts w:asciiTheme="minorBidi" w:hAnsiTheme="minorBidi" w:cstheme="minorBidi"/>
          <w:sz w:val="24"/>
          <w:rtl/>
          <w:rPrChange w:id="2497" w:author="Yael Gottlieb" w:date="2025-04-15T13:53:00Z" w16du:dateUtc="2025-04-15T10:53:00Z">
            <w:rPr>
              <w:del w:id="2498" w:author="Yael Gottlieb" w:date="2025-04-16T10:23:00Z" w16du:dateUtc="2025-04-16T07:23:00Z"/>
              <w:rFonts w:ascii="Arial" w:hAnsi="Arial" w:cs="Arial"/>
              <w:szCs w:val="22"/>
              <w:rtl/>
            </w:rPr>
          </w:rPrChange>
        </w:rPr>
        <w:pPrChange w:id="2499" w:author="Yael Gottlieb" w:date="2025-04-16T10:23:00Z" w16du:dateUtc="2025-04-16T07:23:00Z">
          <w:pPr>
            <w:jc w:val="both"/>
          </w:pPr>
        </w:pPrChange>
      </w:pPr>
      <w:del w:id="2500" w:author="Yael Gottlieb" w:date="2025-04-16T10:23:00Z" w16du:dateUtc="2025-04-16T07:23:00Z">
        <w:r w:rsidRPr="00AB5A4E" w:rsidDel="00C56747">
          <w:rPr>
            <w:rFonts w:asciiTheme="minorBidi" w:hAnsiTheme="minorBidi" w:cstheme="minorBidi"/>
            <w:sz w:val="24"/>
            <w:rtl/>
            <w:rPrChange w:id="2501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2.הכנסת חומרי הדברה למפעל תעשה בהתאם להיתר רעלים של המדביר, אשר הוגש למתאמת האיכות.</w:delText>
        </w:r>
      </w:del>
    </w:p>
    <w:p w14:paraId="056B421D" w14:textId="1614DE90" w:rsidR="00C9209F" w:rsidRPr="00AB5A4E" w:rsidDel="00C56747" w:rsidRDefault="00C9209F" w:rsidP="00C56747">
      <w:pPr>
        <w:spacing w:line="360" w:lineRule="auto"/>
        <w:jc w:val="both"/>
        <w:rPr>
          <w:del w:id="2502" w:author="Yael Gottlieb" w:date="2025-04-16T10:23:00Z" w16du:dateUtc="2025-04-16T07:23:00Z"/>
          <w:rFonts w:asciiTheme="minorBidi" w:hAnsiTheme="minorBidi" w:cstheme="minorBidi"/>
          <w:sz w:val="24"/>
          <w:rtl/>
          <w:rPrChange w:id="2503" w:author="Yael Gottlieb" w:date="2025-04-15T13:53:00Z" w16du:dateUtc="2025-04-15T10:53:00Z">
            <w:rPr>
              <w:del w:id="2504" w:author="Yael Gottlieb" w:date="2025-04-16T10:23:00Z" w16du:dateUtc="2025-04-16T07:23:00Z"/>
              <w:rFonts w:ascii="Arial" w:hAnsi="Arial" w:cs="Arial"/>
              <w:szCs w:val="22"/>
              <w:rtl/>
            </w:rPr>
          </w:rPrChange>
        </w:rPr>
        <w:pPrChange w:id="2505" w:author="Yael Gottlieb" w:date="2025-04-16T10:23:00Z" w16du:dateUtc="2025-04-16T07:23:00Z">
          <w:pPr>
            <w:jc w:val="both"/>
          </w:pPr>
        </w:pPrChange>
      </w:pPr>
      <w:del w:id="2506" w:author="Yael Gottlieb" w:date="2025-04-16T10:23:00Z" w16du:dateUtc="2025-04-16T07:23:00Z">
        <w:r w:rsidRPr="00AB5A4E" w:rsidDel="00C56747">
          <w:rPr>
            <w:rFonts w:asciiTheme="minorBidi" w:hAnsiTheme="minorBidi" w:cstheme="minorBidi"/>
            <w:sz w:val="24"/>
            <w:rtl/>
            <w:rPrChange w:id="2507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3. אין להכניס למפעל חומרי הדברה להם אין היתר רעלים בתוקף, וכמו כן כמויות רעלים מעל הכמות המותרת בהיתר הרעלים של המדביר.</w:delText>
        </w:r>
      </w:del>
    </w:p>
    <w:p w14:paraId="7ED401D0" w14:textId="5704C8CC" w:rsidR="00C9209F" w:rsidRPr="00AB5A4E" w:rsidDel="00C56747" w:rsidRDefault="00C9209F" w:rsidP="00C56747">
      <w:pPr>
        <w:spacing w:line="360" w:lineRule="auto"/>
        <w:jc w:val="both"/>
        <w:rPr>
          <w:del w:id="2508" w:author="Yael Gottlieb" w:date="2025-04-16T10:23:00Z" w16du:dateUtc="2025-04-16T07:23:00Z"/>
          <w:rFonts w:asciiTheme="minorBidi" w:hAnsiTheme="minorBidi" w:cstheme="minorBidi"/>
          <w:sz w:val="24"/>
          <w:rtl/>
          <w:rPrChange w:id="2509" w:author="Yael Gottlieb" w:date="2025-04-15T13:53:00Z" w16du:dateUtc="2025-04-15T10:53:00Z">
            <w:rPr>
              <w:del w:id="2510" w:author="Yael Gottlieb" w:date="2025-04-16T10:23:00Z" w16du:dateUtc="2025-04-16T07:23:00Z"/>
              <w:rFonts w:ascii="Arial" w:hAnsi="Arial" w:cs="Arial"/>
              <w:szCs w:val="22"/>
              <w:rtl/>
            </w:rPr>
          </w:rPrChange>
        </w:rPr>
        <w:pPrChange w:id="2511" w:author="Yael Gottlieb" w:date="2025-04-16T10:23:00Z" w16du:dateUtc="2025-04-16T07:23:00Z">
          <w:pPr>
            <w:jc w:val="both"/>
          </w:pPr>
        </w:pPrChange>
      </w:pPr>
      <w:del w:id="2512" w:author="Yael Gottlieb" w:date="2025-04-16T10:23:00Z" w16du:dateUtc="2025-04-16T07:23:00Z">
        <w:r w:rsidRPr="00AB5A4E" w:rsidDel="00C56747">
          <w:rPr>
            <w:rFonts w:asciiTheme="minorBidi" w:hAnsiTheme="minorBidi" w:cstheme="minorBidi"/>
            <w:sz w:val="24"/>
            <w:rtl/>
            <w:rPrChange w:id="2513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4. עבודת ההדברה תעשה תוך שימוש בציוד מגן, הנדרש לפי גיליונות הבטיחות של החומרים (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PrChange w:id="2514" w:author="Yael Gottlieb" w:date="2025-04-15T13:53:00Z" w16du:dateUtc="2025-04-15T10:53:00Z">
              <w:rPr>
                <w:rFonts w:ascii="Arial" w:hAnsi="Arial" w:cs="Arial"/>
                <w:b/>
                <w:bCs/>
                <w:sz w:val="16"/>
                <w:szCs w:val="16"/>
              </w:rPr>
            </w:rPrChange>
          </w:rPr>
          <w:delText>MSDS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515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).</w:delText>
        </w:r>
      </w:del>
    </w:p>
    <w:p w14:paraId="26567A01" w14:textId="48EDE0C0" w:rsidR="00C9209F" w:rsidRPr="00AB5A4E" w:rsidDel="00C56747" w:rsidRDefault="00C9209F" w:rsidP="00C56747">
      <w:pPr>
        <w:spacing w:line="360" w:lineRule="auto"/>
        <w:jc w:val="both"/>
        <w:rPr>
          <w:del w:id="2516" w:author="Yael Gottlieb" w:date="2025-04-16T10:23:00Z" w16du:dateUtc="2025-04-16T07:23:00Z"/>
          <w:rFonts w:asciiTheme="minorBidi" w:hAnsiTheme="minorBidi" w:cstheme="minorBidi"/>
          <w:sz w:val="24"/>
          <w:rtl/>
          <w:rPrChange w:id="2517" w:author="Yael Gottlieb" w:date="2025-04-15T13:53:00Z" w16du:dateUtc="2025-04-15T10:53:00Z">
            <w:rPr>
              <w:del w:id="2518" w:author="Yael Gottlieb" w:date="2025-04-16T10:23:00Z" w16du:dateUtc="2025-04-16T07:23:00Z"/>
              <w:rFonts w:ascii="Arial" w:hAnsi="Arial" w:cs="Arial"/>
              <w:szCs w:val="22"/>
              <w:rtl/>
            </w:rPr>
          </w:rPrChange>
        </w:rPr>
        <w:pPrChange w:id="2519" w:author="Yael Gottlieb" w:date="2025-04-16T10:23:00Z" w16du:dateUtc="2025-04-16T07:23:00Z">
          <w:pPr>
            <w:jc w:val="both"/>
          </w:pPr>
        </w:pPrChange>
      </w:pPr>
      <w:del w:id="2520" w:author="Yael Gottlieb" w:date="2025-04-16T10:23:00Z" w16du:dateUtc="2025-04-16T07:23:00Z">
        <w:r w:rsidRPr="00AB5A4E" w:rsidDel="00C56747">
          <w:rPr>
            <w:rFonts w:asciiTheme="minorBidi" w:hAnsiTheme="minorBidi" w:cstheme="minorBidi"/>
            <w:sz w:val="24"/>
            <w:rtl/>
            <w:rPrChange w:id="2521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5. כל חומר המוכנס למפעל, יהיה גיליון בטיחות</w:delText>
        </w:r>
        <w:r w:rsidRPr="00AB5A4E" w:rsidDel="00C56747">
          <w:rPr>
            <w:rFonts w:asciiTheme="minorBidi" w:hAnsiTheme="minorBidi" w:cstheme="minorBidi"/>
            <w:b/>
            <w:bCs/>
            <w:sz w:val="24"/>
            <w:rPrChange w:id="2522" w:author="Yael Gottlieb" w:date="2025-04-15T13:53:00Z" w16du:dateUtc="2025-04-15T10:53:00Z">
              <w:rPr>
                <w:rFonts w:ascii="Arial" w:hAnsi="Arial" w:cs="Arial"/>
                <w:b/>
                <w:bCs/>
                <w:sz w:val="16"/>
                <w:szCs w:val="16"/>
              </w:rPr>
            </w:rPrChange>
          </w:rPr>
          <w:delText>MSDS</w:delText>
        </w:r>
        <w:r w:rsidRPr="00AB5A4E" w:rsidDel="00C56747">
          <w:rPr>
            <w:rFonts w:asciiTheme="minorBidi" w:hAnsiTheme="minorBidi" w:cstheme="minorBidi"/>
            <w:sz w:val="24"/>
            <w:rPrChange w:id="2523" w:author="Yael Gottlieb" w:date="2025-04-15T13:53:00Z" w16du:dateUtc="2025-04-15T10:53:00Z">
              <w:rPr>
                <w:rFonts w:ascii="Arial" w:hAnsi="Arial" w:cs="Arial"/>
                <w:szCs w:val="22"/>
              </w:rPr>
            </w:rPrChange>
          </w:rPr>
          <w:delText xml:space="preserve"> 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524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 בתוקף בידי המדביר.</w:delText>
        </w:r>
      </w:del>
    </w:p>
    <w:p w14:paraId="5E935280" w14:textId="68D3FFA9" w:rsidR="00C9209F" w:rsidRPr="00AB5A4E" w:rsidDel="00C56747" w:rsidRDefault="00C9209F" w:rsidP="00C56747">
      <w:pPr>
        <w:spacing w:line="360" w:lineRule="auto"/>
        <w:jc w:val="both"/>
        <w:rPr>
          <w:del w:id="2525" w:author="Yael Gottlieb" w:date="2025-04-16T10:23:00Z" w16du:dateUtc="2025-04-16T07:23:00Z"/>
          <w:rFonts w:asciiTheme="minorBidi" w:hAnsiTheme="minorBidi" w:cstheme="minorBidi"/>
          <w:sz w:val="24"/>
          <w:rtl/>
          <w:rPrChange w:id="2526" w:author="Yael Gottlieb" w:date="2025-04-15T13:53:00Z" w16du:dateUtc="2025-04-15T10:53:00Z">
            <w:rPr>
              <w:del w:id="2527" w:author="Yael Gottlieb" w:date="2025-04-16T10:23:00Z" w16du:dateUtc="2025-04-16T07:23:00Z"/>
              <w:rFonts w:ascii="Arial" w:hAnsi="Arial" w:cs="Arial"/>
              <w:szCs w:val="22"/>
              <w:rtl/>
            </w:rPr>
          </w:rPrChange>
        </w:rPr>
        <w:pPrChange w:id="2528" w:author="Yael Gottlieb" w:date="2025-04-16T10:23:00Z" w16du:dateUtc="2025-04-16T07:23:00Z">
          <w:pPr>
            <w:jc w:val="both"/>
          </w:pPr>
        </w:pPrChange>
      </w:pPr>
      <w:del w:id="2529" w:author="Yael Gottlieb" w:date="2025-04-16T10:23:00Z" w16du:dateUtc="2025-04-16T07:23:00Z">
        <w:r w:rsidRPr="00AB5A4E" w:rsidDel="00C56747">
          <w:rPr>
            <w:rFonts w:asciiTheme="minorBidi" w:hAnsiTheme="minorBidi" w:cstheme="minorBidi"/>
            <w:sz w:val="24"/>
            <w:rtl/>
            <w:rPrChange w:id="2530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6. בכל מקרה של שפך חומרי הדברה, יש לדווח מיידית לממונה הבטיחות או מנהל תשתיות וסביבה על האירוע. יש למנוע מהגעת השפך לניקוז המפעלי.</w:delText>
        </w:r>
      </w:del>
    </w:p>
    <w:p w14:paraId="54D0E60B" w14:textId="2803F566" w:rsidR="00C9209F" w:rsidRPr="00AB5A4E" w:rsidDel="00C56747" w:rsidRDefault="00C9209F" w:rsidP="00C56747">
      <w:pPr>
        <w:spacing w:line="360" w:lineRule="auto"/>
        <w:jc w:val="both"/>
        <w:rPr>
          <w:del w:id="2531" w:author="Yael Gottlieb" w:date="2025-04-16T10:23:00Z" w16du:dateUtc="2025-04-16T07:23:00Z"/>
          <w:rFonts w:asciiTheme="minorBidi" w:hAnsiTheme="minorBidi" w:cstheme="minorBidi"/>
          <w:sz w:val="24"/>
          <w:rtl/>
          <w:rPrChange w:id="2532" w:author="Yael Gottlieb" w:date="2025-04-15T13:53:00Z" w16du:dateUtc="2025-04-15T10:53:00Z">
            <w:rPr>
              <w:del w:id="2533" w:author="Yael Gottlieb" w:date="2025-04-16T10:23:00Z" w16du:dateUtc="2025-04-16T07:23:00Z"/>
              <w:rFonts w:ascii="Arial" w:hAnsi="Arial" w:cs="Arial"/>
              <w:szCs w:val="22"/>
              <w:rtl/>
            </w:rPr>
          </w:rPrChange>
        </w:rPr>
        <w:pPrChange w:id="2534" w:author="Yael Gottlieb" w:date="2025-04-16T10:23:00Z" w16du:dateUtc="2025-04-16T07:23:00Z">
          <w:pPr>
            <w:jc w:val="both"/>
          </w:pPr>
        </w:pPrChange>
      </w:pPr>
      <w:del w:id="2535" w:author="Yael Gottlieb" w:date="2025-04-16T10:23:00Z" w16du:dateUtc="2025-04-16T07:23:00Z">
        <w:r w:rsidRPr="00AB5A4E" w:rsidDel="00C56747">
          <w:rPr>
            <w:rFonts w:asciiTheme="minorBidi" w:hAnsiTheme="minorBidi" w:cstheme="minorBidi"/>
            <w:sz w:val="24"/>
            <w:rtl/>
            <w:rPrChange w:id="2536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7. עם סיום פעולות ההדברה ואריזות ריקות, יש להוציא את חומרי ההדברה מן המפעל.</w:delText>
        </w:r>
      </w:del>
    </w:p>
    <w:p w14:paraId="6D162343" w14:textId="1CD86B0F" w:rsidR="00C9209F" w:rsidRPr="00AB5A4E" w:rsidDel="00C56747" w:rsidRDefault="00C9209F" w:rsidP="00C56747">
      <w:pPr>
        <w:spacing w:line="360" w:lineRule="auto"/>
        <w:jc w:val="both"/>
        <w:rPr>
          <w:del w:id="2537" w:author="Yael Gottlieb" w:date="2025-04-16T10:23:00Z" w16du:dateUtc="2025-04-16T07:23:00Z"/>
          <w:rFonts w:asciiTheme="minorBidi" w:hAnsiTheme="minorBidi" w:cstheme="minorBidi"/>
          <w:sz w:val="24"/>
          <w:rtl/>
          <w:rPrChange w:id="2538" w:author="Yael Gottlieb" w:date="2025-04-15T13:53:00Z" w16du:dateUtc="2025-04-15T10:53:00Z">
            <w:rPr>
              <w:del w:id="2539" w:author="Yael Gottlieb" w:date="2025-04-16T10:23:00Z" w16du:dateUtc="2025-04-16T07:23:00Z"/>
              <w:rFonts w:ascii="Arial" w:hAnsi="Arial" w:cs="Arial"/>
              <w:szCs w:val="22"/>
              <w:rtl/>
            </w:rPr>
          </w:rPrChange>
        </w:rPr>
        <w:pPrChange w:id="2540" w:author="Yael Gottlieb" w:date="2025-04-16T10:23:00Z" w16du:dateUtc="2025-04-16T07:23:00Z">
          <w:pPr>
            <w:jc w:val="both"/>
          </w:pPr>
        </w:pPrChange>
      </w:pPr>
      <w:del w:id="2541" w:author="Yael Gottlieb" w:date="2025-04-16T10:23:00Z" w16du:dateUtc="2025-04-16T07:23:00Z">
        <w:r w:rsidRPr="00AB5A4E" w:rsidDel="00C56747">
          <w:rPr>
            <w:rFonts w:asciiTheme="minorBidi" w:hAnsiTheme="minorBidi" w:cstheme="minorBidi"/>
            <w:sz w:val="24"/>
            <w:rtl/>
            <w:rPrChange w:id="2542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 xml:space="preserve">8. אין לזרוק חומרי הדברה ואריזות ריקות במפעל גדות. </w:delText>
        </w:r>
      </w:del>
    </w:p>
    <w:p w14:paraId="0553B76E" w14:textId="358FD7C5" w:rsidR="00C9209F" w:rsidRPr="00AB5A4E" w:rsidDel="00C56747" w:rsidRDefault="00C9209F" w:rsidP="00C56747">
      <w:pPr>
        <w:spacing w:line="360" w:lineRule="auto"/>
        <w:jc w:val="both"/>
        <w:rPr>
          <w:del w:id="2543" w:author="Yael Gottlieb" w:date="2025-04-16T10:23:00Z" w16du:dateUtc="2025-04-16T07:23:00Z"/>
          <w:rFonts w:asciiTheme="minorBidi" w:hAnsiTheme="minorBidi" w:cstheme="minorBidi"/>
          <w:b/>
          <w:bCs/>
          <w:sz w:val="24"/>
          <w:u w:val="single"/>
          <w:rtl/>
          <w:rPrChange w:id="2544" w:author="Yael Gottlieb" w:date="2025-04-15T13:53:00Z" w16du:dateUtc="2025-04-15T10:53:00Z">
            <w:rPr>
              <w:del w:id="2545" w:author="Yael Gottlieb" w:date="2025-04-16T10:23:00Z" w16du:dateUtc="2025-04-16T07:23:00Z"/>
              <w:rFonts w:ascii="Arial" w:hAnsi="Arial" w:cs="Arial"/>
              <w:b/>
              <w:bCs/>
              <w:sz w:val="32"/>
              <w:szCs w:val="32"/>
              <w:u w:val="single"/>
              <w:rtl/>
            </w:rPr>
          </w:rPrChange>
        </w:rPr>
        <w:pPrChange w:id="2546" w:author="Yael Gottlieb" w:date="2025-04-16T10:23:00Z" w16du:dateUtc="2025-04-16T07:23:00Z">
          <w:pPr>
            <w:jc w:val="both"/>
          </w:pPr>
        </w:pPrChange>
      </w:pPr>
    </w:p>
    <w:p w14:paraId="77B0B4A0" w14:textId="6A5578AE" w:rsidR="00C9209F" w:rsidRPr="00AB5A4E" w:rsidDel="00C56747" w:rsidRDefault="00C9209F" w:rsidP="00C56747">
      <w:pPr>
        <w:spacing w:line="360" w:lineRule="auto"/>
        <w:jc w:val="both"/>
        <w:rPr>
          <w:del w:id="2547" w:author="Yael Gottlieb" w:date="2025-04-16T10:23:00Z" w16du:dateUtc="2025-04-16T07:23:00Z"/>
          <w:rFonts w:asciiTheme="minorBidi" w:hAnsiTheme="minorBidi" w:cstheme="minorBidi"/>
          <w:sz w:val="24"/>
          <w:rtl/>
          <w:rPrChange w:id="2548" w:author="Yael Gottlieb" w:date="2025-04-15T13:53:00Z" w16du:dateUtc="2025-04-15T10:53:00Z">
            <w:rPr>
              <w:del w:id="2549" w:author="Yael Gottlieb" w:date="2025-04-16T10:23:00Z" w16du:dateUtc="2025-04-16T07:23:00Z"/>
              <w:rFonts w:ascii="Arial" w:hAnsi="Arial" w:cs="Arial"/>
              <w:szCs w:val="22"/>
              <w:rtl/>
            </w:rPr>
          </w:rPrChange>
        </w:rPr>
        <w:pPrChange w:id="2550" w:author="Yael Gottlieb" w:date="2025-04-16T10:23:00Z" w16du:dateUtc="2025-04-16T07:23:00Z">
          <w:pPr/>
        </w:pPrChange>
      </w:pPr>
      <w:del w:id="2551" w:author="Yael Gottlieb" w:date="2025-04-16T10:23:00Z" w16du:dateUtc="2025-04-16T07:23:00Z">
        <w:r w:rsidRPr="00AB5A4E" w:rsidDel="00C56747">
          <w:rPr>
            <w:rFonts w:asciiTheme="minorBidi" w:hAnsiTheme="minorBidi" w:cstheme="minorBidi"/>
            <w:sz w:val="24"/>
            <w:rtl/>
            <w:rPrChange w:id="2552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שם המדביר :_____________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553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554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555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556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ab/>
          <w:delText xml:space="preserve">חתימת ממונה בטיחות ו/או מנהל תשתיות </w:delText>
        </w:r>
      </w:del>
    </w:p>
    <w:p w14:paraId="510E4AC5" w14:textId="6C039C6D" w:rsidR="00C9209F" w:rsidRPr="00AB5A4E" w:rsidDel="00C56747" w:rsidRDefault="00C9209F" w:rsidP="00C56747">
      <w:pPr>
        <w:spacing w:line="360" w:lineRule="auto"/>
        <w:jc w:val="both"/>
        <w:rPr>
          <w:del w:id="2557" w:author="Yael Gottlieb" w:date="2025-04-16T10:23:00Z" w16du:dateUtc="2025-04-16T07:23:00Z"/>
          <w:rFonts w:asciiTheme="minorBidi" w:hAnsiTheme="minorBidi" w:cstheme="minorBidi"/>
          <w:sz w:val="24"/>
          <w:rtl/>
          <w:rPrChange w:id="2558" w:author="Yael Gottlieb" w:date="2025-04-15T13:53:00Z" w16du:dateUtc="2025-04-15T10:53:00Z">
            <w:rPr>
              <w:del w:id="2559" w:author="Yael Gottlieb" w:date="2025-04-16T10:23:00Z" w16du:dateUtc="2025-04-16T07:23:00Z"/>
              <w:rFonts w:ascii="Arial" w:hAnsi="Arial" w:cs="Arial"/>
              <w:szCs w:val="22"/>
              <w:rtl/>
            </w:rPr>
          </w:rPrChange>
        </w:rPr>
        <w:pPrChange w:id="2560" w:author="Yael Gottlieb" w:date="2025-04-16T10:23:00Z" w16du:dateUtc="2025-04-16T07:23:00Z">
          <w:pPr/>
        </w:pPrChange>
      </w:pPr>
    </w:p>
    <w:p w14:paraId="2C575018" w14:textId="6194ED0B" w:rsidR="00C9209F" w:rsidRPr="00AB5A4E" w:rsidDel="00C56747" w:rsidRDefault="00C9209F" w:rsidP="00C56747">
      <w:pPr>
        <w:spacing w:line="360" w:lineRule="auto"/>
        <w:jc w:val="both"/>
        <w:rPr>
          <w:del w:id="2561" w:author="Yael Gottlieb" w:date="2025-04-16T10:23:00Z" w16du:dateUtc="2025-04-16T07:23:00Z"/>
          <w:rFonts w:asciiTheme="minorBidi" w:hAnsiTheme="minorBidi" w:cstheme="minorBidi"/>
          <w:sz w:val="24"/>
          <w:rtl/>
          <w:rPrChange w:id="2562" w:author="Yael Gottlieb" w:date="2025-04-15T13:53:00Z" w16du:dateUtc="2025-04-15T10:53:00Z">
            <w:rPr>
              <w:del w:id="2563" w:author="Yael Gottlieb" w:date="2025-04-16T10:23:00Z" w16du:dateUtc="2025-04-16T07:23:00Z"/>
              <w:rFonts w:ascii="Arial" w:hAnsi="Arial" w:cs="Arial"/>
              <w:szCs w:val="22"/>
              <w:rtl/>
            </w:rPr>
          </w:rPrChange>
        </w:rPr>
        <w:pPrChange w:id="2564" w:author="Yael Gottlieb" w:date="2025-04-16T10:23:00Z" w16du:dateUtc="2025-04-16T07:23:00Z">
          <w:pPr/>
        </w:pPrChange>
      </w:pPr>
      <w:del w:id="2565" w:author="Yael Gottlieb" w:date="2025-04-16T10:23:00Z" w16du:dateUtc="2025-04-16T07:23:00Z">
        <w:r w:rsidRPr="00AB5A4E" w:rsidDel="00C56747">
          <w:rPr>
            <w:rFonts w:asciiTheme="minorBidi" w:hAnsiTheme="minorBidi" w:cstheme="minorBidi"/>
            <w:sz w:val="24"/>
            <w:rtl/>
            <w:rPrChange w:id="2566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חתימה : ________________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567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568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569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570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ab/>
          <w:delText>____________________________</w:delText>
        </w:r>
      </w:del>
    </w:p>
    <w:p w14:paraId="2CA86B1B" w14:textId="2956AB1F" w:rsidR="00C9209F" w:rsidRPr="00AB5A4E" w:rsidDel="00C56747" w:rsidRDefault="00C9209F" w:rsidP="00C56747">
      <w:pPr>
        <w:spacing w:line="360" w:lineRule="auto"/>
        <w:jc w:val="both"/>
        <w:rPr>
          <w:del w:id="2571" w:author="Yael Gottlieb" w:date="2025-04-16T10:23:00Z" w16du:dateUtc="2025-04-16T07:23:00Z"/>
          <w:rFonts w:asciiTheme="minorBidi" w:hAnsiTheme="minorBidi" w:cstheme="minorBidi"/>
          <w:sz w:val="24"/>
          <w:rtl/>
          <w:rPrChange w:id="2572" w:author="Yael Gottlieb" w:date="2025-04-15T13:53:00Z" w16du:dateUtc="2025-04-15T10:53:00Z">
            <w:rPr>
              <w:del w:id="2573" w:author="Yael Gottlieb" w:date="2025-04-16T10:23:00Z" w16du:dateUtc="2025-04-16T07:23:00Z"/>
              <w:rFonts w:ascii="Arial" w:hAnsi="Arial" w:cs="Arial"/>
              <w:szCs w:val="22"/>
              <w:rtl/>
            </w:rPr>
          </w:rPrChange>
        </w:rPr>
        <w:pPrChange w:id="2574" w:author="Yael Gottlieb" w:date="2025-04-16T10:23:00Z" w16du:dateUtc="2025-04-16T07:23:00Z">
          <w:pPr/>
        </w:pPrChange>
      </w:pPr>
    </w:p>
    <w:p w14:paraId="5421C219" w14:textId="7CEF7BDB" w:rsidR="00C9209F" w:rsidRPr="00AB5A4E" w:rsidRDefault="00C9209F" w:rsidP="00C56747">
      <w:pPr>
        <w:spacing w:line="360" w:lineRule="auto"/>
        <w:jc w:val="both"/>
        <w:rPr>
          <w:rFonts w:asciiTheme="minorBidi" w:hAnsiTheme="minorBidi" w:cstheme="minorBidi"/>
          <w:sz w:val="24"/>
          <w:rtl/>
          <w:rPrChange w:id="2575" w:author="Yael Gottlieb" w:date="2025-04-15T13:53:00Z" w16du:dateUtc="2025-04-15T10:53:00Z">
            <w:rPr>
              <w:rFonts w:ascii="Arial" w:hAnsi="Arial" w:cs="Arial"/>
              <w:szCs w:val="22"/>
              <w:rtl/>
            </w:rPr>
          </w:rPrChange>
        </w:rPr>
        <w:pPrChange w:id="2576" w:author="Yael Gottlieb" w:date="2025-04-16T10:23:00Z" w16du:dateUtc="2025-04-16T07:23:00Z">
          <w:pPr/>
        </w:pPrChange>
      </w:pPr>
      <w:del w:id="2577" w:author="Yael Gottlieb" w:date="2025-04-16T10:23:00Z" w16du:dateUtc="2025-04-16T07:23:00Z">
        <w:r w:rsidRPr="00AB5A4E" w:rsidDel="00C56747">
          <w:rPr>
            <w:rFonts w:asciiTheme="minorBidi" w:hAnsiTheme="minorBidi" w:cstheme="minorBidi"/>
            <w:sz w:val="24"/>
            <w:rtl/>
            <w:rPrChange w:id="2578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delText>תאריך : ________________</w:delText>
        </w:r>
        <w:r w:rsidRPr="00AB5A4E" w:rsidDel="00C56747">
          <w:rPr>
            <w:rFonts w:asciiTheme="minorBidi" w:hAnsiTheme="minorBidi" w:cstheme="minorBidi"/>
            <w:sz w:val="24"/>
            <w:rtl/>
            <w:rPrChange w:id="2579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580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581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ab/>
        </w:r>
        <w:r w:rsidRPr="00AB5A4E" w:rsidDel="00C56747">
          <w:rPr>
            <w:rFonts w:asciiTheme="minorBidi" w:hAnsiTheme="minorBidi" w:cstheme="minorBidi"/>
            <w:sz w:val="24"/>
            <w:rtl/>
            <w:rPrChange w:id="2582" w:author="Yael Gottlieb" w:date="2025-04-15T13:53:00Z" w16du:dateUtc="2025-04-15T10:53:00Z">
              <w:rPr>
                <w:rFonts w:ascii="Arial" w:hAnsi="Arial" w:cs="Arial"/>
                <w:szCs w:val="22"/>
                <w:rtl/>
              </w:rPr>
            </w:rPrChange>
          </w:rPr>
          <w:tab/>
          <w:delText>____________________________</w:delText>
        </w:r>
      </w:del>
      <w:r w:rsidRPr="00AB5A4E">
        <w:rPr>
          <w:rFonts w:asciiTheme="minorBidi" w:hAnsiTheme="minorBidi" w:cstheme="minorBidi"/>
          <w:sz w:val="24"/>
          <w:rtl/>
          <w:rPrChange w:id="2583" w:author="Yael Gottlieb" w:date="2025-04-15T13:53:00Z" w16du:dateUtc="2025-04-15T10:53:00Z">
            <w:rPr>
              <w:rFonts w:ascii="Arial" w:hAnsi="Arial" w:cs="Arial"/>
              <w:szCs w:val="22"/>
              <w:rtl/>
            </w:rPr>
          </w:rPrChange>
        </w:rPr>
        <w:tab/>
      </w:r>
    </w:p>
    <w:tbl>
      <w:tblPr>
        <w:tblpPr w:leftFromText="180" w:rightFromText="180" w:vertAnchor="text" w:horzAnchor="margin" w:tblpXSpec="center" w:tblpY="45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88"/>
        <w:gridCol w:w="3177"/>
        <w:gridCol w:w="1931"/>
      </w:tblGrid>
      <w:tr w:rsidR="00C56747" w:rsidRPr="00C56747" w:rsidDel="00C56747" w14:paraId="59551F93" w14:textId="77777777" w:rsidTr="009B1A7D">
        <w:trPr>
          <w:trHeight w:val="561"/>
          <w:del w:id="2584" w:author="Yael Gottlieb" w:date="2025-04-16T10:23:00Z" w16du:dateUtc="2025-04-16T07:23:00Z"/>
        </w:trPr>
        <w:tc>
          <w:tcPr>
            <w:tcW w:w="3616" w:type="dxa"/>
            <w:vAlign w:val="center"/>
          </w:tcPr>
          <w:p w14:paraId="2E202A60" w14:textId="762BB9FA" w:rsidR="00C9209F" w:rsidRPr="00AB5A4E" w:rsidDel="00C56747" w:rsidRDefault="00C9209F" w:rsidP="00576C85">
            <w:pPr>
              <w:spacing w:line="360" w:lineRule="auto"/>
              <w:rPr>
                <w:del w:id="2585" w:author="Yael Gottlieb" w:date="2025-04-16T10:23:00Z" w16du:dateUtc="2025-04-16T07:23:00Z"/>
                <w:rFonts w:asciiTheme="minorBidi" w:hAnsiTheme="minorBidi" w:cstheme="minorBidi"/>
                <w:b/>
                <w:bCs/>
                <w:i/>
                <w:iCs/>
                <w:sz w:val="24"/>
                <w:rtl/>
                <w:rPrChange w:id="2586" w:author="Yael Gottlieb" w:date="2025-04-15T13:53:00Z" w16du:dateUtc="2025-04-15T10:53:00Z">
                  <w:rPr>
                    <w:del w:id="2587" w:author="Yael Gottlieb" w:date="2025-04-16T10:23:00Z" w16du:dateUtc="2025-04-16T07:23:00Z"/>
                    <w:rFonts w:ascii="Arial" w:hAnsi="Arial" w:cs="Arial"/>
                    <w:b/>
                    <w:bCs/>
                    <w:i/>
                    <w:iCs/>
                    <w:szCs w:val="22"/>
                    <w:rtl/>
                  </w:rPr>
                </w:rPrChange>
              </w:rPr>
              <w:pPrChange w:id="2588" w:author="Yael Gottlieb" w:date="2025-04-15T13:45:00Z" w16du:dateUtc="2025-04-15T10:45:00Z">
                <w:pPr>
                  <w:framePr w:hSpace="180" w:wrap="around" w:vAnchor="text" w:hAnchor="margin" w:xAlign="center" w:y="459"/>
                </w:pPr>
              </w:pPrChange>
            </w:pPr>
            <w:del w:id="2589" w:author="Yael Gottlieb" w:date="2025-04-16T10:23:00Z" w16du:dateUtc="2025-04-16T07:23:00Z">
              <w:r w:rsidRPr="00AB5A4E" w:rsidDel="00C56747">
                <w:rPr>
                  <w:rFonts w:asciiTheme="minorBidi" w:hAnsiTheme="minorBidi" w:cstheme="minorBidi"/>
                  <w:b/>
                  <w:bCs/>
                  <w:i/>
                  <w:iCs/>
                  <w:sz w:val="24"/>
                  <w:rtl/>
                  <w:rPrChange w:id="2590" w:author="Yael Gottlieb" w:date="2025-04-15T13:53:00Z" w16du:dateUtc="2025-04-15T10:53:00Z">
                    <w:rPr>
                      <w:rFonts w:ascii="Arial" w:hAnsi="Arial" w:cs="Arial"/>
                      <w:b/>
                      <w:bCs/>
                      <w:i/>
                      <w:iCs/>
                      <w:szCs w:val="22"/>
                      <w:rtl/>
                    </w:rPr>
                  </w:rPrChange>
                </w:rPr>
                <w:delText xml:space="preserve">הכותב: ממונה בטיחות </w:delText>
              </w:r>
            </w:del>
          </w:p>
        </w:tc>
        <w:tc>
          <w:tcPr>
            <w:tcW w:w="3543" w:type="dxa"/>
            <w:vAlign w:val="center"/>
          </w:tcPr>
          <w:p w14:paraId="230670EE" w14:textId="32B2A5A5" w:rsidR="00C9209F" w:rsidRPr="00AB5A4E" w:rsidDel="00C56747" w:rsidRDefault="00C9209F" w:rsidP="00576C85">
            <w:pPr>
              <w:spacing w:line="360" w:lineRule="auto"/>
              <w:rPr>
                <w:del w:id="2591" w:author="Yael Gottlieb" w:date="2025-04-16T10:23:00Z" w16du:dateUtc="2025-04-16T07:23:00Z"/>
                <w:rFonts w:asciiTheme="minorBidi" w:hAnsiTheme="minorBidi" w:cstheme="minorBidi"/>
                <w:b/>
                <w:bCs/>
                <w:i/>
                <w:iCs/>
                <w:sz w:val="24"/>
                <w:rtl/>
                <w:rPrChange w:id="2592" w:author="Yael Gottlieb" w:date="2025-04-15T13:53:00Z" w16du:dateUtc="2025-04-15T10:53:00Z">
                  <w:rPr>
                    <w:del w:id="2593" w:author="Yael Gottlieb" w:date="2025-04-16T10:23:00Z" w16du:dateUtc="2025-04-16T07:23:00Z"/>
                    <w:rFonts w:ascii="Arial" w:hAnsi="Arial" w:cs="Arial" w:hint="cs"/>
                    <w:b/>
                    <w:bCs/>
                    <w:i/>
                    <w:iCs/>
                    <w:szCs w:val="22"/>
                    <w:rtl/>
                  </w:rPr>
                </w:rPrChange>
              </w:rPr>
              <w:pPrChange w:id="2594" w:author="Yael Gottlieb" w:date="2025-04-15T13:45:00Z" w16du:dateUtc="2025-04-15T10:45:00Z">
                <w:pPr>
                  <w:framePr w:hSpace="180" w:wrap="around" w:vAnchor="text" w:hAnchor="margin" w:xAlign="center" w:y="459"/>
                </w:pPr>
              </w:pPrChange>
            </w:pPr>
            <w:del w:id="2595" w:author="Yael Gottlieb" w:date="2025-04-16T10:23:00Z" w16du:dateUtc="2025-04-16T07:23:00Z">
              <w:r w:rsidRPr="00AB5A4E" w:rsidDel="00C56747">
                <w:rPr>
                  <w:rFonts w:asciiTheme="minorBidi" w:hAnsiTheme="minorBidi" w:cstheme="minorBidi"/>
                  <w:b/>
                  <w:bCs/>
                  <w:i/>
                  <w:iCs/>
                  <w:sz w:val="24"/>
                  <w:rtl/>
                  <w:rPrChange w:id="2596" w:author="Yael Gottlieb" w:date="2025-04-15T13:53:00Z" w16du:dateUtc="2025-04-15T10:53:00Z">
                    <w:rPr>
                      <w:rFonts w:ascii="Arial" w:hAnsi="Arial" w:cs="Arial"/>
                      <w:b/>
                      <w:bCs/>
                      <w:i/>
                      <w:iCs/>
                      <w:szCs w:val="22"/>
                      <w:rtl/>
                    </w:rPr>
                  </w:rPrChange>
                </w:rPr>
                <w:delText>מאשר:</w:delText>
              </w:r>
              <w:r w:rsidRPr="00AB5A4E" w:rsidDel="00C56747">
                <w:rPr>
                  <w:rFonts w:asciiTheme="minorBidi" w:hAnsiTheme="minorBidi" w:cstheme="minorBidi"/>
                  <w:b/>
                  <w:bCs/>
                  <w:i/>
                  <w:iCs/>
                  <w:sz w:val="24"/>
                  <w:rtl/>
                  <w:rPrChange w:id="2597" w:author="Yael Gottlieb" w:date="2025-04-15T13:53:00Z" w16du:dateUtc="2025-04-15T10:53:00Z">
                    <w:rPr>
                      <w:rFonts w:ascii="Arial" w:hAnsi="Arial" w:cs="Arial" w:hint="cs"/>
                      <w:b/>
                      <w:bCs/>
                      <w:i/>
                      <w:iCs/>
                      <w:szCs w:val="22"/>
                      <w:rtl/>
                    </w:rPr>
                  </w:rPrChange>
                </w:rPr>
                <w:delText xml:space="preserve">נציג הנהלה </w:delText>
              </w:r>
            </w:del>
          </w:p>
        </w:tc>
        <w:tc>
          <w:tcPr>
            <w:tcW w:w="2127" w:type="dxa"/>
            <w:vAlign w:val="center"/>
          </w:tcPr>
          <w:p w14:paraId="49271BF3" w14:textId="0A896D8E" w:rsidR="00C9209F" w:rsidRPr="00AB5A4E" w:rsidDel="00C56747" w:rsidRDefault="00C9209F" w:rsidP="00576C85">
            <w:pPr>
              <w:spacing w:line="360" w:lineRule="auto"/>
              <w:rPr>
                <w:del w:id="2598" w:author="Yael Gottlieb" w:date="2025-04-16T10:23:00Z" w16du:dateUtc="2025-04-16T07:23:00Z"/>
                <w:rFonts w:asciiTheme="minorBidi" w:hAnsiTheme="minorBidi" w:cstheme="minorBidi"/>
                <w:b/>
                <w:bCs/>
                <w:i/>
                <w:iCs/>
                <w:sz w:val="24"/>
                <w:rtl/>
                <w:rPrChange w:id="2599" w:author="Yael Gottlieb" w:date="2025-04-15T13:53:00Z" w16du:dateUtc="2025-04-15T10:53:00Z">
                  <w:rPr>
                    <w:del w:id="2600" w:author="Yael Gottlieb" w:date="2025-04-16T10:23:00Z" w16du:dateUtc="2025-04-16T07:23:00Z"/>
                    <w:rFonts w:ascii="Arial" w:hAnsi="Arial" w:cs="Arial"/>
                    <w:b/>
                    <w:bCs/>
                    <w:i/>
                    <w:iCs/>
                    <w:szCs w:val="22"/>
                    <w:rtl/>
                  </w:rPr>
                </w:rPrChange>
              </w:rPr>
              <w:pPrChange w:id="2601" w:author="Yael Gottlieb" w:date="2025-04-15T13:45:00Z" w16du:dateUtc="2025-04-15T10:45:00Z">
                <w:pPr>
                  <w:framePr w:hSpace="180" w:wrap="around" w:vAnchor="text" w:hAnchor="margin" w:xAlign="center" w:y="459"/>
                </w:pPr>
              </w:pPrChange>
            </w:pPr>
            <w:del w:id="2602" w:author="Yael Gottlieb" w:date="2025-04-16T10:23:00Z" w16du:dateUtc="2025-04-16T07:23:00Z">
              <w:r w:rsidRPr="00AB5A4E" w:rsidDel="00C56747">
                <w:rPr>
                  <w:rFonts w:asciiTheme="minorBidi" w:hAnsiTheme="minorBidi" w:cstheme="minorBidi"/>
                  <w:b/>
                  <w:bCs/>
                  <w:i/>
                  <w:iCs/>
                  <w:sz w:val="24"/>
                  <w:rtl/>
                  <w:rPrChange w:id="2603" w:author="Yael Gottlieb" w:date="2025-04-15T13:53:00Z" w16du:dateUtc="2025-04-15T10:53:00Z">
                    <w:rPr>
                      <w:rFonts w:ascii="Arial" w:hAnsi="Arial" w:cs="Arial"/>
                      <w:b/>
                      <w:bCs/>
                      <w:i/>
                      <w:iCs/>
                      <w:szCs w:val="22"/>
                      <w:rtl/>
                    </w:rPr>
                  </w:rPrChange>
                </w:rPr>
                <w:delText>תאריך:</w:delText>
              </w:r>
            </w:del>
          </w:p>
        </w:tc>
      </w:tr>
      <w:tr w:rsidR="00C56747" w:rsidRPr="00C56747" w:rsidDel="00C56747" w14:paraId="13529486" w14:textId="77777777" w:rsidTr="009B1A7D">
        <w:trPr>
          <w:trHeight w:val="396"/>
          <w:del w:id="2604" w:author="Yael Gottlieb" w:date="2025-04-16T10:23:00Z" w16du:dateUtc="2025-04-16T07:23:00Z"/>
        </w:trPr>
        <w:tc>
          <w:tcPr>
            <w:tcW w:w="3616" w:type="dxa"/>
            <w:vAlign w:val="center"/>
          </w:tcPr>
          <w:p w14:paraId="3E4807DE" w14:textId="12C93BCD" w:rsidR="00C9209F" w:rsidRPr="00AB5A4E" w:rsidDel="00C56747" w:rsidRDefault="00C9209F" w:rsidP="00576C85">
            <w:pPr>
              <w:spacing w:line="360" w:lineRule="auto"/>
              <w:rPr>
                <w:del w:id="2605" w:author="Yael Gottlieb" w:date="2025-04-16T10:23:00Z" w16du:dateUtc="2025-04-16T07:23:00Z"/>
                <w:rFonts w:asciiTheme="minorBidi" w:hAnsiTheme="minorBidi" w:cstheme="minorBidi"/>
                <w:b/>
                <w:bCs/>
                <w:i/>
                <w:iCs/>
                <w:sz w:val="24"/>
                <w:rtl/>
                <w:rPrChange w:id="2606" w:author="Yael Gottlieb" w:date="2025-04-15T13:53:00Z" w16du:dateUtc="2025-04-15T10:53:00Z">
                  <w:rPr>
                    <w:del w:id="2607" w:author="Yael Gottlieb" w:date="2025-04-16T10:23:00Z" w16du:dateUtc="2025-04-16T07:23:00Z"/>
                    <w:rFonts w:ascii="Arial" w:hAnsi="Arial" w:cs="Arial"/>
                    <w:b/>
                    <w:bCs/>
                    <w:i/>
                    <w:iCs/>
                    <w:szCs w:val="22"/>
                    <w:rtl/>
                  </w:rPr>
                </w:rPrChange>
              </w:rPr>
              <w:pPrChange w:id="2608" w:author="Yael Gottlieb" w:date="2025-04-15T13:45:00Z" w16du:dateUtc="2025-04-15T10:45:00Z">
                <w:pPr>
                  <w:framePr w:hSpace="180" w:wrap="around" w:vAnchor="text" w:hAnchor="margin" w:xAlign="center" w:y="459"/>
                </w:pPr>
              </w:pPrChange>
            </w:pPr>
            <w:del w:id="2609" w:author="Yael Gottlieb" w:date="2025-04-16T10:23:00Z" w16du:dateUtc="2025-04-16T07:23:00Z">
              <w:r w:rsidRPr="00AB5A4E" w:rsidDel="00C56747">
                <w:rPr>
                  <w:rFonts w:asciiTheme="minorBidi" w:hAnsiTheme="minorBidi" w:cstheme="minorBidi"/>
                  <w:b/>
                  <w:bCs/>
                  <w:i/>
                  <w:iCs/>
                  <w:sz w:val="24"/>
                  <w:rtl/>
                  <w:rPrChange w:id="2610" w:author="Yael Gottlieb" w:date="2025-04-15T13:53:00Z" w16du:dateUtc="2025-04-15T10:53:00Z">
                    <w:rPr>
                      <w:rFonts w:ascii="Arial" w:hAnsi="Arial" w:cs="Arial"/>
                      <w:b/>
                      <w:bCs/>
                      <w:i/>
                      <w:iCs/>
                      <w:szCs w:val="22"/>
                      <w:rtl/>
                    </w:rPr>
                  </w:rPrChange>
                </w:rPr>
                <w:delText xml:space="preserve">שם: ריצנר מיכאל  </w:delText>
              </w:r>
            </w:del>
          </w:p>
        </w:tc>
        <w:tc>
          <w:tcPr>
            <w:tcW w:w="3543" w:type="dxa"/>
            <w:vAlign w:val="center"/>
          </w:tcPr>
          <w:p w14:paraId="6C629734" w14:textId="3FEACFE5" w:rsidR="00C9209F" w:rsidRPr="00AB5A4E" w:rsidDel="00C56747" w:rsidRDefault="00C9209F" w:rsidP="00576C85">
            <w:pPr>
              <w:spacing w:line="360" w:lineRule="auto"/>
              <w:rPr>
                <w:del w:id="2611" w:author="Yael Gottlieb" w:date="2025-04-16T10:23:00Z" w16du:dateUtc="2025-04-16T07:23:00Z"/>
                <w:rFonts w:asciiTheme="minorBidi" w:hAnsiTheme="minorBidi" w:cstheme="minorBidi"/>
                <w:b/>
                <w:bCs/>
                <w:i/>
                <w:iCs/>
                <w:sz w:val="24"/>
                <w:rtl/>
                <w:rPrChange w:id="2612" w:author="Yael Gottlieb" w:date="2025-04-15T13:53:00Z" w16du:dateUtc="2025-04-15T10:53:00Z">
                  <w:rPr>
                    <w:del w:id="2613" w:author="Yael Gottlieb" w:date="2025-04-16T10:23:00Z" w16du:dateUtc="2025-04-16T07:23:00Z"/>
                    <w:rFonts w:ascii="Arial" w:hAnsi="Arial" w:cs="Arial"/>
                    <w:b/>
                    <w:bCs/>
                    <w:i/>
                    <w:iCs/>
                    <w:szCs w:val="22"/>
                    <w:rtl/>
                  </w:rPr>
                </w:rPrChange>
              </w:rPr>
              <w:pPrChange w:id="2614" w:author="Yael Gottlieb" w:date="2025-04-15T13:45:00Z" w16du:dateUtc="2025-04-15T10:45:00Z">
                <w:pPr>
                  <w:framePr w:hSpace="180" w:wrap="around" w:vAnchor="text" w:hAnchor="margin" w:xAlign="center" w:y="459"/>
                </w:pPr>
              </w:pPrChange>
            </w:pPr>
            <w:del w:id="2615" w:author="Yael Gottlieb" w:date="2025-04-16T10:23:00Z" w16du:dateUtc="2025-04-16T07:23:00Z">
              <w:r w:rsidRPr="00AB5A4E" w:rsidDel="00C56747">
                <w:rPr>
                  <w:rFonts w:asciiTheme="minorBidi" w:hAnsiTheme="minorBidi" w:cstheme="minorBidi"/>
                  <w:b/>
                  <w:bCs/>
                  <w:i/>
                  <w:iCs/>
                  <w:sz w:val="24"/>
                  <w:rtl/>
                  <w:rPrChange w:id="2616" w:author="Yael Gottlieb" w:date="2025-04-15T13:53:00Z" w16du:dateUtc="2025-04-15T10:53:00Z">
                    <w:rPr>
                      <w:rFonts w:ascii="Arial" w:hAnsi="Arial" w:cs="Arial"/>
                      <w:b/>
                      <w:bCs/>
                      <w:i/>
                      <w:iCs/>
                      <w:szCs w:val="22"/>
                      <w:rtl/>
                    </w:rPr>
                  </w:rPrChange>
                </w:rPr>
                <w:delText>שם:</w:delText>
              </w:r>
              <w:r w:rsidRPr="00AB5A4E" w:rsidDel="00C56747">
                <w:rPr>
                  <w:rFonts w:asciiTheme="minorBidi" w:hAnsiTheme="minorBidi" w:cstheme="minorBidi"/>
                  <w:b/>
                  <w:bCs/>
                  <w:i/>
                  <w:iCs/>
                  <w:sz w:val="24"/>
                  <w:rPrChange w:id="2617" w:author="Yael Gottlieb" w:date="2025-04-15T13:53:00Z" w16du:dateUtc="2025-04-15T10:53:00Z">
                    <w:rPr>
                      <w:rFonts w:ascii="Arial" w:hAnsi="Arial" w:cs="Arial"/>
                      <w:b/>
                      <w:bCs/>
                      <w:i/>
                      <w:iCs/>
                      <w:szCs w:val="22"/>
                    </w:rPr>
                  </w:rPrChange>
                </w:rPr>
                <w:delText xml:space="preserve">  </w:delText>
              </w:r>
              <w:r w:rsidRPr="00AB5A4E" w:rsidDel="00C56747">
                <w:rPr>
                  <w:rFonts w:asciiTheme="minorBidi" w:hAnsiTheme="minorBidi" w:cstheme="minorBidi"/>
                  <w:b/>
                  <w:bCs/>
                  <w:i/>
                  <w:iCs/>
                  <w:sz w:val="24"/>
                  <w:rtl/>
                  <w:rPrChange w:id="2618" w:author="Yael Gottlieb" w:date="2025-04-15T13:53:00Z" w16du:dateUtc="2025-04-15T10:53:00Z">
                    <w:rPr>
                      <w:rFonts w:ascii="Arial" w:hAnsi="Arial" w:cs="Arial" w:hint="cs"/>
                      <w:b/>
                      <w:bCs/>
                      <w:i/>
                      <w:iCs/>
                      <w:szCs w:val="22"/>
                      <w:rtl/>
                    </w:rPr>
                  </w:rPrChange>
                </w:rPr>
                <w:delText>רן אילון</w:delText>
              </w:r>
            </w:del>
          </w:p>
        </w:tc>
        <w:tc>
          <w:tcPr>
            <w:tcW w:w="2127" w:type="dxa"/>
            <w:vAlign w:val="center"/>
          </w:tcPr>
          <w:p w14:paraId="1D4F91A4" w14:textId="2E3663BA" w:rsidR="00C9209F" w:rsidRPr="00AB5A4E" w:rsidDel="00C56747" w:rsidRDefault="00C9209F" w:rsidP="00576C85">
            <w:pPr>
              <w:spacing w:line="360" w:lineRule="auto"/>
              <w:rPr>
                <w:del w:id="2619" w:author="Yael Gottlieb" w:date="2025-04-16T10:23:00Z" w16du:dateUtc="2025-04-16T07:23:00Z"/>
                <w:rFonts w:asciiTheme="minorBidi" w:hAnsiTheme="minorBidi" w:cstheme="minorBidi"/>
                <w:b/>
                <w:bCs/>
                <w:i/>
                <w:iCs/>
                <w:sz w:val="24"/>
                <w:rtl/>
                <w:rPrChange w:id="2620" w:author="Yael Gottlieb" w:date="2025-04-15T13:53:00Z" w16du:dateUtc="2025-04-15T10:53:00Z">
                  <w:rPr>
                    <w:del w:id="2621" w:author="Yael Gottlieb" w:date="2025-04-16T10:23:00Z" w16du:dateUtc="2025-04-16T07:23:00Z"/>
                    <w:rFonts w:ascii="Arial" w:hAnsi="Arial" w:cs="Arial"/>
                    <w:b/>
                    <w:bCs/>
                    <w:i/>
                    <w:iCs/>
                    <w:szCs w:val="22"/>
                    <w:rtl/>
                  </w:rPr>
                </w:rPrChange>
              </w:rPr>
              <w:pPrChange w:id="2622" w:author="Yael Gottlieb" w:date="2025-04-15T13:45:00Z" w16du:dateUtc="2025-04-15T10:45:00Z">
                <w:pPr>
                  <w:framePr w:hSpace="180" w:wrap="around" w:vAnchor="text" w:hAnchor="margin" w:xAlign="center" w:y="459"/>
                </w:pPr>
              </w:pPrChange>
            </w:pPr>
          </w:p>
        </w:tc>
      </w:tr>
      <w:tr w:rsidR="00C56747" w:rsidRPr="00C56747" w:rsidDel="00C56747" w14:paraId="61F0F5C5" w14:textId="77777777" w:rsidTr="009B1A7D">
        <w:trPr>
          <w:trHeight w:val="416"/>
          <w:del w:id="2623" w:author="Yael Gottlieb" w:date="2025-04-16T10:23:00Z" w16du:dateUtc="2025-04-16T07:23:00Z"/>
        </w:trPr>
        <w:tc>
          <w:tcPr>
            <w:tcW w:w="3616" w:type="dxa"/>
            <w:vAlign w:val="center"/>
          </w:tcPr>
          <w:p w14:paraId="71D4814E" w14:textId="4ECFB8D8" w:rsidR="00C9209F" w:rsidRPr="00AB5A4E" w:rsidDel="00C56747" w:rsidRDefault="00C9209F" w:rsidP="00576C85">
            <w:pPr>
              <w:spacing w:line="360" w:lineRule="auto"/>
              <w:rPr>
                <w:del w:id="2624" w:author="Yael Gottlieb" w:date="2025-04-16T10:23:00Z" w16du:dateUtc="2025-04-16T07:23:00Z"/>
                <w:rFonts w:asciiTheme="minorBidi" w:hAnsiTheme="minorBidi" w:cstheme="minorBidi"/>
                <w:b/>
                <w:bCs/>
                <w:i/>
                <w:iCs/>
                <w:sz w:val="24"/>
                <w:rtl/>
                <w:rPrChange w:id="2625" w:author="Yael Gottlieb" w:date="2025-04-15T13:53:00Z" w16du:dateUtc="2025-04-15T10:53:00Z">
                  <w:rPr>
                    <w:del w:id="2626" w:author="Yael Gottlieb" w:date="2025-04-16T10:23:00Z" w16du:dateUtc="2025-04-16T07:23:00Z"/>
                    <w:rFonts w:ascii="Arial" w:hAnsi="Arial" w:cs="Arial"/>
                    <w:b/>
                    <w:bCs/>
                    <w:i/>
                    <w:iCs/>
                    <w:szCs w:val="22"/>
                    <w:rtl/>
                  </w:rPr>
                </w:rPrChange>
              </w:rPr>
              <w:pPrChange w:id="2627" w:author="Yael Gottlieb" w:date="2025-04-15T13:45:00Z" w16du:dateUtc="2025-04-15T10:45:00Z">
                <w:pPr>
                  <w:framePr w:hSpace="180" w:wrap="around" w:vAnchor="text" w:hAnchor="margin" w:xAlign="center" w:y="459"/>
                </w:pPr>
              </w:pPrChange>
            </w:pPr>
            <w:del w:id="2628" w:author="Yael Gottlieb" w:date="2025-04-16T10:23:00Z" w16du:dateUtc="2025-04-16T07:23:00Z">
              <w:r w:rsidRPr="00AB5A4E" w:rsidDel="00C56747">
                <w:rPr>
                  <w:rFonts w:asciiTheme="minorBidi" w:hAnsiTheme="minorBidi" w:cstheme="minorBidi"/>
                  <w:b/>
                  <w:bCs/>
                  <w:i/>
                  <w:iCs/>
                  <w:sz w:val="24"/>
                  <w:rtl/>
                  <w:rPrChange w:id="2629" w:author="Yael Gottlieb" w:date="2025-04-15T13:53:00Z" w16du:dateUtc="2025-04-15T10:53:00Z">
                    <w:rPr>
                      <w:rFonts w:ascii="Arial" w:hAnsi="Arial" w:cs="Arial"/>
                      <w:b/>
                      <w:bCs/>
                      <w:i/>
                      <w:iCs/>
                      <w:szCs w:val="22"/>
                      <w:rtl/>
                    </w:rPr>
                  </w:rPrChange>
                </w:rPr>
                <w:delText>חתימה:</w:delText>
              </w:r>
            </w:del>
          </w:p>
        </w:tc>
        <w:tc>
          <w:tcPr>
            <w:tcW w:w="3543" w:type="dxa"/>
            <w:vAlign w:val="center"/>
          </w:tcPr>
          <w:p w14:paraId="00718680" w14:textId="11F3213F" w:rsidR="00C9209F" w:rsidRPr="00AB5A4E" w:rsidDel="00C56747" w:rsidRDefault="00C9209F" w:rsidP="00576C85">
            <w:pPr>
              <w:spacing w:line="360" w:lineRule="auto"/>
              <w:rPr>
                <w:del w:id="2630" w:author="Yael Gottlieb" w:date="2025-04-16T10:23:00Z" w16du:dateUtc="2025-04-16T07:23:00Z"/>
                <w:rFonts w:asciiTheme="minorBidi" w:hAnsiTheme="minorBidi" w:cstheme="minorBidi"/>
                <w:b/>
                <w:bCs/>
                <w:i/>
                <w:iCs/>
                <w:sz w:val="24"/>
                <w:rtl/>
                <w:rPrChange w:id="2631" w:author="Yael Gottlieb" w:date="2025-04-15T13:53:00Z" w16du:dateUtc="2025-04-15T10:53:00Z">
                  <w:rPr>
                    <w:del w:id="2632" w:author="Yael Gottlieb" w:date="2025-04-16T10:23:00Z" w16du:dateUtc="2025-04-16T07:23:00Z"/>
                    <w:rFonts w:ascii="Arial" w:hAnsi="Arial" w:cs="Arial"/>
                    <w:b/>
                    <w:bCs/>
                    <w:i/>
                    <w:iCs/>
                    <w:szCs w:val="22"/>
                    <w:rtl/>
                  </w:rPr>
                </w:rPrChange>
              </w:rPr>
              <w:pPrChange w:id="2633" w:author="Yael Gottlieb" w:date="2025-04-15T13:45:00Z" w16du:dateUtc="2025-04-15T10:45:00Z">
                <w:pPr>
                  <w:framePr w:hSpace="180" w:wrap="around" w:vAnchor="text" w:hAnchor="margin" w:xAlign="center" w:y="459"/>
                </w:pPr>
              </w:pPrChange>
            </w:pPr>
            <w:del w:id="2634" w:author="Yael Gottlieb" w:date="2025-04-16T10:23:00Z" w16du:dateUtc="2025-04-16T07:23:00Z">
              <w:r w:rsidRPr="00AB5A4E" w:rsidDel="00C56747">
                <w:rPr>
                  <w:rFonts w:asciiTheme="minorBidi" w:hAnsiTheme="minorBidi" w:cstheme="minorBidi"/>
                  <w:b/>
                  <w:bCs/>
                  <w:i/>
                  <w:iCs/>
                  <w:sz w:val="24"/>
                  <w:rtl/>
                  <w:rPrChange w:id="2635" w:author="Yael Gottlieb" w:date="2025-04-15T13:53:00Z" w16du:dateUtc="2025-04-15T10:53:00Z">
                    <w:rPr>
                      <w:rFonts w:ascii="Arial" w:hAnsi="Arial" w:cs="Arial"/>
                      <w:b/>
                      <w:bCs/>
                      <w:i/>
                      <w:iCs/>
                      <w:szCs w:val="22"/>
                      <w:rtl/>
                    </w:rPr>
                  </w:rPrChange>
                </w:rPr>
                <w:delText xml:space="preserve">חתימה: </w:delText>
              </w:r>
            </w:del>
          </w:p>
        </w:tc>
        <w:tc>
          <w:tcPr>
            <w:tcW w:w="2127" w:type="dxa"/>
            <w:vAlign w:val="center"/>
          </w:tcPr>
          <w:p w14:paraId="1E41850A" w14:textId="374F1B25" w:rsidR="00C9209F" w:rsidRPr="00AB5A4E" w:rsidDel="00C56747" w:rsidRDefault="00C9209F" w:rsidP="00576C85">
            <w:pPr>
              <w:spacing w:line="360" w:lineRule="auto"/>
              <w:rPr>
                <w:del w:id="2636" w:author="Yael Gottlieb" w:date="2025-04-16T10:23:00Z" w16du:dateUtc="2025-04-16T07:23:00Z"/>
                <w:rFonts w:asciiTheme="minorBidi" w:hAnsiTheme="minorBidi" w:cstheme="minorBidi"/>
                <w:b/>
                <w:bCs/>
                <w:i/>
                <w:iCs/>
                <w:sz w:val="24"/>
                <w:rtl/>
                <w:rPrChange w:id="2637" w:author="Yael Gottlieb" w:date="2025-04-15T13:53:00Z" w16du:dateUtc="2025-04-15T10:53:00Z">
                  <w:rPr>
                    <w:del w:id="2638" w:author="Yael Gottlieb" w:date="2025-04-16T10:23:00Z" w16du:dateUtc="2025-04-16T07:23:00Z"/>
                    <w:rFonts w:ascii="Arial" w:hAnsi="Arial" w:cs="Arial"/>
                    <w:b/>
                    <w:bCs/>
                    <w:i/>
                    <w:iCs/>
                    <w:szCs w:val="22"/>
                    <w:rtl/>
                  </w:rPr>
                </w:rPrChange>
              </w:rPr>
              <w:pPrChange w:id="2639" w:author="Yael Gottlieb" w:date="2025-04-15T13:45:00Z" w16du:dateUtc="2025-04-15T10:45:00Z">
                <w:pPr>
                  <w:framePr w:hSpace="180" w:wrap="around" w:vAnchor="text" w:hAnchor="margin" w:xAlign="center" w:y="459"/>
                </w:pPr>
              </w:pPrChange>
            </w:pPr>
          </w:p>
        </w:tc>
      </w:tr>
    </w:tbl>
    <w:p w14:paraId="67F7D1A0" w14:textId="77777777" w:rsidR="00C9209F" w:rsidRPr="00AB5A4E" w:rsidRDefault="00C9209F" w:rsidP="00576C85">
      <w:pPr>
        <w:spacing w:line="360" w:lineRule="auto"/>
        <w:rPr>
          <w:rFonts w:asciiTheme="minorBidi" w:hAnsiTheme="minorBidi" w:cstheme="minorBidi"/>
          <w:sz w:val="24"/>
          <w:rPrChange w:id="2640" w:author="Yael Gottlieb" w:date="2025-04-15T13:53:00Z" w16du:dateUtc="2025-04-15T10:53:00Z">
            <w:rPr>
              <w:rFonts w:hint="cs"/>
              <w:szCs w:val="22"/>
            </w:rPr>
          </w:rPrChange>
        </w:rPr>
        <w:pPrChange w:id="2641" w:author="Yael Gottlieb" w:date="2025-04-15T13:45:00Z" w16du:dateUtc="2025-04-15T10:45:00Z">
          <w:pPr/>
        </w:pPrChange>
      </w:pPr>
    </w:p>
    <w:p w14:paraId="7063AE36" w14:textId="77777777" w:rsidR="001544AD" w:rsidRPr="00AB5A4E" w:rsidRDefault="001544AD" w:rsidP="00576C85">
      <w:pPr>
        <w:spacing w:line="360" w:lineRule="auto"/>
        <w:rPr>
          <w:rFonts w:asciiTheme="minorBidi" w:hAnsiTheme="minorBidi" w:cstheme="minorBidi"/>
          <w:sz w:val="24"/>
          <w:rPrChange w:id="2642" w:author="Yael Gottlieb" w:date="2025-04-15T13:53:00Z" w16du:dateUtc="2025-04-15T10:53:00Z">
            <w:rPr/>
          </w:rPrChange>
        </w:rPr>
        <w:pPrChange w:id="2643" w:author="Yael Gottlieb" w:date="2025-04-15T13:45:00Z" w16du:dateUtc="2025-04-15T10:45:00Z">
          <w:pPr/>
        </w:pPrChange>
      </w:pPr>
    </w:p>
    <w:sectPr w:rsidR="001544AD" w:rsidRPr="00AB5A4E" w:rsidSect="00966D85">
      <w:headerReference w:type="default" r:id="rId8"/>
      <w:pgSz w:w="11906" w:h="16838"/>
      <w:pgMar w:top="1440" w:right="1800" w:bottom="993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EA1AA" w14:textId="77777777" w:rsidR="005B784B" w:rsidRDefault="005B784B" w:rsidP="00966D85">
      <w:r>
        <w:separator/>
      </w:r>
    </w:p>
  </w:endnote>
  <w:endnote w:type="continuationSeparator" w:id="0">
    <w:p w14:paraId="4A1C1219" w14:textId="77777777" w:rsidR="005B784B" w:rsidRDefault="005B784B" w:rsidP="00966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196A0" w14:textId="77777777" w:rsidR="005B784B" w:rsidRDefault="005B784B" w:rsidP="00966D85">
      <w:r>
        <w:separator/>
      </w:r>
    </w:p>
  </w:footnote>
  <w:footnote w:type="continuationSeparator" w:id="0">
    <w:p w14:paraId="177A89E8" w14:textId="77777777" w:rsidR="005B784B" w:rsidRDefault="005B784B" w:rsidP="00966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35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02"/>
      <w:gridCol w:w="2054"/>
      <w:gridCol w:w="2410"/>
      <w:gridCol w:w="2181"/>
      <w:gridCol w:w="1505"/>
    </w:tblGrid>
    <w:tr w:rsidR="00966D85" w:rsidRPr="005F54DA" w14:paraId="7AC17A06" w14:textId="77777777" w:rsidTr="00540175">
      <w:trPr>
        <w:trHeight w:val="784"/>
        <w:jc w:val="center"/>
      </w:trPr>
      <w:tc>
        <w:tcPr>
          <w:tcW w:w="2202" w:type="dxa"/>
          <w:shd w:val="clear" w:color="auto" w:fill="auto"/>
          <w:vAlign w:val="center"/>
        </w:tcPr>
        <w:p w14:paraId="4E8A4371" w14:textId="3DFC91D8" w:rsidR="00966D85" w:rsidRPr="005F54DA" w:rsidRDefault="00966D85" w:rsidP="00966D85">
          <w:pPr>
            <w:jc w:val="center"/>
            <w:rPr>
              <w:rFonts w:cs="David"/>
              <w:rtl/>
            </w:rPr>
          </w:pPr>
          <w:r w:rsidRPr="005F54DA">
            <w:rPr>
              <w:rFonts w:cs="David" w:hint="cs"/>
              <w:rtl/>
            </w:rPr>
            <w:t xml:space="preserve">נוהל מס' </w:t>
          </w:r>
        </w:p>
      </w:tc>
      <w:tc>
        <w:tcPr>
          <w:tcW w:w="6645" w:type="dxa"/>
          <w:gridSpan w:val="3"/>
          <w:shd w:val="clear" w:color="auto" w:fill="auto"/>
          <w:vAlign w:val="center"/>
        </w:tcPr>
        <w:p w14:paraId="294A1C5F" w14:textId="7CD51EF4" w:rsidR="00966D85" w:rsidRPr="005F54DA" w:rsidRDefault="00C9209F" w:rsidP="00966D85">
          <w:pPr>
            <w:pStyle w:val="Header"/>
            <w:jc w:val="center"/>
            <w:rPr>
              <w:rFonts w:cs="David"/>
              <w:b/>
              <w:bCs/>
              <w:sz w:val="36"/>
              <w:szCs w:val="36"/>
            </w:rPr>
          </w:pPr>
          <w:r>
            <w:rPr>
              <w:rFonts w:cs="David" w:hint="cs"/>
              <w:b/>
              <w:bCs/>
              <w:sz w:val="36"/>
              <w:szCs w:val="36"/>
              <w:rtl/>
            </w:rPr>
            <w:t>נוהל עבודה מול קבלנים וקבלני משנה</w:t>
          </w:r>
        </w:p>
      </w:tc>
      <w:tc>
        <w:tcPr>
          <w:tcW w:w="1505" w:type="dxa"/>
          <w:vMerge w:val="restart"/>
          <w:shd w:val="clear" w:color="auto" w:fill="auto"/>
          <w:vAlign w:val="center"/>
        </w:tcPr>
        <w:p w14:paraId="1B2F2595" w14:textId="77777777" w:rsidR="00966D85" w:rsidRPr="005F54DA" w:rsidRDefault="00966D85" w:rsidP="00966D85">
          <w:pPr>
            <w:jc w:val="center"/>
            <w:rPr>
              <w:rFonts w:cs="David"/>
              <w:b/>
              <w:bCs/>
              <w:rtl/>
            </w:rPr>
          </w:pPr>
          <w:r w:rsidRPr="005F54DA">
            <w:rPr>
              <w:rFonts w:cs="David" w:hint="cs"/>
              <w:b/>
              <w:bCs/>
              <w:rtl/>
              <w:lang w:eastAsia="en-US"/>
            </w:rPr>
            <w:drawing>
              <wp:anchor distT="0" distB="0" distL="114300" distR="114300" simplePos="0" relativeHeight="251659264" behindDoc="1" locked="0" layoutInCell="1" allowOverlap="1" wp14:anchorId="10BD1140" wp14:editId="404B8E0E">
                <wp:simplePos x="0" y="0"/>
                <wp:positionH relativeFrom="column">
                  <wp:posOffset>-20955</wp:posOffset>
                </wp:positionH>
                <wp:positionV relativeFrom="paragraph">
                  <wp:posOffset>167005</wp:posOffset>
                </wp:positionV>
                <wp:extent cx="910590" cy="431800"/>
                <wp:effectExtent l="0" t="0" r="3810" b="6350"/>
                <wp:wrapNone/>
                <wp:docPr id="1" name="תמונה 1" descr="new logo tapug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new logo tapug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059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966D85" w:rsidRPr="005F54DA" w14:paraId="33B429E4" w14:textId="77777777" w:rsidTr="00540175">
      <w:trPr>
        <w:trHeight w:val="331"/>
        <w:jc w:val="center"/>
      </w:trPr>
      <w:tc>
        <w:tcPr>
          <w:tcW w:w="2202" w:type="dxa"/>
          <w:shd w:val="clear" w:color="auto" w:fill="auto"/>
          <w:vAlign w:val="center"/>
        </w:tcPr>
        <w:p w14:paraId="6B734185" w14:textId="77777777" w:rsidR="00966D85" w:rsidRPr="005F54DA" w:rsidRDefault="00966D85" w:rsidP="00966D85">
          <w:pPr>
            <w:pStyle w:val="Header"/>
            <w:jc w:val="center"/>
            <w:rPr>
              <w:rFonts w:cs="David"/>
              <w:rtl/>
            </w:rPr>
          </w:pPr>
          <w:r w:rsidRPr="005F54DA">
            <w:rPr>
              <w:rFonts w:cs="David"/>
              <w:rtl/>
            </w:rPr>
            <w:t>עמוד</w:t>
          </w:r>
          <w:r w:rsidRPr="005F54DA">
            <w:rPr>
              <w:rFonts w:cs="David"/>
            </w:rPr>
            <w:t xml:space="preserve"> </w:t>
          </w:r>
          <w:r w:rsidRPr="005F54DA">
            <w:rPr>
              <w:rFonts w:cs="David"/>
            </w:rPr>
            <w:fldChar w:fldCharType="begin"/>
          </w:r>
          <w:r w:rsidRPr="005F54DA">
            <w:rPr>
              <w:rFonts w:cs="David"/>
            </w:rPr>
            <w:instrText xml:space="preserve"> PAGE </w:instrText>
          </w:r>
          <w:r w:rsidRPr="005F54DA">
            <w:rPr>
              <w:rFonts w:cs="David"/>
            </w:rPr>
            <w:fldChar w:fldCharType="separate"/>
          </w:r>
          <w:r w:rsidR="002E14C8">
            <w:rPr>
              <w:rFonts w:cs="David"/>
              <w:rtl/>
            </w:rPr>
            <w:t>5</w:t>
          </w:r>
          <w:r w:rsidRPr="005F54DA">
            <w:rPr>
              <w:rFonts w:cs="David"/>
            </w:rPr>
            <w:fldChar w:fldCharType="end"/>
          </w:r>
          <w:r w:rsidRPr="005F54DA">
            <w:rPr>
              <w:rFonts w:cs="David"/>
            </w:rPr>
            <w:t xml:space="preserve"> </w:t>
          </w:r>
          <w:r w:rsidRPr="005F54DA">
            <w:rPr>
              <w:rFonts w:cs="David"/>
              <w:rtl/>
            </w:rPr>
            <w:t>מתוך</w:t>
          </w:r>
          <w:r w:rsidRPr="005F54DA">
            <w:rPr>
              <w:rFonts w:cs="David"/>
            </w:rPr>
            <w:t xml:space="preserve"> </w:t>
          </w:r>
          <w:r w:rsidRPr="005F54DA">
            <w:rPr>
              <w:rFonts w:cs="David"/>
            </w:rPr>
            <w:fldChar w:fldCharType="begin"/>
          </w:r>
          <w:r w:rsidRPr="005F54DA">
            <w:rPr>
              <w:rFonts w:cs="David"/>
            </w:rPr>
            <w:instrText xml:space="preserve"> NUMPAGES </w:instrText>
          </w:r>
          <w:r w:rsidRPr="005F54DA">
            <w:rPr>
              <w:rFonts w:cs="David"/>
            </w:rPr>
            <w:fldChar w:fldCharType="separate"/>
          </w:r>
          <w:r w:rsidR="002E14C8">
            <w:rPr>
              <w:rFonts w:cs="David"/>
              <w:rtl/>
            </w:rPr>
            <w:t>5</w:t>
          </w:r>
          <w:r w:rsidRPr="005F54DA">
            <w:rPr>
              <w:rFonts w:cs="David"/>
            </w:rPr>
            <w:fldChar w:fldCharType="end"/>
          </w:r>
        </w:p>
      </w:tc>
      <w:tc>
        <w:tcPr>
          <w:tcW w:w="2054" w:type="dxa"/>
          <w:shd w:val="clear" w:color="auto" w:fill="auto"/>
          <w:vAlign w:val="center"/>
        </w:tcPr>
        <w:p w14:paraId="3FA58992" w14:textId="02113ACC" w:rsidR="00966D85" w:rsidRPr="005F54DA" w:rsidRDefault="00966D85" w:rsidP="0046413A">
          <w:pPr>
            <w:pStyle w:val="Header"/>
            <w:jc w:val="center"/>
            <w:rPr>
              <w:rFonts w:cs="David"/>
              <w:rtl/>
            </w:rPr>
          </w:pPr>
          <w:r w:rsidRPr="005F54DA">
            <w:rPr>
              <w:rFonts w:cs="David" w:hint="cs"/>
              <w:rtl/>
            </w:rPr>
            <w:t xml:space="preserve">עודכן ע"י:  </w:t>
          </w:r>
        </w:p>
      </w:tc>
      <w:tc>
        <w:tcPr>
          <w:tcW w:w="2410" w:type="dxa"/>
          <w:shd w:val="clear" w:color="auto" w:fill="auto"/>
          <w:vAlign w:val="center"/>
        </w:tcPr>
        <w:p w14:paraId="4C9B826D" w14:textId="6A095E1A" w:rsidR="00966D85" w:rsidRPr="005F54DA" w:rsidRDefault="00966D85" w:rsidP="00746B09">
          <w:pPr>
            <w:pStyle w:val="Header"/>
            <w:jc w:val="center"/>
            <w:rPr>
              <w:rFonts w:cs="David"/>
              <w:rtl/>
            </w:rPr>
          </w:pPr>
          <w:r w:rsidRPr="005F54DA">
            <w:rPr>
              <w:rFonts w:cs="David" w:hint="cs"/>
              <w:rtl/>
            </w:rPr>
            <w:t xml:space="preserve">תפקיד: </w:t>
          </w:r>
        </w:p>
      </w:tc>
      <w:tc>
        <w:tcPr>
          <w:tcW w:w="2181" w:type="dxa"/>
          <w:shd w:val="clear" w:color="auto" w:fill="auto"/>
          <w:vAlign w:val="center"/>
        </w:tcPr>
        <w:p w14:paraId="04E76804" w14:textId="1BE6A38B" w:rsidR="00966D85" w:rsidRPr="005F54DA" w:rsidRDefault="00966D85" w:rsidP="005C4585">
          <w:pPr>
            <w:pStyle w:val="Header"/>
            <w:jc w:val="center"/>
            <w:rPr>
              <w:rFonts w:cs="David"/>
              <w:rtl/>
            </w:rPr>
          </w:pPr>
          <w:del w:id="2644" w:author="Yael Gottlieb" w:date="2025-04-15T13:43:00Z" w16du:dateUtc="2025-04-15T10:43:00Z">
            <w:r w:rsidRPr="005F54DA" w:rsidDel="00576C85">
              <w:rPr>
                <w:rFonts w:cs="David" w:hint="cs"/>
                <w:rtl/>
              </w:rPr>
              <w:delText xml:space="preserve">ת.עדכון: </w:delText>
            </w:r>
            <w:r w:rsidR="005C4585" w:rsidDel="00576C85">
              <w:rPr>
                <w:rFonts w:cs="David" w:hint="cs"/>
                <w:rtl/>
              </w:rPr>
              <w:delText>2</w:delText>
            </w:r>
            <w:r w:rsidR="00C9209F" w:rsidDel="00576C85">
              <w:rPr>
                <w:rFonts w:cs="David" w:hint="cs"/>
                <w:rtl/>
              </w:rPr>
              <w:delText>15.4.2025</w:delText>
            </w:r>
          </w:del>
          <w:ins w:id="2645" w:author="Yael Gottlieb" w:date="2025-04-15T13:43:00Z" w16du:dateUtc="2025-04-15T10:43:00Z">
            <w:r w:rsidR="00576C85">
              <w:rPr>
                <w:rFonts w:cs="David" w:hint="cs"/>
                <w:rtl/>
              </w:rPr>
              <w:t>15.4.2025</w:t>
            </w:r>
          </w:ins>
        </w:p>
      </w:tc>
      <w:tc>
        <w:tcPr>
          <w:tcW w:w="1505" w:type="dxa"/>
          <w:vMerge/>
          <w:shd w:val="clear" w:color="auto" w:fill="auto"/>
        </w:tcPr>
        <w:p w14:paraId="3C8E21D1" w14:textId="77777777" w:rsidR="00966D85" w:rsidRPr="005F54DA" w:rsidRDefault="00966D85" w:rsidP="00966D85">
          <w:pPr>
            <w:pStyle w:val="Header"/>
            <w:ind w:right="-666"/>
            <w:rPr>
              <w:rFonts w:cs="David"/>
              <w:b/>
              <w:bCs/>
              <w:rtl/>
            </w:rPr>
          </w:pPr>
        </w:p>
      </w:tc>
    </w:tr>
  </w:tbl>
  <w:p w14:paraId="21B7D6F0" w14:textId="77777777" w:rsidR="00966D85" w:rsidRDefault="00966D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7B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B17A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C43753"/>
    <w:multiLevelType w:val="multilevel"/>
    <w:tmpl w:val="7776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7EB4C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E304FEF"/>
    <w:multiLevelType w:val="multilevel"/>
    <w:tmpl w:val="19AA0A06"/>
    <w:lvl w:ilvl="0">
      <w:start w:val="1"/>
      <w:numFmt w:val="decimal"/>
      <w:pStyle w:val="Heading1"/>
      <w:lvlText w:val="%1."/>
      <w:lvlJc w:val="left"/>
      <w:pPr>
        <w:tabs>
          <w:tab w:val="num" w:pos="570"/>
        </w:tabs>
        <w:ind w:left="570" w:right="570" w:hanging="570"/>
      </w:pPr>
      <w:rPr>
        <w:rFonts w:hint="default"/>
        <w:sz w:val="32"/>
      </w:rPr>
    </w:lvl>
    <w:lvl w:ilvl="1">
      <w:start w:val="3"/>
      <w:numFmt w:val="decimal"/>
      <w:isLgl/>
      <w:lvlText w:val="%1.%2"/>
      <w:lvlJc w:val="left"/>
      <w:pPr>
        <w:tabs>
          <w:tab w:val="num" w:pos="570"/>
        </w:tabs>
        <w:ind w:left="570" w:righ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5" w15:restartNumberingAfterBreak="0">
    <w:nsid w:val="1ECD638E"/>
    <w:multiLevelType w:val="multilevel"/>
    <w:tmpl w:val="082E1C5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7163066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u w:val="none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7" w15:restartNumberingAfterBreak="0">
    <w:nsid w:val="30DC24C4"/>
    <w:multiLevelType w:val="multilevel"/>
    <w:tmpl w:val="65DE82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3AAC2A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FF82CE2"/>
    <w:multiLevelType w:val="multilevel"/>
    <w:tmpl w:val="DCC29F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ascii="Arial" w:hAnsi="Arial" w:cs="Arial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0" w15:restartNumberingAfterBreak="0">
    <w:nsid w:val="51637D5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48A7922"/>
    <w:multiLevelType w:val="multilevel"/>
    <w:tmpl w:val="6B922CE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hebrew1"/>
      <w:lvlText w:val="%4."/>
      <w:lvlJc w:val="center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12" w15:restartNumberingAfterBreak="0">
    <w:nsid w:val="564A262B"/>
    <w:multiLevelType w:val="hybridMultilevel"/>
    <w:tmpl w:val="42760B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0091774"/>
    <w:multiLevelType w:val="multilevel"/>
    <w:tmpl w:val="53369E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asciiTheme="minorBidi" w:hAnsiTheme="minorBidi" w:cstheme="minorBidi" w:hint="default"/>
        <w:b w:val="0"/>
        <w:bCs w:val="0"/>
        <w:sz w:val="24"/>
        <w:szCs w:val="24"/>
      </w:rPr>
    </w:lvl>
    <w:lvl w:ilvl="3">
      <w:start w:val="1"/>
      <w:numFmt w:val="hebrew1"/>
      <w:lvlText w:val="%4."/>
      <w:lvlJc w:val="center"/>
      <w:pPr>
        <w:tabs>
          <w:tab w:val="num" w:pos="1440"/>
        </w:tabs>
        <w:ind w:left="1440" w:hanging="360"/>
      </w:pPr>
      <w:rPr>
        <w:rFonts w:hint="default"/>
        <w:b w:val="0"/>
        <w:bCs w:val="0"/>
        <w:sz w:val="24"/>
        <w:szCs w:val="24"/>
        <w:lang w:val="en-US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bCs w:val="0"/>
        <w:sz w:val="24"/>
        <w:szCs w:val="24"/>
        <w:lang w:val="en-US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63E50E35"/>
    <w:multiLevelType w:val="hybridMultilevel"/>
    <w:tmpl w:val="8F9270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160BE9"/>
    <w:multiLevelType w:val="hybridMultilevel"/>
    <w:tmpl w:val="98882932"/>
    <w:lvl w:ilvl="0" w:tplc="F05C8D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9D83660">
      <w:numFmt w:val="none"/>
      <w:lvlText w:val=""/>
      <w:lvlJc w:val="left"/>
      <w:pPr>
        <w:tabs>
          <w:tab w:val="num" w:pos="360"/>
        </w:tabs>
      </w:pPr>
    </w:lvl>
    <w:lvl w:ilvl="2" w:tplc="86CCB02A">
      <w:numFmt w:val="none"/>
      <w:lvlText w:val=""/>
      <w:lvlJc w:val="left"/>
      <w:pPr>
        <w:tabs>
          <w:tab w:val="num" w:pos="360"/>
        </w:tabs>
      </w:pPr>
    </w:lvl>
    <w:lvl w:ilvl="3" w:tplc="AFE0C5BC">
      <w:numFmt w:val="none"/>
      <w:lvlText w:val=""/>
      <w:lvlJc w:val="left"/>
      <w:pPr>
        <w:tabs>
          <w:tab w:val="num" w:pos="360"/>
        </w:tabs>
      </w:pPr>
    </w:lvl>
    <w:lvl w:ilvl="4" w:tplc="6930E4A2">
      <w:numFmt w:val="none"/>
      <w:lvlText w:val=""/>
      <w:lvlJc w:val="left"/>
      <w:pPr>
        <w:tabs>
          <w:tab w:val="num" w:pos="360"/>
        </w:tabs>
      </w:pPr>
    </w:lvl>
    <w:lvl w:ilvl="5" w:tplc="B4A82106">
      <w:numFmt w:val="none"/>
      <w:lvlText w:val=""/>
      <w:lvlJc w:val="left"/>
      <w:pPr>
        <w:tabs>
          <w:tab w:val="num" w:pos="360"/>
        </w:tabs>
      </w:pPr>
    </w:lvl>
    <w:lvl w:ilvl="6" w:tplc="4E1E4DE8">
      <w:numFmt w:val="none"/>
      <w:lvlText w:val=""/>
      <w:lvlJc w:val="left"/>
      <w:pPr>
        <w:tabs>
          <w:tab w:val="num" w:pos="360"/>
        </w:tabs>
      </w:pPr>
    </w:lvl>
    <w:lvl w:ilvl="7" w:tplc="1F9AC24C">
      <w:numFmt w:val="none"/>
      <w:lvlText w:val=""/>
      <w:lvlJc w:val="left"/>
      <w:pPr>
        <w:tabs>
          <w:tab w:val="num" w:pos="360"/>
        </w:tabs>
      </w:pPr>
    </w:lvl>
    <w:lvl w:ilvl="8" w:tplc="7F9ABDB8">
      <w:numFmt w:val="none"/>
      <w:lvlText w:val=""/>
      <w:lvlJc w:val="left"/>
      <w:pPr>
        <w:tabs>
          <w:tab w:val="num" w:pos="360"/>
        </w:tabs>
      </w:pPr>
    </w:lvl>
  </w:abstractNum>
  <w:num w:numId="1" w16cid:durableId="1138760164">
    <w:abstractNumId w:val="4"/>
  </w:num>
  <w:num w:numId="2" w16cid:durableId="173687959">
    <w:abstractNumId w:val="13"/>
  </w:num>
  <w:num w:numId="3" w16cid:durableId="1586106604">
    <w:abstractNumId w:val="2"/>
  </w:num>
  <w:num w:numId="4" w16cid:durableId="825363117">
    <w:abstractNumId w:val="4"/>
  </w:num>
  <w:num w:numId="5" w16cid:durableId="776097181">
    <w:abstractNumId w:val="4"/>
  </w:num>
  <w:num w:numId="6" w16cid:durableId="1123966045">
    <w:abstractNumId w:val="4"/>
  </w:num>
  <w:num w:numId="7" w16cid:durableId="758407657">
    <w:abstractNumId w:val="4"/>
  </w:num>
  <w:num w:numId="8" w16cid:durableId="1074818109">
    <w:abstractNumId w:val="4"/>
  </w:num>
  <w:num w:numId="9" w16cid:durableId="237131502">
    <w:abstractNumId w:val="4"/>
  </w:num>
  <w:num w:numId="10" w16cid:durableId="2083522726">
    <w:abstractNumId w:val="4"/>
  </w:num>
  <w:num w:numId="11" w16cid:durableId="827551654">
    <w:abstractNumId w:val="4"/>
  </w:num>
  <w:num w:numId="12" w16cid:durableId="1662587742">
    <w:abstractNumId w:val="4"/>
  </w:num>
  <w:num w:numId="13" w16cid:durableId="1498301154">
    <w:abstractNumId w:val="4"/>
  </w:num>
  <w:num w:numId="14" w16cid:durableId="543178986">
    <w:abstractNumId w:val="4"/>
  </w:num>
  <w:num w:numId="15" w16cid:durableId="1521772511">
    <w:abstractNumId w:val="4"/>
  </w:num>
  <w:num w:numId="16" w16cid:durableId="393550392">
    <w:abstractNumId w:val="4"/>
  </w:num>
  <w:num w:numId="17" w16cid:durableId="840898247">
    <w:abstractNumId w:val="4"/>
  </w:num>
  <w:num w:numId="18" w16cid:durableId="1548182951">
    <w:abstractNumId w:val="5"/>
  </w:num>
  <w:num w:numId="19" w16cid:durableId="1320772482">
    <w:abstractNumId w:val="7"/>
  </w:num>
  <w:num w:numId="20" w16cid:durableId="109520149">
    <w:abstractNumId w:val="4"/>
  </w:num>
  <w:num w:numId="21" w16cid:durableId="1098258103">
    <w:abstractNumId w:val="4"/>
  </w:num>
  <w:num w:numId="22" w16cid:durableId="1093042067">
    <w:abstractNumId w:val="4"/>
  </w:num>
  <w:num w:numId="23" w16cid:durableId="488332869">
    <w:abstractNumId w:val="4"/>
  </w:num>
  <w:num w:numId="24" w16cid:durableId="1894191484">
    <w:abstractNumId w:val="4"/>
  </w:num>
  <w:num w:numId="25" w16cid:durableId="260841929">
    <w:abstractNumId w:val="4"/>
  </w:num>
  <w:num w:numId="26" w16cid:durableId="275993053">
    <w:abstractNumId w:val="4"/>
  </w:num>
  <w:num w:numId="27" w16cid:durableId="1056977283">
    <w:abstractNumId w:val="4"/>
  </w:num>
  <w:num w:numId="28" w16cid:durableId="1133984771">
    <w:abstractNumId w:val="4"/>
  </w:num>
  <w:num w:numId="29" w16cid:durableId="984432657">
    <w:abstractNumId w:val="11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82707930">
    <w:abstractNumId w:val="6"/>
  </w:num>
  <w:num w:numId="31" w16cid:durableId="306908096">
    <w:abstractNumId w:val="14"/>
  </w:num>
  <w:num w:numId="32" w16cid:durableId="1706634967">
    <w:abstractNumId w:val="12"/>
  </w:num>
  <w:num w:numId="33" w16cid:durableId="641468123">
    <w:abstractNumId w:val="15"/>
  </w:num>
  <w:num w:numId="34" w16cid:durableId="1878620796">
    <w:abstractNumId w:val="8"/>
  </w:num>
  <w:num w:numId="35" w16cid:durableId="1172529800">
    <w:abstractNumId w:val="9"/>
  </w:num>
  <w:num w:numId="36" w16cid:durableId="391007657">
    <w:abstractNumId w:val="1"/>
  </w:num>
  <w:num w:numId="37" w16cid:durableId="1202941135">
    <w:abstractNumId w:val="3"/>
  </w:num>
  <w:num w:numId="38" w16cid:durableId="558130549">
    <w:abstractNumId w:val="0"/>
  </w:num>
  <w:num w:numId="39" w16cid:durableId="211842454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el Gottlieb">
    <w15:presenceInfo w15:providerId="AD" w15:userId="S-1-5-21-1698350431-2779521162-1255548962-37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D85"/>
    <w:rsid w:val="00016D4A"/>
    <w:rsid w:val="000261B0"/>
    <w:rsid w:val="00072EB6"/>
    <w:rsid w:val="000958D2"/>
    <w:rsid w:val="00106BBF"/>
    <w:rsid w:val="00127755"/>
    <w:rsid w:val="001544AD"/>
    <w:rsid w:val="001F3CE4"/>
    <w:rsid w:val="00251B67"/>
    <w:rsid w:val="00275596"/>
    <w:rsid w:val="0028782A"/>
    <w:rsid w:val="00290A42"/>
    <w:rsid w:val="002D5E29"/>
    <w:rsid w:val="002E14C8"/>
    <w:rsid w:val="00331090"/>
    <w:rsid w:val="003F6469"/>
    <w:rsid w:val="004140CD"/>
    <w:rsid w:val="00423739"/>
    <w:rsid w:val="0046413A"/>
    <w:rsid w:val="00482D20"/>
    <w:rsid w:val="004A33E0"/>
    <w:rsid w:val="00550D52"/>
    <w:rsid w:val="00576C85"/>
    <w:rsid w:val="005B784B"/>
    <w:rsid w:val="005C4585"/>
    <w:rsid w:val="005F6E9F"/>
    <w:rsid w:val="00717DCB"/>
    <w:rsid w:val="00746B09"/>
    <w:rsid w:val="007E3C6D"/>
    <w:rsid w:val="007E5684"/>
    <w:rsid w:val="0080493C"/>
    <w:rsid w:val="0084173B"/>
    <w:rsid w:val="00966D85"/>
    <w:rsid w:val="009720E7"/>
    <w:rsid w:val="009A0211"/>
    <w:rsid w:val="009B0392"/>
    <w:rsid w:val="009B590F"/>
    <w:rsid w:val="009C0B14"/>
    <w:rsid w:val="009C3C2B"/>
    <w:rsid w:val="009F0A63"/>
    <w:rsid w:val="00AA712D"/>
    <w:rsid w:val="00AB5A4E"/>
    <w:rsid w:val="00AD6134"/>
    <w:rsid w:val="00B47B5E"/>
    <w:rsid w:val="00BE058C"/>
    <w:rsid w:val="00C36D39"/>
    <w:rsid w:val="00C447E4"/>
    <w:rsid w:val="00C56747"/>
    <w:rsid w:val="00C9209F"/>
    <w:rsid w:val="00CB5D8B"/>
    <w:rsid w:val="00D141A2"/>
    <w:rsid w:val="00D96F3A"/>
    <w:rsid w:val="00DF585E"/>
    <w:rsid w:val="00E97026"/>
    <w:rsid w:val="00EA050B"/>
    <w:rsid w:val="00F34C3D"/>
    <w:rsid w:val="00FB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4A533EA8"/>
  <w15:chartTrackingRefBased/>
  <w15:docId w15:val="{A0041FA8-B925-49BC-ABB8-873AD4E28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D85"/>
    <w:pPr>
      <w:bidi/>
      <w:spacing w:after="0" w:line="240" w:lineRule="auto"/>
    </w:pPr>
    <w:rPr>
      <w:rFonts w:ascii="Times New Roman" w:eastAsia="Times New Roman" w:hAnsi="Times New Roman" w:cs="Narkisim"/>
      <w:noProof/>
      <w:szCs w:val="24"/>
      <w:lang w:eastAsia="he-IL"/>
    </w:rPr>
  </w:style>
  <w:style w:type="paragraph" w:styleId="Heading1">
    <w:name w:val="heading 1"/>
    <w:basedOn w:val="Normal"/>
    <w:next w:val="Normal"/>
    <w:link w:val="Heading1Char"/>
    <w:qFormat/>
    <w:rsid w:val="00966D85"/>
    <w:pPr>
      <w:keepNext/>
      <w:numPr>
        <w:numId w:val="1"/>
      </w:numPr>
      <w:spacing w:before="240" w:after="60" w:line="360" w:lineRule="auto"/>
      <w:outlineLvl w:val="0"/>
    </w:pPr>
    <w:rPr>
      <w:b/>
      <w:bCs/>
      <w:kern w:val="28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966D85"/>
    <w:pPr>
      <w:keepNext/>
      <w:spacing w:before="240" w:after="60" w:line="360" w:lineRule="auto"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0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66D85"/>
    <w:rPr>
      <w:rFonts w:ascii="Times New Roman" w:eastAsia="Times New Roman" w:hAnsi="Times New Roman" w:cs="Narkisim"/>
      <w:b/>
      <w:bCs/>
      <w:noProof/>
      <w:kern w:val="28"/>
      <w:sz w:val="28"/>
      <w:szCs w:val="32"/>
      <w:lang w:eastAsia="he-IL"/>
    </w:rPr>
  </w:style>
  <w:style w:type="character" w:customStyle="1" w:styleId="Heading2Char">
    <w:name w:val="Heading 2 Char"/>
    <w:basedOn w:val="DefaultParagraphFont"/>
    <w:link w:val="Heading2"/>
    <w:rsid w:val="00966D85"/>
    <w:rPr>
      <w:rFonts w:ascii="Times New Roman" w:eastAsia="Times New Roman" w:hAnsi="Times New Roman" w:cs="Narkisim"/>
      <w:b/>
      <w:bCs/>
      <w:noProof/>
      <w:sz w:val="24"/>
      <w:szCs w:val="24"/>
      <w:lang w:eastAsia="he-IL"/>
    </w:rPr>
  </w:style>
  <w:style w:type="paragraph" w:styleId="Header">
    <w:name w:val="header"/>
    <w:basedOn w:val="Normal"/>
    <w:link w:val="HeaderChar"/>
    <w:rsid w:val="00966D85"/>
    <w:pPr>
      <w:tabs>
        <w:tab w:val="center" w:pos="4153"/>
        <w:tab w:val="right" w:pos="8306"/>
      </w:tabs>
    </w:pPr>
    <w:rPr>
      <w:szCs w:val="22"/>
    </w:rPr>
  </w:style>
  <w:style w:type="character" w:customStyle="1" w:styleId="HeaderChar">
    <w:name w:val="Header Char"/>
    <w:basedOn w:val="DefaultParagraphFont"/>
    <w:link w:val="Header"/>
    <w:rsid w:val="00966D85"/>
    <w:rPr>
      <w:rFonts w:ascii="Times New Roman" w:eastAsia="Times New Roman" w:hAnsi="Times New Roman" w:cs="Narkisim"/>
      <w:noProof/>
      <w:lang w:eastAsia="he-IL"/>
    </w:rPr>
  </w:style>
  <w:style w:type="table" w:styleId="TableGrid">
    <w:name w:val="Table Grid"/>
    <w:basedOn w:val="TableNormal"/>
    <w:rsid w:val="00966D85"/>
    <w:pPr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66D85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6D85"/>
    <w:rPr>
      <w:rFonts w:ascii="Times New Roman" w:eastAsia="Times New Roman" w:hAnsi="Times New Roman" w:cs="Narkisim"/>
      <w:noProof/>
      <w:szCs w:val="24"/>
      <w:lang w:eastAsia="he-IL"/>
    </w:rPr>
  </w:style>
  <w:style w:type="paragraph" w:styleId="Revision">
    <w:name w:val="Revision"/>
    <w:hidden/>
    <w:uiPriority w:val="99"/>
    <w:semiHidden/>
    <w:rsid w:val="00746B09"/>
    <w:pPr>
      <w:spacing w:after="0" w:line="240" w:lineRule="auto"/>
    </w:pPr>
    <w:rPr>
      <w:rFonts w:ascii="Times New Roman" w:eastAsia="Times New Roman" w:hAnsi="Times New Roman" w:cs="Narkisim"/>
      <w:noProof/>
      <w:szCs w:val="24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6B09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B09"/>
    <w:rPr>
      <w:rFonts w:ascii="Tahoma" w:eastAsia="Times New Roman" w:hAnsi="Tahoma" w:cs="Tahoma"/>
      <w:noProof/>
      <w:sz w:val="18"/>
      <w:szCs w:val="18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C9209F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eastAsia="he-I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9209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9209F"/>
    <w:rPr>
      <w:rFonts w:ascii="Times New Roman" w:eastAsia="Times New Roman" w:hAnsi="Times New Roman" w:cs="Narkisim"/>
      <w:noProof/>
      <w:szCs w:val="24"/>
      <w:lang w:eastAsia="he-IL"/>
    </w:rPr>
  </w:style>
  <w:style w:type="paragraph" w:styleId="BodyTextFirstIndent2">
    <w:name w:val="Body Text First Indent 2"/>
    <w:basedOn w:val="BodyTextIndent"/>
    <w:link w:val="BodyTextFirstIndent2Char"/>
    <w:rsid w:val="00C9209F"/>
    <w:pPr>
      <w:ind w:firstLine="210"/>
    </w:pPr>
    <w:rPr>
      <w:rFonts w:cs="David"/>
      <w:sz w:val="20"/>
      <w:lang w:eastAsia="en-US"/>
    </w:rPr>
  </w:style>
  <w:style w:type="character" w:customStyle="1" w:styleId="BodyTextFirstIndent2Char">
    <w:name w:val="Body Text First Indent 2 Char"/>
    <w:basedOn w:val="BodyTextIndentChar"/>
    <w:link w:val="BodyTextFirstIndent2"/>
    <w:rsid w:val="00C9209F"/>
    <w:rPr>
      <w:rFonts w:ascii="Times New Roman" w:eastAsia="Times New Roman" w:hAnsi="Times New Roman" w:cs="David"/>
      <w:noProof/>
      <w:sz w:val="20"/>
      <w:szCs w:val="24"/>
      <w:lang w:eastAsia="he-IL"/>
    </w:rPr>
  </w:style>
  <w:style w:type="paragraph" w:styleId="ListParagraph">
    <w:name w:val="List Paragraph"/>
    <w:basedOn w:val="Normal"/>
    <w:uiPriority w:val="34"/>
    <w:qFormat/>
    <w:rsid w:val="00C920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6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5D7AC-DE76-4551-B847-64649265D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3350</Words>
  <Characters>19096</Characters>
  <Application>Microsoft Office Word</Application>
  <DocSecurity>0</DocSecurity>
  <Lines>159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Efrat Semo</dc:creator>
  <cp:keywords/>
  <dc:description/>
  <cp:lastModifiedBy>Yael Gottlieb</cp:lastModifiedBy>
  <cp:revision>4</cp:revision>
  <cp:lastPrinted>2018-10-04T11:57:00Z</cp:lastPrinted>
  <dcterms:created xsi:type="dcterms:W3CDTF">2025-04-16T06:50:00Z</dcterms:created>
  <dcterms:modified xsi:type="dcterms:W3CDTF">2025-04-16T07:25:00Z</dcterms:modified>
</cp:coreProperties>
</file>